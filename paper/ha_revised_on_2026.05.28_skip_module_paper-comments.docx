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0470" w14:textId="77777777" w:rsidR="00357641" w:rsidRDefault="00000000">
      <w:pPr>
        <w:spacing w:after="259" w:line="264" w:lineRule="auto"/>
        <w:ind w:left="0" w:right="0" w:firstLine="0"/>
        <w:jc w:val="center"/>
      </w:pPr>
      <w:r>
        <w:rPr>
          <w:sz w:val="34"/>
        </w:rPr>
        <w:t>Efficient Real-Time Fire Surveillance: A Lightweight Motion-Heuristic Skip Module for Accelerated Inference in Indoor Environments</w:t>
      </w:r>
    </w:p>
    <w:p w14:paraId="2C0AFCE7" w14:textId="77777777" w:rsidR="00357641" w:rsidRDefault="00000000">
      <w:pPr>
        <w:spacing w:after="282" w:line="259" w:lineRule="auto"/>
        <w:ind w:left="31" w:right="0" w:hanging="10"/>
        <w:jc w:val="center"/>
      </w:pPr>
      <w:r>
        <w:rPr>
          <w:sz w:val="24"/>
        </w:rPr>
        <w:t>Hoang Van-Ha, Jong Weon Lee, Park Chun-Su</w:t>
      </w:r>
    </w:p>
    <w:p w14:paraId="3C94F6F2" w14:textId="77777777" w:rsidR="00357641" w:rsidRDefault="00000000">
      <w:pPr>
        <w:spacing w:after="219" w:line="259" w:lineRule="auto"/>
        <w:ind w:left="31" w:right="6" w:hanging="10"/>
        <w:jc w:val="center"/>
      </w:pPr>
      <w:r>
        <w:rPr>
          <w:sz w:val="24"/>
        </w:rPr>
        <w:t>2026.05.20</w:t>
      </w:r>
    </w:p>
    <w:p w14:paraId="39D27144" w14:textId="77777777" w:rsidR="00357641" w:rsidRDefault="00000000">
      <w:pPr>
        <w:pStyle w:val="Heading1"/>
        <w:spacing w:after="106"/>
        <w:ind w:left="21" w:firstLine="0"/>
        <w:jc w:val="center"/>
      </w:pPr>
      <w:r>
        <w:rPr>
          <w:sz w:val="18"/>
        </w:rPr>
        <w:t>Abstract</w:t>
      </w:r>
    </w:p>
    <w:p w14:paraId="594FFEE4" w14:textId="00DE5FC1" w:rsidR="00357641" w:rsidRPr="00A01E0E" w:rsidDel="00B72E82" w:rsidRDefault="00000000">
      <w:pPr>
        <w:spacing w:after="0" w:line="255" w:lineRule="auto"/>
        <w:ind w:left="543" w:right="516" w:firstLine="269"/>
        <w:rPr>
          <w:del w:id="0" w:author="HOANG VAN HA" w:date="2026-05-27T14:21:00Z" w16du:dateUtc="2026-05-27T05:21:00Z"/>
          <w:rFonts w:eastAsiaTheme="minorEastAsia"/>
          <w:lang w:eastAsia="ko-KR"/>
          <w:rPrChange w:id="1" w:author="cs park" w:date="2026-05-26T13:37:00Z" w16du:dateUtc="2026-05-26T04:37:00Z">
            <w:rPr>
              <w:del w:id="2" w:author="HOANG VAN HA" w:date="2026-05-27T14:21:00Z" w16du:dateUtc="2026-05-27T05:21:00Z"/>
            </w:rPr>
          </w:rPrChange>
        </w:rPr>
      </w:pPr>
      <w:del w:id="3" w:author="HOANG VAN HA" w:date="2026-05-27T14:21:00Z" w16du:dateUtc="2026-05-27T05:21:00Z">
        <w:r w:rsidDel="00B72E82">
          <w:rPr>
            <w:sz w:val="18"/>
          </w:rPr>
          <w:delText xml:space="preserve">Conventional deep learning </w:delText>
        </w:r>
        <w:r w:rsidDel="00B72E82">
          <w:rPr>
            <w:sz w:val="16"/>
          </w:rPr>
          <w:delText>(</w:delText>
        </w:r>
        <w:r w:rsidDel="00B72E82">
          <w:rPr>
            <w:sz w:val="18"/>
          </w:rPr>
          <w:delText>DL</w:delText>
        </w:r>
        <w:r w:rsidDel="00B72E82">
          <w:rPr>
            <w:sz w:val="16"/>
          </w:rPr>
          <w:delText>)</w:delText>
        </w:r>
        <w:r w:rsidDel="00B72E82">
          <w:rPr>
            <w:sz w:val="18"/>
          </w:rPr>
          <w:delText>-based fire and smoke detection system</w:delText>
        </w:r>
      </w:del>
      <w:ins w:id="4" w:author="cs park" w:date="2026-05-26T13:33:00Z" w16du:dateUtc="2026-05-26T04:33:00Z">
        <w:del w:id="5" w:author="HOANG VAN HA" w:date="2026-05-27T14:21:00Z" w16du:dateUtc="2026-05-27T05:21:00Z">
          <w:r w:rsidR="00A01E0E" w:rsidDel="00B72E82">
            <w:rPr>
              <w:rFonts w:eastAsiaTheme="minorEastAsia" w:hint="eastAsia"/>
              <w:sz w:val="18"/>
              <w:lang w:eastAsia="ko-KR"/>
            </w:rPr>
            <w:delText xml:space="preserve">s perform inference on </w:delText>
          </w:r>
        </w:del>
      </w:ins>
      <w:del w:id="6" w:author="HOANG VAN HA" w:date="2026-05-27T14:21:00Z" w16du:dateUtc="2026-05-27T05:21:00Z">
        <w:r w:rsidDel="00B72E82">
          <w:rPr>
            <w:sz w:val="18"/>
          </w:rPr>
          <w:delText xml:space="preserve">s process every </w:delText>
        </w:r>
      </w:del>
      <w:ins w:id="7" w:author="cs park" w:date="2026-05-26T13:33:00Z" w16du:dateUtc="2026-05-26T04:33:00Z">
        <w:del w:id="8" w:author="HOANG VAN HA" w:date="2026-05-27T14:21:00Z" w16du:dateUtc="2026-05-27T05:21:00Z">
          <w:r w:rsidR="00A01E0E" w:rsidDel="00B72E82">
            <w:rPr>
              <w:rFonts w:eastAsiaTheme="minorEastAsia" w:hint="eastAsia"/>
              <w:sz w:val="18"/>
              <w:lang w:eastAsia="ko-KR"/>
            </w:rPr>
            <w:delText xml:space="preserve">video </w:delText>
          </w:r>
        </w:del>
      </w:ins>
      <w:del w:id="9" w:author="HOANG VAN HA" w:date="2026-05-27T14:21:00Z" w16du:dateUtc="2026-05-27T05:21:00Z">
        <w:r w:rsidDel="00B72E82">
          <w:rPr>
            <w:sz w:val="18"/>
          </w:rPr>
          <w:delText xml:space="preserve">frame of a video stream </w:delText>
        </w:r>
      </w:del>
      <w:ins w:id="10" w:author="cs park" w:date="2026-05-26T13:34:00Z" w16du:dateUtc="2026-05-26T04:34:00Z">
        <w:del w:id="11" w:author="HOANG VAN HA" w:date="2026-05-27T14:21:00Z" w16du:dateUtc="2026-05-27T05:21:00Z">
          <w:r w:rsidR="00A01E0E" w:rsidDel="00B72E82">
            <w:rPr>
              <w:rFonts w:eastAsiaTheme="minorEastAsia" w:hint="eastAsia"/>
              <w:sz w:val="18"/>
              <w:lang w:eastAsia="ko-KR"/>
            </w:rPr>
            <w:delText xml:space="preserve">using high-complexity </w:delText>
          </w:r>
        </w:del>
      </w:ins>
      <w:del w:id="12" w:author="HOANG VAN HA" w:date="2026-05-27T14:21:00Z" w16du:dateUtc="2026-05-27T05:21:00Z">
        <w:r w:rsidDel="00B72E82">
          <w:rPr>
            <w:sz w:val="18"/>
          </w:rPr>
          <w:delText>through a computationally intensive model</w:delText>
        </w:r>
      </w:del>
      <w:ins w:id="13" w:author="cs park" w:date="2026-05-26T13:34:00Z" w16du:dateUtc="2026-05-26T04:34:00Z">
        <w:del w:id="14" w:author="HOANG VAN HA" w:date="2026-05-27T14:21:00Z" w16du:dateUtc="2026-05-27T05:21:00Z">
          <w:r w:rsidR="00A01E0E" w:rsidDel="00B72E82">
            <w:rPr>
              <w:rFonts w:eastAsiaTheme="minorEastAsia" w:hint="eastAsia"/>
              <w:sz w:val="18"/>
              <w:lang w:eastAsia="ko-KR"/>
            </w:rPr>
            <w:delText>s</w:delText>
          </w:r>
        </w:del>
      </w:ins>
      <w:del w:id="15" w:author="HOANG VAN HA" w:date="2026-05-27T14:21:00Z" w16du:dateUtc="2026-05-27T05:21:00Z">
        <w:r w:rsidDel="00B72E82">
          <w:rPr>
            <w:sz w:val="18"/>
          </w:rPr>
          <w:delText xml:space="preserve"> to classify the presence of fire or smoke with high accuracy. However, in surveillance scenarios — particularly indoor environments — video streams frequently contain</w:delText>
        </w:r>
      </w:del>
      <w:ins w:id="16" w:author="cs park" w:date="2026-05-26T13:35:00Z" w16du:dateUtc="2026-05-26T04:35:00Z">
        <w:del w:id="17" w:author="HOANG VAN HA" w:date="2026-05-27T14:21:00Z" w16du:dateUtc="2026-05-27T05:21:00Z">
          <w:r w:rsidR="00A01E0E" w:rsidDel="00B72E82">
            <w:rPr>
              <w:rFonts w:eastAsiaTheme="minorEastAsia" w:hint="eastAsia"/>
              <w:sz w:val="18"/>
              <w:lang w:eastAsia="ko-KR"/>
            </w:rPr>
            <w:delText xml:space="preserve"> long periods of</w:delText>
          </w:r>
        </w:del>
      </w:ins>
      <w:del w:id="18" w:author="HOANG VAN HA" w:date="2026-05-27T14:21:00Z" w16du:dateUtc="2026-05-27T05:21:00Z">
        <w:r w:rsidDel="00B72E82">
          <w:rPr>
            <w:sz w:val="18"/>
          </w:rPr>
          <w:delText xml:space="preserve"> static, background</w:delText>
        </w:r>
      </w:del>
      <w:ins w:id="19" w:author="cs park" w:date="2026-05-26T13:35:00Z" w16du:dateUtc="2026-05-26T04:35:00Z">
        <w:del w:id="20" w:author="HOANG VAN HA" w:date="2026-05-27T14:21:00Z" w16du:dateUtc="2026-05-27T05:21:00Z">
          <w:r w:rsidR="00A01E0E" w:rsidDel="00B72E82">
            <w:rPr>
              <w:rFonts w:eastAsiaTheme="minorEastAsia" w:hint="eastAsia"/>
              <w:sz w:val="18"/>
              <w:lang w:eastAsia="ko-KR"/>
            </w:rPr>
            <w:delText xml:space="preserve"> </w:delText>
          </w:r>
        </w:del>
      </w:ins>
      <w:del w:id="21" w:author="HOANG VAN HA" w:date="2026-05-27T14:21:00Z" w16du:dateUtc="2026-05-27T05:21:00Z">
        <w:r w:rsidDel="00B72E82">
          <w:rPr>
            <w:sz w:val="18"/>
          </w:rPr>
          <w:delText xml:space="preserve">-only frames </w:delText>
        </w:r>
      </w:del>
      <w:ins w:id="22" w:author="cs park" w:date="2026-05-26T13:35:00Z" w16du:dateUtc="2026-05-26T04:35:00Z">
        <w:del w:id="23" w:author="HOANG VAN HA" w:date="2026-05-27T14:21:00Z" w16du:dateUtc="2026-05-27T05:21:00Z">
          <w:r w:rsidR="00A01E0E" w:rsidDel="00B72E82">
            <w:rPr>
              <w:rFonts w:eastAsiaTheme="minorEastAsia" w:hint="eastAsia"/>
              <w:sz w:val="18"/>
              <w:lang w:eastAsia="ko-KR"/>
            </w:rPr>
            <w:delText>with litt</w:delText>
          </w:r>
        </w:del>
      </w:ins>
      <w:ins w:id="24" w:author="cs park" w:date="2026-05-26T13:39:00Z" w16du:dateUtc="2026-05-26T04:39:00Z">
        <w:del w:id="25" w:author="HOANG VAN HA" w:date="2026-05-27T14:21:00Z" w16du:dateUtc="2026-05-27T05:21:00Z">
          <w:r w:rsidR="00A01E0E" w:rsidDel="00B72E82">
            <w:rPr>
              <w:rFonts w:eastAsiaTheme="minorEastAsia" w:hint="eastAsia"/>
              <w:sz w:val="18"/>
              <w:lang w:eastAsia="ko-KR"/>
            </w:rPr>
            <w:delText>l</w:delText>
          </w:r>
        </w:del>
      </w:ins>
      <w:ins w:id="26" w:author="cs park" w:date="2026-05-26T13:35:00Z" w16du:dateUtc="2026-05-26T04:35:00Z">
        <w:del w:id="27" w:author="HOANG VAN HA" w:date="2026-05-27T14:21:00Z" w16du:dateUtc="2026-05-27T05:21:00Z">
          <w:r w:rsidR="00A01E0E" w:rsidDel="00B72E82">
            <w:rPr>
              <w:rFonts w:eastAsiaTheme="minorEastAsia" w:hint="eastAsia"/>
              <w:sz w:val="18"/>
              <w:lang w:eastAsia="ko-KR"/>
            </w:rPr>
            <w:delText xml:space="preserve">e or no </w:delText>
          </w:r>
        </w:del>
      </w:ins>
      <w:del w:id="28" w:author="HOANG VAN HA" w:date="2026-05-27T14:21:00Z" w16du:dateUtc="2026-05-27T05:21:00Z">
        <w:r w:rsidDel="00B72E82">
          <w:rPr>
            <w:sz w:val="18"/>
          </w:rPr>
          <w:delText xml:space="preserve">lacking motion or relevant events, rendering per-frame inference redundant and wasteful of computational resources. To address this limitation, this study proposes a novel skip-module mechanism that leverages motion detection to selectively bypass DL inference on non-informative frames in fire and smoke classification pipelines. The </w:delText>
        </w:r>
      </w:del>
      <w:ins w:id="29" w:author="cs park" w:date="2026-05-26T13:37:00Z" w16du:dateUtc="2026-05-26T04:37:00Z">
        <w:del w:id="30" w:author="HOANG VAN HA" w:date="2026-05-27T14:21:00Z" w16du:dateUtc="2026-05-27T05:21:00Z">
          <w:r w:rsidR="00A01E0E" w:rsidDel="00B72E82">
            <w:rPr>
              <w:rFonts w:eastAsiaTheme="minorEastAsia" w:hint="eastAsia"/>
              <w:sz w:val="18"/>
              <w:lang w:eastAsia="ko-KR"/>
            </w:rPr>
            <w:delText xml:space="preserve">proposed </w:delText>
          </w:r>
        </w:del>
      </w:ins>
      <w:del w:id="31" w:author="HOANG VAN HA" w:date="2026-05-27T14:21:00Z" w16du:dateUtc="2026-05-27T05:21:00Z">
        <w:r w:rsidDel="00B72E82">
          <w:rPr>
            <w:sz w:val="18"/>
          </w:rPr>
          <w:delText>skip module is further augmented with</w:delText>
        </w:r>
      </w:del>
      <w:ins w:id="32" w:author="cs park" w:date="2026-05-26T13:37:00Z" w16du:dateUtc="2026-05-26T04:37:00Z">
        <w:del w:id="33" w:author="HOANG VAN HA" w:date="2026-05-27T14:21:00Z" w16du:dateUtc="2026-05-27T05:21:00Z">
          <w:r w:rsidR="00A01E0E" w:rsidDel="00B72E82">
            <w:rPr>
              <w:rFonts w:eastAsiaTheme="minorEastAsia" w:hint="eastAsia"/>
              <w:sz w:val="18"/>
              <w:lang w:eastAsia="ko-KR"/>
            </w:rPr>
            <w:delText xml:space="preserve"> an</w:delText>
          </w:r>
        </w:del>
      </w:ins>
      <w:ins w:id="34" w:author="cs park" w:date="2026-05-26T13:38:00Z" w16du:dateUtc="2026-05-26T04:38:00Z">
        <w:del w:id="35" w:author="HOANG VAN HA" w:date="2026-05-27T14:21:00Z" w16du:dateUtc="2026-05-27T05:21:00Z">
          <w:r w:rsidR="00A01E0E" w:rsidDel="00B72E82">
            <w:rPr>
              <w:rFonts w:eastAsiaTheme="minorEastAsia" w:hint="eastAsia"/>
              <w:sz w:val="18"/>
              <w:lang w:eastAsia="ko-KR"/>
            </w:rPr>
            <w:delText xml:space="preserve"> </w:delText>
          </w:r>
        </w:del>
      </w:ins>
    </w:p>
    <w:p w14:paraId="6CF24BB7" w14:textId="3FA7AC7B" w:rsidR="00357641" w:rsidRPr="00A01E0E" w:rsidDel="00B72E82" w:rsidRDefault="00000000">
      <w:pPr>
        <w:spacing w:after="0" w:line="255" w:lineRule="auto"/>
        <w:ind w:left="543" w:right="516" w:firstLineChars="150" w:firstLine="270"/>
        <w:rPr>
          <w:del w:id="36" w:author="HOANG VAN HA" w:date="2026-05-27T14:21:00Z" w16du:dateUtc="2026-05-27T05:21:00Z"/>
          <w:rFonts w:eastAsiaTheme="minorEastAsia"/>
          <w:lang w:eastAsia="ko-KR"/>
          <w:rPrChange w:id="37" w:author="cs park" w:date="2026-05-26T13:39:00Z" w16du:dateUtc="2026-05-26T04:39:00Z">
            <w:rPr>
              <w:del w:id="38" w:author="HOANG VAN HA" w:date="2026-05-27T14:21:00Z" w16du:dateUtc="2026-05-27T05:21:00Z"/>
            </w:rPr>
          </w:rPrChange>
        </w:rPr>
        <w:pPrChange w:id="39" w:author="cs park" w:date="2026-05-26T13:37:00Z" w16du:dateUtc="2026-05-26T04:37:00Z">
          <w:pPr>
            <w:spacing w:after="0" w:line="259" w:lineRule="auto"/>
            <w:ind w:left="21" w:right="0" w:firstLine="0"/>
            <w:jc w:val="center"/>
          </w:pPr>
        </w:pPrChange>
      </w:pPr>
      <w:del w:id="40" w:author="HOANG VAN HA" w:date="2026-05-27T14:21:00Z" w16du:dateUtc="2026-05-27T05:21:00Z">
        <w:r w:rsidDel="00B72E82">
          <w:rPr>
            <w:sz w:val="18"/>
          </w:rPr>
          <w:delText xml:space="preserve">Eager mode </w:delText>
        </w:r>
      </w:del>
      <w:ins w:id="41" w:author="cs park" w:date="2026-05-26T13:38:00Z" w16du:dateUtc="2026-05-26T04:38:00Z">
        <w:del w:id="42" w:author="HOANG VAN HA" w:date="2026-05-27T14:21:00Z" w16du:dateUtc="2026-05-27T05:21:00Z">
          <w:r w:rsidR="00A01E0E" w:rsidDel="00B72E82">
            <w:rPr>
              <w:rFonts w:eastAsiaTheme="minorEastAsia" w:hint="eastAsia"/>
              <w:sz w:val="18"/>
              <w:lang w:eastAsia="ko-KR"/>
            </w:rPr>
            <w:delText xml:space="preserve">that periodically forces inference updates </w:delText>
          </w:r>
        </w:del>
      </w:ins>
      <w:del w:id="43" w:author="HOANG VAN HA" w:date="2026-05-27T14:21:00Z" w16du:dateUtc="2026-05-27T05:21:00Z">
        <w:r w:rsidDel="00B72E82">
          <w:rPr>
            <w:sz w:val="18"/>
          </w:rPr>
          <w:delText xml:space="preserve">to recover recall on </w:delText>
        </w:r>
      </w:del>
      <w:ins w:id="44" w:author="cs park" w:date="2026-05-26T13:38:00Z" w16du:dateUtc="2026-05-26T04:38:00Z">
        <w:del w:id="45" w:author="HOANG VAN HA" w:date="2026-05-27T14:21:00Z" w16du:dateUtc="2026-05-27T05:21:00Z">
          <w:r w:rsidR="00A01E0E" w:rsidDel="00B72E82">
            <w:rPr>
              <w:rFonts w:eastAsiaTheme="minorEastAsia" w:hint="eastAsia"/>
              <w:sz w:val="18"/>
              <w:lang w:eastAsia="ko-KR"/>
            </w:rPr>
            <w:delText>for</w:delText>
          </w:r>
          <w:r w:rsidR="00A01E0E" w:rsidDel="00B72E82">
            <w:rPr>
              <w:sz w:val="18"/>
            </w:rPr>
            <w:delText xml:space="preserve"> </w:delText>
          </w:r>
        </w:del>
      </w:ins>
      <w:del w:id="46" w:author="HOANG VAN HA" w:date="2026-05-27T14:21:00Z" w16du:dateUtc="2026-05-27T05:21:00Z">
        <w:r w:rsidDel="00B72E82">
          <w:rPr>
            <w:sz w:val="18"/>
          </w:rPr>
          <w:delText xml:space="preserve">slow-developing or </w:delText>
        </w:r>
      </w:del>
      <w:ins w:id="47" w:author="cs park" w:date="2026-05-26T13:38:00Z" w16du:dateUtc="2026-05-26T04:38:00Z">
        <w:del w:id="48" w:author="HOANG VAN HA" w:date="2026-05-27T14:21:00Z" w16du:dateUtc="2026-05-27T05:21:00Z">
          <w:r w:rsidR="00A01E0E" w:rsidDel="00B72E82">
            <w:rPr>
              <w:rFonts w:eastAsiaTheme="minorEastAsia" w:hint="eastAsia"/>
              <w:sz w:val="18"/>
              <w:lang w:eastAsia="ko-KR"/>
            </w:rPr>
            <w:delText>almost sta</w:delText>
          </w:r>
        </w:del>
      </w:ins>
      <w:ins w:id="49" w:author="cs park" w:date="2026-05-26T13:39:00Z" w16du:dateUtc="2026-05-26T04:39:00Z">
        <w:del w:id="50" w:author="HOANG VAN HA" w:date="2026-05-27T14:21:00Z" w16du:dateUtc="2026-05-27T05:21:00Z">
          <w:r w:rsidR="00A01E0E" w:rsidDel="00B72E82">
            <w:rPr>
              <w:rFonts w:eastAsiaTheme="minorEastAsia" w:hint="eastAsia"/>
              <w:sz w:val="18"/>
              <w:lang w:eastAsia="ko-KR"/>
            </w:rPr>
            <w:delText xml:space="preserve">tionary </w:delText>
          </w:r>
        </w:del>
      </w:ins>
      <w:del w:id="51" w:author="HOANG VAN HA" w:date="2026-05-27T14:21:00Z" w16du:dateUtc="2026-05-27T05:21:00Z">
        <w:r w:rsidDel="00B72E82">
          <w:rPr>
            <w:sz w:val="18"/>
          </w:rPr>
          <w:delText>settled smoke events. Evaluation on a large-scale dataset comprising</w:delText>
        </w:r>
      </w:del>
      <w:ins w:id="52" w:author="cs park" w:date="2026-05-26T13:39:00Z" w16du:dateUtc="2026-05-26T04:39:00Z">
        <w:del w:id="53" w:author="HOANG VAN HA" w:date="2026-05-27T14:21:00Z" w16du:dateUtc="2026-05-27T05:21:00Z">
          <w:r w:rsidR="00A01E0E" w:rsidDel="00B72E82">
            <w:rPr>
              <w:rFonts w:eastAsiaTheme="minorEastAsia" w:hint="eastAsia"/>
              <w:sz w:val="18"/>
              <w:lang w:eastAsia="ko-KR"/>
            </w:rPr>
            <w:delText xml:space="preserve"> </w:delText>
          </w:r>
        </w:del>
      </w:ins>
    </w:p>
    <w:p w14:paraId="264F91FC" w14:textId="754398AA" w:rsidR="00357641" w:rsidRPr="005A6932" w:rsidDel="00B72E82" w:rsidRDefault="00000000" w:rsidP="00A01E0E">
      <w:pPr>
        <w:spacing w:after="0" w:line="255" w:lineRule="auto"/>
        <w:ind w:left="543" w:right="516" w:firstLineChars="150" w:firstLine="270"/>
        <w:rPr>
          <w:del w:id="54" w:author="HOANG VAN HA" w:date="2026-05-27T14:21:00Z" w16du:dateUtc="2026-05-27T05:21:00Z"/>
          <w:rFonts w:eastAsiaTheme="minorEastAsia"/>
          <w:sz w:val="18"/>
          <w:lang w:eastAsia="ko-KR"/>
        </w:rPr>
      </w:pPr>
      <w:del w:id="55" w:author="HOANG VAN HA" w:date="2026-05-27T14:21:00Z" w16du:dateUtc="2026-05-27T05:21:00Z">
        <w:r w:rsidDel="00B72E82">
          <w:rPr>
            <w:sz w:val="18"/>
          </w:rPr>
          <w:delText xml:space="preserve">150 indoor videos demonstrates that the proposed skip module achieves nearly 30% throughput improvement in frames per second with a recall drop of only 1.23% relative to the baseline, defined as the classification model performing per-frame inference without skipping. When augmented </w:delText>
        </w:r>
      </w:del>
      <w:ins w:id="56" w:author="cs park" w:date="2026-05-26T16:49:00Z" w16du:dateUtc="2026-05-26T07:49:00Z">
        <w:del w:id="57" w:author="HOANG VAN HA" w:date="2026-05-27T14:21:00Z" w16du:dateUtc="2026-05-27T05:21:00Z">
          <w:r w:rsidR="00F347E7" w:rsidDel="00B72E82">
            <w:rPr>
              <w:rFonts w:eastAsiaTheme="minorEastAsia" w:hint="eastAsia"/>
              <w:sz w:val="18"/>
              <w:lang w:eastAsia="ko-KR"/>
            </w:rPr>
            <w:delText>combined</w:delText>
          </w:r>
          <w:r w:rsidR="00F347E7" w:rsidDel="00B72E82">
            <w:rPr>
              <w:sz w:val="18"/>
            </w:rPr>
            <w:delText xml:space="preserve"> </w:delText>
          </w:r>
        </w:del>
      </w:ins>
      <w:del w:id="58" w:author="HOANG VAN HA" w:date="2026-05-27T14:21:00Z" w16du:dateUtc="2026-05-27T05:21:00Z">
        <w:r w:rsidDel="00B72E82">
          <w:rPr>
            <w:sz w:val="18"/>
          </w:rPr>
          <w:delText xml:space="preserve">with </w:delText>
        </w:r>
      </w:del>
      <w:ins w:id="59" w:author="cs park" w:date="2026-05-26T16:49:00Z" w16du:dateUtc="2026-05-26T07:49:00Z">
        <w:del w:id="60" w:author="HOANG VAN HA" w:date="2026-05-27T14:21:00Z" w16du:dateUtc="2026-05-27T05:21:00Z">
          <w:r w:rsidR="00F347E7" w:rsidDel="00B72E82">
            <w:rPr>
              <w:rFonts w:eastAsiaTheme="minorEastAsia" w:hint="eastAsia"/>
              <w:sz w:val="18"/>
              <w:lang w:eastAsia="ko-KR"/>
            </w:rPr>
            <w:delText xml:space="preserve">the </w:delText>
          </w:r>
        </w:del>
      </w:ins>
      <w:del w:id="61" w:author="HOANG VAN HA" w:date="2026-05-27T14:21:00Z" w16du:dateUtc="2026-05-27T05:21:00Z">
        <w:r w:rsidDel="00B72E82">
          <w:rPr>
            <w:sz w:val="18"/>
          </w:rPr>
          <w:delText>Eager mode, the</w:delText>
        </w:r>
      </w:del>
      <w:ins w:id="62" w:author="cs park" w:date="2026-05-26T16:51:00Z" w16du:dateUtc="2026-05-26T07:51:00Z">
        <w:del w:id="63" w:author="HOANG VAN HA" w:date="2026-05-27T14:21:00Z" w16du:dateUtc="2026-05-27T05:21:00Z">
          <w:r w:rsidR="00F347E7" w:rsidDel="00B72E82">
            <w:rPr>
              <w:rFonts w:eastAsiaTheme="minorEastAsia" w:hint="eastAsia"/>
              <w:sz w:val="18"/>
              <w:lang w:eastAsia="ko-KR"/>
            </w:rPr>
            <w:delText xml:space="preserve"> proposed framework preserves most of the</w:delText>
          </w:r>
        </w:del>
      </w:ins>
      <w:del w:id="64" w:author="HOANG VAN HA" w:date="2026-05-27T14:21:00Z" w16du:dateUtc="2026-05-27T05:21:00Z">
        <w:r w:rsidDel="00B72E82">
          <w:rPr>
            <w:sz w:val="18"/>
          </w:rPr>
          <w:delText xml:space="preserve"> throughput gain</w:delText>
        </w:r>
      </w:del>
      <w:ins w:id="65" w:author="cs park" w:date="2026-05-26T16:51:00Z" w16du:dateUtc="2026-05-26T07:51:00Z">
        <w:del w:id="66" w:author="HOANG VAN HA" w:date="2026-05-27T14:21:00Z" w16du:dateUtc="2026-05-27T05:21:00Z">
          <w:r w:rsidR="00F347E7" w:rsidDel="00B72E82">
            <w:rPr>
              <w:rFonts w:eastAsiaTheme="minorEastAsia" w:hint="eastAsia"/>
              <w:sz w:val="18"/>
              <w:lang w:eastAsia="ko-KR"/>
            </w:rPr>
            <w:delText xml:space="preserve"> </w:delText>
          </w:r>
        </w:del>
      </w:ins>
      <w:del w:id="67" w:author="HOANG VAN HA" w:date="2026-05-27T14:21:00Z" w16du:dateUtc="2026-05-27T05:21:00Z">
        <w:r w:rsidDel="00B72E82">
          <w:rPr>
            <w:sz w:val="18"/>
          </w:rPr>
          <w:delText xml:space="preserve"> is retained while </w:delText>
        </w:r>
      </w:del>
      <w:ins w:id="68" w:author="cs park" w:date="2026-05-26T16:52:00Z" w16du:dateUtc="2026-05-26T07:52:00Z">
        <w:del w:id="69" w:author="HOANG VAN HA" w:date="2026-05-27T14:21:00Z" w16du:dateUtc="2026-05-27T05:21:00Z">
          <w:r w:rsidR="00F347E7" w:rsidDel="00B72E82">
            <w:rPr>
              <w:rFonts w:eastAsiaTheme="minorEastAsia" w:hint="eastAsia"/>
              <w:sz w:val="18"/>
              <w:lang w:eastAsia="ko-KR"/>
            </w:rPr>
            <w:delText xml:space="preserve">reducing </w:delText>
          </w:r>
        </w:del>
      </w:ins>
      <w:del w:id="70" w:author="HOANG VAN HA" w:date="2026-05-27T14:21:00Z" w16du:dateUtc="2026-05-27T05:21:00Z">
        <w:r w:rsidDel="00B72E82">
          <w:rPr>
            <w:sz w:val="18"/>
          </w:rPr>
          <w:delText xml:space="preserve">the recall drop </w:delText>
        </w:r>
      </w:del>
      <w:ins w:id="71" w:author="cs park" w:date="2026-05-26T16:52:00Z" w16du:dateUtc="2026-05-26T07:52:00Z">
        <w:del w:id="72" w:author="HOANG VAN HA" w:date="2026-05-27T14:21:00Z" w16du:dateUtc="2026-05-27T05:21:00Z">
          <w:r w:rsidR="00F347E7" w:rsidDel="00B72E82">
            <w:rPr>
              <w:rFonts w:eastAsiaTheme="minorEastAsia" w:hint="eastAsia"/>
              <w:sz w:val="18"/>
              <w:lang w:eastAsia="ko-KR"/>
            </w:rPr>
            <w:delText xml:space="preserve">to only </w:delText>
          </w:r>
        </w:del>
      </w:ins>
      <w:del w:id="73" w:author="HOANG VAN HA" w:date="2026-05-27T14:21:00Z" w16du:dateUtc="2026-05-27T05:21:00Z">
        <w:r w:rsidDel="00B72E82">
          <w:rPr>
            <w:sz w:val="18"/>
          </w:rPr>
          <w:delText xml:space="preserve">is further reduced to 0.05%, nearly fully recovering </w:delText>
        </w:r>
      </w:del>
      <w:ins w:id="74" w:author="cs park" w:date="2026-05-26T16:52:00Z" w16du:dateUtc="2026-05-26T07:52:00Z">
        <w:del w:id="75" w:author="HOANG VAN HA" w:date="2026-05-27T14:21:00Z" w16du:dateUtc="2026-05-27T05:21:00Z">
          <w:r w:rsidR="00F347E7" w:rsidDel="00B72E82">
            <w:rPr>
              <w:rFonts w:eastAsiaTheme="minorEastAsia" w:hint="eastAsia"/>
              <w:sz w:val="18"/>
              <w:lang w:eastAsia="ko-KR"/>
            </w:rPr>
            <w:delText xml:space="preserve">the </w:delText>
          </w:r>
        </w:del>
      </w:ins>
      <w:del w:id="76" w:author="HOANG VAN HA" w:date="2026-05-27T14:21:00Z" w16du:dateUtc="2026-05-27T05:21:00Z">
        <w:r w:rsidDel="00B72E82">
          <w:rPr>
            <w:sz w:val="18"/>
          </w:rPr>
          <w:delText>baseline detection performance. These results demonstrate the feasibility of plug-and-play inference acceleration for real-time</w:delText>
        </w:r>
      </w:del>
      <w:ins w:id="77" w:author="cs park" w:date="2026-05-26T16:53:00Z" w16du:dateUtc="2026-05-26T07:53:00Z">
        <w:del w:id="78" w:author="HOANG VAN HA" w:date="2026-05-27T14:21:00Z" w16du:dateUtc="2026-05-27T05:21:00Z">
          <w:r w:rsidR="00F347E7" w:rsidDel="00B72E82">
            <w:rPr>
              <w:rFonts w:eastAsiaTheme="minorEastAsia" w:hint="eastAsia"/>
              <w:sz w:val="18"/>
              <w:lang w:eastAsia="ko-KR"/>
            </w:rPr>
            <w:delText xml:space="preserve"> indoor</w:delText>
          </w:r>
        </w:del>
      </w:ins>
      <w:del w:id="79" w:author="HOANG VAN HA" w:date="2026-05-27T14:21:00Z" w16du:dateUtc="2026-05-27T05:21:00Z">
        <w:r w:rsidDel="00B72E82">
          <w:rPr>
            <w:sz w:val="18"/>
          </w:rPr>
          <w:delText xml:space="preserve"> fire and smoke indoor surveillance systems.</w:delText>
        </w:r>
        <w:r w:rsidR="005A6932" w:rsidDel="00B72E82">
          <w:rPr>
            <w:rFonts w:eastAsiaTheme="minorEastAsia" w:hint="eastAsia"/>
            <w:sz w:val="18"/>
            <w:lang w:eastAsia="ko-KR"/>
          </w:rPr>
          <w:delText xml:space="preserve"> (old)</w:delText>
        </w:r>
      </w:del>
    </w:p>
    <w:p w14:paraId="4C8C1E1E" w14:textId="77777777" w:rsidR="005A6932" w:rsidRDefault="005A6932" w:rsidP="00A01E0E">
      <w:pPr>
        <w:spacing w:after="0" w:line="255" w:lineRule="auto"/>
        <w:ind w:left="543" w:right="516" w:firstLineChars="150" w:firstLine="270"/>
        <w:rPr>
          <w:rFonts w:eastAsiaTheme="minorEastAsia"/>
          <w:sz w:val="18"/>
          <w:lang w:eastAsia="ko-KR"/>
        </w:rPr>
      </w:pPr>
    </w:p>
    <w:p w14:paraId="17A6986D" w14:textId="77777777" w:rsidR="005A6932" w:rsidRPr="005A6932" w:rsidRDefault="005A6932" w:rsidP="005A6932">
      <w:pPr>
        <w:spacing w:after="0" w:line="255" w:lineRule="auto"/>
        <w:ind w:left="543" w:right="516" w:firstLineChars="150" w:firstLine="270"/>
        <w:rPr>
          <w:rFonts w:eastAsiaTheme="minorEastAsia"/>
          <w:sz w:val="18"/>
          <w:lang w:eastAsia="ko-KR"/>
        </w:rPr>
      </w:pPr>
      <w:r w:rsidRPr="005A6932">
        <w:rPr>
          <w:rFonts w:eastAsiaTheme="minorEastAsia"/>
          <w:sz w:val="18"/>
          <w:lang w:eastAsia="ko-KR"/>
        </w:rPr>
        <w:t>Conventional deep learning (DL)-based fire and smoke detection systems perform inference on every video frame using high-complexity models to classify the presence of fire or smoke. However, in surveillance scenarios, particularly indoor environments, video streams frequently contain long periods of static background frames with little or no motion, rendering per-frame inference redundant and wasteful of computational resources. To address this limitation, this study proposes an efficient inference acceleration framework for fire and smoke surveillance systems that combines a motion-aware skip module with an Eager mode for recall recovery. The skip module leverages motion detection to selectively bypass unnecessary DL inference on non-informative frames, while the Eager mode periodically forces inference updates to mitigate missed detections from slow-developing or nearly stationary smoke events.</w:t>
      </w:r>
    </w:p>
    <w:p w14:paraId="6E361287" w14:textId="51EDB8BE" w:rsidR="005A6932" w:rsidRDefault="005A6932" w:rsidP="005A6932">
      <w:pPr>
        <w:spacing w:after="0" w:line="255" w:lineRule="auto"/>
        <w:ind w:left="543" w:right="516" w:firstLineChars="150" w:firstLine="270"/>
        <w:rPr>
          <w:ins w:id="80" w:author="HOANG VAN HA" w:date="2026-05-27T14:18:00Z" w16du:dateUtc="2026-05-27T05:18:00Z"/>
          <w:rFonts w:eastAsiaTheme="minorEastAsia"/>
          <w:sz w:val="18"/>
          <w:lang w:eastAsia="ko-KR"/>
        </w:rPr>
      </w:pPr>
      <w:r w:rsidRPr="005A6932">
        <w:rPr>
          <w:rFonts w:eastAsiaTheme="minorEastAsia"/>
          <w:sz w:val="18"/>
          <w:lang w:eastAsia="ko-KR"/>
        </w:rPr>
        <w:t>Evaluation on a large-scale dataset comprising 150 indoor videos demonstrates that the proposed framework achieves nearly 30% higher throughput than the baseline performing per-frame inference, with only a 0.05% reduction in recall. In contrast, using the skip module alone results in a 1.2</w:t>
      </w:r>
      <w:ins w:id="81" w:author="HOANG VAN HA" w:date="2026-05-27T16:33:00Z" w16du:dateUtc="2026-05-27T07:33:00Z">
        <w:r w:rsidR="00D729A2">
          <w:rPr>
            <w:rFonts w:eastAsiaTheme="minorEastAsia"/>
            <w:sz w:val="18"/>
            <w:lang w:eastAsia="ko-KR"/>
          </w:rPr>
          <w:t>4</w:t>
        </w:r>
      </w:ins>
      <w:del w:id="82" w:author="HOANG VAN HA" w:date="2026-05-27T16:33:00Z" w16du:dateUtc="2026-05-27T07:33:00Z">
        <w:r w:rsidRPr="005A6932" w:rsidDel="00D729A2">
          <w:rPr>
            <w:rFonts w:eastAsiaTheme="minorEastAsia"/>
            <w:sz w:val="18"/>
            <w:lang w:eastAsia="ko-KR"/>
          </w:rPr>
          <w:delText>3</w:delText>
        </w:r>
      </w:del>
      <w:r w:rsidRPr="005A6932">
        <w:rPr>
          <w:rFonts w:eastAsiaTheme="minorEastAsia"/>
          <w:sz w:val="18"/>
          <w:lang w:eastAsia="ko-KR"/>
        </w:rPr>
        <w:t>% recall drop, highlighting the effectiveness of the Eager mode in recovering detection performance while preserving most of the throughput gain. These results demonstrate that the proposed framework provides an effective plug-and-play inference acceleration strategy for real-time indoor fire and smoke surveillance systems.</w:t>
      </w:r>
      <w:del w:id="83" w:author="HOANG VAN HA" w:date="2026-05-27T14:21:00Z" w16du:dateUtc="2026-05-27T05:21:00Z">
        <w:r w:rsidDel="00B72E82">
          <w:rPr>
            <w:rFonts w:eastAsiaTheme="minorEastAsia" w:hint="eastAsia"/>
            <w:sz w:val="18"/>
            <w:lang w:eastAsia="ko-KR"/>
          </w:rPr>
          <w:delText xml:space="preserve"> (new)</w:delText>
        </w:r>
      </w:del>
    </w:p>
    <w:p w14:paraId="385AD36E" w14:textId="6402351F" w:rsidR="0082620A" w:rsidRPr="005A6932" w:rsidRDefault="0082620A">
      <w:pPr>
        <w:spacing w:after="0" w:line="255" w:lineRule="auto"/>
        <w:ind w:left="2" w:right="516" w:hangingChars="1"/>
        <w:rPr>
          <w:ins w:id="84" w:author="cs park" w:date="2026-05-26T16:53:00Z" w16du:dateUtc="2026-05-26T07:53:00Z"/>
          <w:rFonts w:eastAsiaTheme="minorEastAsia"/>
          <w:sz w:val="18"/>
          <w:lang w:eastAsia="ko-KR"/>
        </w:rPr>
        <w:pPrChange w:id="85" w:author="HOANG VAN HA" w:date="2026-05-27T14:20:00Z" w16du:dateUtc="2026-05-27T05:20:00Z">
          <w:pPr>
            <w:spacing w:after="0" w:line="255" w:lineRule="auto"/>
            <w:ind w:left="543" w:right="516" w:firstLineChars="150" w:firstLine="270"/>
          </w:pPr>
        </w:pPrChange>
      </w:pPr>
    </w:p>
    <w:p w14:paraId="72E23EC7" w14:textId="77777777" w:rsidR="00F347E7" w:rsidRPr="00F347E7" w:rsidRDefault="00F347E7">
      <w:pPr>
        <w:spacing w:after="0" w:line="255" w:lineRule="auto"/>
        <w:ind w:left="543" w:right="516" w:firstLineChars="150" w:firstLine="300"/>
        <w:rPr>
          <w:rFonts w:eastAsiaTheme="minorEastAsia"/>
          <w:lang w:eastAsia="ko-KR"/>
          <w:rPrChange w:id="86" w:author="cs park" w:date="2026-05-26T16:53:00Z" w16du:dateUtc="2026-05-26T07:53:00Z">
            <w:rPr/>
          </w:rPrChange>
        </w:rPr>
        <w:pPrChange w:id="87" w:author="cs park" w:date="2026-05-26T13:39:00Z" w16du:dateUtc="2026-05-26T04:39:00Z">
          <w:pPr>
            <w:spacing w:after="441" w:line="255" w:lineRule="auto"/>
            <w:ind w:left="562" w:right="516" w:hanging="19"/>
          </w:pPr>
        </w:pPrChange>
      </w:pPr>
    </w:p>
    <w:p w14:paraId="55A0369B" w14:textId="77777777" w:rsidR="00357641" w:rsidRDefault="00000000">
      <w:pPr>
        <w:pStyle w:val="Heading1"/>
        <w:tabs>
          <w:tab w:val="center" w:pos="1397"/>
        </w:tabs>
        <w:ind w:left="0" w:firstLine="0"/>
      </w:pPr>
      <w:r>
        <w:t>1</w:t>
      </w:r>
      <w:r>
        <w:tab/>
        <w:t>Introduction</w:t>
      </w:r>
    </w:p>
    <w:p w14:paraId="7E5BABC6" w14:textId="391E0A86" w:rsidR="00357641" w:rsidRDefault="00000000">
      <w:pPr>
        <w:ind w:left="47" w:right="20"/>
      </w:pPr>
      <w:r>
        <w:t xml:space="preserve">Fires and wildfires, if not detected and controlled in their early stages, can quickly escalate, especially under dry and windy conditions, resulting in catastrophic consequences, including loss of life, destruction of property, and damage to natural ecosystems. For instance, in 2017, urban fires and wildfires in California, USA, caused an estimated economic loss of 10 billion USD </w:t>
      </w:r>
      <w:r>
        <w:rPr>
          <w:color w:val="0000FF"/>
          <w:sz w:val="18"/>
        </w:rPr>
        <w:t>[</w:t>
      </w:r>
      <w:r>
        <w:rPr>
          <w:color w:val="0000FF"/>
        </w:rPr>
        <w:t>1</w:t>
      </w:r>
      <w:r>
        <w:rPr>
          <w:color w:val="0000FF"/>
          <w:sz w:val="18"/>
        </w:rPr>
        <w:t>]</w:t>
      </w:r>
      <w:r>
        <w:t xml:space="preserve">. More recently, in 2025, a forest fire in Gyeongsang Province, South Korea, burned approximately 90,000 acres, resulting in at least 27 fatalities and the evacuation of nearly 40,000 residents </w:t>
      </w:r>
      <w:r>
        <w:rPr>
          <w:color w:val="0000FF"/>
          <w:sz w:val="18"/>
        </w:rPr>
        <w:t>[</w:t>
      </w:r>
      <w:r>
        <w:rPr>
          <w:color w:val="0000FF"/>
        </w:rPr>
        <w:t>2</w:t>
      </w:r>
      <w:r>
        <w:rPr>
          <w:color w:val="0000FF"/>
          <w:sz w:val="18"/>
        </w:rPr>
        <w:t>]</w:t>
      </w:r>
      <w:r>
        <w:t xml:space="preserve">. </w:t>
      </w:r>
      <w:r w:rsidR="00F71A7B" w:rsidRPr="00F71A7B">
        <w:t>These incidents highlight the critical importance of automated early-stage fire and smoke detection systems for enabling timely intervention and minimizing damage.</w:t>
      </w:r>
    </w:p>
    <w:p w14:paraId="3787E99E" w14:textId="1B059367" w:rsidR="00F71A7B" w:rsidRDefault="00522194" w:rsidP="00F71A7B">
      <w:pPr>
        <w:ind w:left="47" w:right="20"/>
        <w:rPr>
          <w:ins w:id="88" w:author="cs park" w:date="2026-05-26T17:01:00Z" w16du:dateUtc="2026-05-26T08:01:00Z"/>
        </w:rPr>
      </w:pPr>
      <w:ins w:id="89" w:author="HOANG VAN HA" w:date="2026-05-27T14:25:00Z" w16du:dateUtc="2026-05-27T05:25:00Z">
        <w:r>
          <w:t xml:space="preserve">In recent years, DL-based </w:t>
        </w:r>
      </w:ins>
      <w:ins w:id="90" w:author="HOANG VAN HA" w:date="2026-05-27T14:27:00Z" w16du:dateUtc="2026-05-27T05:27:00Z">
        <w:r w:rsidRPr="00522194">
          <w:t>approaches</w:t>
        </w:r>
        <w:r>
          <w:t xml:space="preserve"> </w:t>
        </w:r>
      </w:ins>
      <w:ins w:id="91" w:author="HOANG VAN HA" w:date="2026-05-27T14:25:00Z" w16du:dateUtc="2026-05-27T05:25:00Z">
        <w:r>
          <w:t xml:space="preserve">have emeraged as the </w:t>
        </w:r>
      </w:ins>
      <w:ins w:id="92" w:author="HOANG VAN HA" w:date="2026-05-27T14:27:00Z">
        <w:r w:rsidRPr="00522194">
          <w:t>prevailing methodology</w:t>
        </w:r>
      </w:ins>
      <w:ins w:id="93" w:author="HOANG VAN HA" w:date="2026-05-27T14:27:00Z" w16du:dateUtc="2026-05-27T05:27:00Z">
        <w:r>
          <w:t xml:space="preserve"> </w:t>
        </w:r>
      </w:ins>
      <w:ins w:id="94" w:author="HOANG VAN HA" w:date="2026-05-27T14:28:00Z" w16du:dateUtc="2026-05-27T05:28:00Z">
        <w:r>
          <w:t>in</w:t>
        </w:r>
      </w:ins>
      <w:ins w:id="95" w:author="HOANG VAN HA" w:date="2026-05-27T14:27:00Z" w16du:dateUtc="2026-05-27T05:27:00Z">
        <w:r>
          <w:t xml:space="preserve"> fire and smoke detection</w:t>
        </w:r>
      </w:ins>
      <w:ins w:id="96" w:author="HOANG VAN HA" w:date="2026-05-27T14:28:00Z" w16du:dateUtc="2026-05-27T05:28:00Z">
        <w:r>
          <w:t xml:space="preserve"> systems</w:t>
        </w:r>
      </w:ins>
      <w:ins w:id="97" w:author="HOANG VAN HA" w:date="2026-05-27T14:27:00Z" w16du:dateUtc="2026-05-27T05:27:00Z">
        <w:r>
          <w:t xml:space="preserve"> </w:t>
        </w:r>
      </w:ins>
      <w:ins w:id="98" w:author="cs park" w:date="2026-05-26T17:01:00Z" w16du:dateUtc="2026-05-26T08:01:00Z">
        <w:del w:id="99" w:author="HOANG VAN HA" w:date="2026-05-27T14:25:00Z" w16du:dateUtc="2026-05-27T05:25:00Z">
          <w:r w:rsidR="00F71A7B" w:rsidDel="00522194">
            <w:delText xml:space="preserve">Numerous fire and smoke detection methods leveraging deep learning </w:delText>
          </w:r>
          <w:r w:rsidR="00F71A7B" w:rsidDel="00522194">
            <w:rPr>
              <w:sz w:val="18"/>
            </w:rPr>
            <w:delText>(</w:delText>
          </w:r>
          <w:r w:rsidR="00F71A7B" w:rsidDel="00522194">
            <w:delText>DL</w:delText>
          </w:r>
          <w:r w:rsidR="00F71A7B" w:rsidDel="00522194">
            <w:rPr>
              <w:sz w:val="18"/>
            </w:rPr>
            <w:delText xml:space="preserve">) </w:delText>
          </w:r>
          <w:r w:rsidR="00F71A7B" w:rsidDel="00522194">
            <w:delText>have been proposed in recent years</w:delText>
          </w:r>
        </w:del>
        <w:del w:id="100" w:author="HOANG VAN HA" w:date="2026-05-27T14:51:00Z" w16du:dateUtc="2026-05-27T05:51:00Z">
          <w:r w:rsidR="00F71A7B" w:rsidDel="00546583">
            <w:delText xml:space="preserve"> </w:delText>
          </w:r>
        </w:del>
        <w:r w:rsidR="00F71A7B">
          <w:rPr>
            <w:color w:val="0000FF"/>
            <w:sz w:val="18"/>
          </w:rPr>
          <w:t>[</w:t>
        </w:r>
        <w:r w:rsidR="00F71A7B">
          <w:rPr>
            <w:color w:val="0000FF"/>
          </w:rPr>
          <w:t>3</w:t>
        </w:r>
        <w:r w:rsidR="00F71A7B">
          <w:rPr>
            <w:color w:val="0000FF"/>
            <w:sz w:val="18"/>
          </w:rPr>
          <w:t>]</w:t>
        </w:r>
        <w:r w:rsidR="00F71A7B">
          <w:t xml:space="preserve">, </w:t>
        </w:r>
        <w:r w:rsidR="00F71A7B">
          <w:rPr>
            <w:color w:val="0000FF"/>
            <w:sz w:val="18"/>
          </w:rPr>
          <w:t>[</w:t>
        </w:r>
        <w:r w:rsidR="00F71A7B">
          <w:rPr>
            <w:color w:val="0000FF"/>
          </w:rPr>
          <w:t>4</w:t>
        </w:r>
        <w:r w:rsidR="00F71A7B">
          <w:rPr>
            <w:color w:val="0000FF"/>
            <w:sz w:val="18"/>
          </w:rPr>
          <w:t>]</w:t>
        </w:r>
        <w:r w:rsidR="00F71A7B">
          <w:t xml:space="preserve">. In practical deployments, </w:t>
        </w:r>
      </w:ins>
      <w:ins w:id="101" w:author="HOANG VAN HA" w:date="2026-05-27T14:29:00Z">
        <w:r w:rsidR="00D76485" w:rsidRPr="00D76485">
          <w:t>such</w:t>
        </w:r>
      </w:ins>
      <w:ins w:id="102" w:author="HOANG VAN HA" w:date="2026-05-27T14:29:00Z" w16du:dateUtc="2026-05-27T05:29:00Z">
        <w:r w:rsidR="00D76485">
          <w:t xml:space="preserve"> </w:t>
        </w:r>
      </w:ins>
      <w:ins w:id="103" w:author="cs park" w:date="2026-05-26T17:01:00Z" w16du:dateUtc="2026-05-26T08:01:00Z">
        <w:del w:id="104" w:author="HOANG VAN HA" w:date="2026-05-27T14:29:00Z" w16du:dateUtc="2026-05-27T05:29:00Z">
          <w:r w:rsidR="00F71A7B" w:rsidDel="00D76485">
            <w:delText>these</w:delText>
          </w:r>
        </w:del>
        <w:r w:rsidR="00F71A7B">
          <w:t xml:space="preserve"> systems are commonly </w:t>
        </w:r>
      </w:ins>
      <w:ins w:id="105" w:author="HOANG VAN HA" w:date="2026-05-27T14:29:00Z" w16du:dateUtc="2026-05-27T05:29:00Z">
        <w:r w:rsidR="00D76485">
          <w:t>integrated</w:t>
        </w:r>
      </w:ins>
      <w:ins w:id="106" w:author="HOANG VAN HA" w:date="2026-05-27T14:30:00Z" w16du:dateUtc="2026-05-27T05:30:00Z">
        <w:r w:rsidR="00D76485">
          <w:t xml:space="preserve">  into </w:t>
        </w:r>
      </w:ins>
      <w:ins w:id="107" w:author="cs park" w:date="2026-05-26T17:01:00Z" w16du:dateUtc="2026-05-26T08:01:00Z">
        <w:del w:id="108" w:author="HOANG VAN HA" w:date="2026-05-27T14:29:00Z" w16du:dateUtc="2026-05-27T05:29:00Z">
          <w:r w:rsidR="00F71A7B" w:rsidDel="00D76485">
            <w:delText>applied</w:delText>
          </w:r>
        </w:del>
        <w:del w:id="109" w:author="HOANG VAN HA" w:date="2026-05-27T14:30:00Z" w16du:dateUtc="2026-05-27T05:30:00Z">
          <w:r w:rsidR="00F71A7B" w:rsidDel="00D76485">
            <w:delText xml:space="preserve"> to </w:delText>
          </w:r>
        </w:del>
      </w:ins>
      <w:ins w:id="110" w:author="HOANG VAN HA" w:date="2026-05-27T14:30:00Z" w16du:dateUtc="2026-05-27T05:30:00Z">
        <w:r w:rsidR="00D76485">
          <w:t xml:space="preserve"> </w:t>
        </w:r>
      </w:ins>
      <w:ins w:id="111" w:author="cs park" w:date="2026-05-26T17:01:00Z" w16du:dateUtc="2026-05-26T08:01:00Z">
        <w:r w:rsidR="00F71A7B">
          <w:t xml:space="preserve">CCTV video </w:t>
        </w:r>
      </w:ins>
      <w:ins w:id="112" w:author="HOANG VAN HA" w:date="2026-05-27T14:30:00Z" w16du:dateUtc="2026-05-27T05:30:00Z">
        <w:r w:rsidR="00D76485">
          <w:t>pipelines</w:t>
        </w:r>
      </w:ins>
      <w:ins w:id="113" w:author="cs park" w:date="2026-05-26T17:01:00Z" w16du:dateUtc="2026-05-26T08:01:00Z">
        <w:del w:id="114" w:author="HOANG VAN HA" w:date="2026-05-27T14:30:00Z" w16du:dateUtc="2026-05-27T05:30:00Z">
          <w:r w:rsidR="00F71A7B" w:rsidDel="00D76485">
            <w:delText>streams</w:delText>
          </w:r>
        </w:del>
        <w:r w:rsidR="00F71A7B">
          <w:t>,</w:t>
        </w:r>
      </w:ins>
      <w:ins w:id="115" w:author="HOANG VAN HA" w:date="2026-05-27T14:52:00Z" w16du:dateUtc="2026-05-27T05:52:00Z">
        <w:r w:rsidR="00546583">
          <w:t xml:space="preserve"> </w:t>
        </w:r>
      </w:ins>
      <w:ins w:id="116" w:author="cs park" w:date="2026-05-26T17:01:00Z" w16du:dateUtc="2026-05-26T08:01:00Z">
        <w:del w:id="117" w:author="HOANG VAN HA" w:date="2026-05-27T14:52:00Z" w16du:dateUtc="2026-05-27T05:52:00Z">
          <w:r w:rsidR="00F71A7B" w:rsidDel="00546583">
            <w:delText xml:space="preserve"> </w:delText>
          </w:r>
        </w:del>
        <w:r w:rsidR="00F71A7B">
          <w:t xml:space="preserve">where DL-based classifiers or object detectors perform inference on </w:t>
        </w:r>
      </w:ins>
      <w:ins w:id="118" w:author="HOANG VAN HA" w:date="2026-05-27T14:30:00Z" w16du:dateUtc="2026-05-27T05:30:00Z">
        <w:r w:rsidR="00D76485">
          <w:t xml:space="preserve">every </w:t>
        </w:r>
      </w:ins>
      <w:ins w:id="119" w:author="cs park" w:date="2026-05-26T17:01:00Z" w16du:dateUtc="2026-05-26T08:01:00Z">
        <w:del w:id="120" w:author="HOANG VAN HA" w:date="2026-05-27T14:30:00Z" w16du:dateUtc="2026-05-27T05:30:00Z">
          <w:r w:rsidR="00F71A7B" w:rsidDel="00D76485">
            <w:delText xml:space="preserve">each </w:delText>
          </w:r>
        </w:del>
      </w:ins>
      <w:ins w:id="121" w:author="HOANG VAN HA" w:date="2026-05-27T14:30:00Z" w16du:dateUtc="2026-05-27T05:30:00Z">
        <w:r w:rsidR="00D76485">
          <w:t xml:space="preserve">individual </w:t>
        </w:r>
      </w:ins>
      <w:ins w:id="122" w:author="cs park" w:date="2026-05-26T17:01:00Z" w16du:dateUtc="2026-05-26T08:01:00Z">
        <w:r w:rsidR="00F71A7B">
          <w:t>frame</w:t>
        </w:r>
        <w:del w:id="123" w:author="HOANG VAN HA" w:date="2026-05-27T14:30:00Z" w16du:dateUtc="2026-05-27T05:30:00Z">
          <w:r w:rsidR="00F71A7B" w:rsidDel="00D76485">
            <w:delText xml:space="preserve"> individually</w:delText>
          </w:r>
        </w:del>
        <w:r w:rsidR="00F71A7B">
          <w:t xml:space="preserve">. </w:t>
        </w:r>
      </w:ins>
      <w:ins w:id="124" w:author="HOANG VAN HA" w:date="2026-05-27T14:31:00Z" w16du:dateUtc="2026-05-27T05:31:00Z">
        <w:r w:rsidR="00D76485">
          <w:t xml:space="preserve">While </w:t>
        </w:r>
      </w:ins>
      <w:ins w:id="125" w:author="cs park" w:date="2026-05-26T17:01:00Z" w16du:dateUtc="2026-05-26T08:01:00Z">
        <w:del w:id="126" w:author="HOANG VAN HA" w:date="2026-05-27T14:31:00Z" w16du:dateUtc="2026-05-27T05:31:00Z">
          <w:r w:rsidR="00F71A7B" w:rsidDel="00D76485">
            <w:delText xml:space="preserve">Although </w:delText>
          </w:r>
        </w:del>
        <w:r w:rsidR="00F71A7B">
          <w:t xml:space="preserve">this </w:t>
        </w:r>
      </w:ins>
      <w:ins w:id="127" w:author="HOANG VAN HA" w:date="2026-05-27T14:31:00Z" w16du:dateUtc="2026-05-27T05:31:00Z">
        <w:r w:rsidR="00D76485">
          <w:t>per-</w:t>
        </w:r>
      </w:ins>
      <w:ins w:id="128" w:author="cs park" w:date="2026-05-26T17:01:00Z" w16du:dateUtc="2026-05-26T08:01:00Z">
        <w:r w:rsidR="00F71A7B">
          <w:t>frame</w:t>
        </w:r>
        <w:del w:id="129" w:author="HOANG VAN HA" w:date="2026-05-27T14:31:00Z" w16du:dateUtc="2026-05-27T05:31:00Z">
          <w:r w:rsidR="00F71A7B" w:rsidDel="00D76485">
            <w:delText>-wise</w:delText>
          </w:r>
        </w:del>
        <w:r w:rsidR="00F71A7B">
          <w:t xml:space="preserve"> paradigm is straightforward to implement, it exhibits two </w:t>
        </w:r>
      </w:ins>
      <w:ins w:id="130" w:author="cs park" w:date="2026-05-26T17:04:00Z" w16du:dateUtc="2026-05-26T08:04:00Z">
        <w:r w:rsidR="00F71A7B">
          <w:rPr>
            <w:rFonts w:eastAsiaTheme="minorEastAsia" w:hint="eastAsia"/>
            <w:lang w:eastAsia="ko-KR"/>
          </w:rPr>
          <w:t>major</w:t>
        </w:r>
      </w:ins>
      <w:ins w:id="131" w:author="cs park" w:date="2026-05-26T17:01:00Z" w16du:dateUtc="2026-05-26T08:01:00Z">
        <w:r w:rsidR="00F71A7B">
          <w:t xml:space="preserve"> limitations. First, it relies </w:t>
        </w:r>
      </w:ins>
      <w:ins w:id="132" w:author="HOANG VAN HA" w:date="2026-05-27T14:31:00Z" w16du:dateUtc="2026-05-27T05:31:00Z">
        <w:r w:rsidR="00D76485">
          <w:t xml:space="preserve">solely </w:t>
        </w:r>
      </w:ins>
      <w:ins w:id="133" w:author="cs park" w:date="2026-05-26T17:01:00Z" w16du:dateUtc="2026-05-26T08:01:00Z">
        <w:del w:id="134" w:author="HOANG VAN HA" w:date="2026-05-27T14:31:00Z" w16du:dateUtc="2026-05-27T05:31:00Z">
          <w:r w:rsidR="00F71A7B" w:rsidDel="00D76485">
            <w:delText xml:space="preserve">exclusively </w:delText>
          </w:r>
        </w:del>
        <w:r w:rsidR="00F71A7B">
          <w:t>on spatial information within</w:t>
        </w:r>
      </w:ins>
      <w:ins w:id="135" w:author="HOANG VAN HA" w:date="2026-05-27T14:52:00Z" w16du:dateUtc="2026-05-27T05:52:00Z">
        <w:r w:rsidR="00546583">
          <w:t xml:space="preserve"> </w:t>
        </w:r>
      </w:ins>
      <w:ins w:id="136" w:author="cs park" w:date="2026-05-26T17:01:00Z" w16du:dateUtc="2026-05-26T08:01:00Z">
        <w:del w:id="137" w:author="HOANG VAN HA" w:date="2026-05-27T14:52:00Z" w16du:dateUtc="2026-05-27T05:52:00Z">
          <w:r w:rsidR="00F71A7B" w:rsidDel="00546583">
            <w:delText xml:space="preserve"> </w:delText>
          </w:r>
        </w:del>
        <w:del w:id="138" w:author="HOANG VAN HA" w:date="2026-05-27T14:32:00Z" w16du:dateUtc="2026-05-27T05:32:00Z">
          <w:r w:rsidR="00F71A7B" w:rsidDel="00D76485">
            <w:delText>individual</w:delText>
          </w:r>
        </w:del>
      </w:ins>
      <w:ins w:id="139" w:author="HOANG VAN HA" w:date="2026-05-27T14:32:00Z" w16du:dateUtc="2026-05-27T05:32:00Z">
        <w:r w:rsidR="00D76485">
          <w:t xml:space="preserve">isolated </w:t>
        </w:r>
      </w:ins>
      <w:ins w:id="140" w:author="cs park" w:date="2026-05-26T17:01:00Z" w16du:dateUtc="2026-05-26T08:01:00Z">
        <w:del w:id="141" w:author="HOANG VAN HA" w:date="2026-05-27T14:32:00Z" w16du:dateUtc="2026-05-27T05:32:00Z">
          <w:r w:rsidR="00F71A7B" w:rsidDel="00D76485">
            <w:delText xml:space="preserve"> </w:delText>
          </w:r>
        </w:del>
        <w:r w:rsidR="00F71A7B">
          <w:t>frames, neglecting temporal cues</w:t>
        </w:r>
      </w:ins>
      <w:ins w:id="142" w:author="HOANG VAN HA" w:date="2026-05-27T14:35:00Z" w16du:dateUtc="2026-05-27T05:35:00Z">
        <w:r w:rsidR="00AE6C3A">
          <w:t xml:space="preserve"> like</w:t>
        </w:r>
      </w:ins>
      <w:ins w:id="143" w:author="HOANG VAN HA" w:date="2026-05-27T15:00:00Z" w16du:dateUtc="2026-05-27T06:00:00Z">
        <w:r w:rsidR="0056273B">
          <w:t xml:space="preserve"> </w:t>
        </w:r>
      </w:ins>
      <w:ins w:id="144" w:author="HOANG VAN HA" w:date="2026-05-27T14:33:00Z" w16du:dateUtc="2026-05-27T05:33:00Z">
        <w:r w:rsidR="00D76485">
          <w:rPr>
            <w:rFonts w:eastAsiaTheme="minorEastAsia"/>
            <w:lang w:eastAsia="ko-KR"/>
          </w:rPr>
          <w:t>motion</w:t>
        </w:r>
      </w:ins>
      <w:ins w:id="145" w:author="HOANG VAN HA" w:date="2026-05-27T14:35:00Z" w16du:dateUtc="2026-05-27T05:35:00Z">
        <w:r w:rsidR="00AE6C3A">
          <w:rPr>
            <w:rFonts w:eastAsiaTheme="minorEastAsia"/>
            <w:lang w:eastAsia="ko-KR"/>
          </w:rPr>
          <w:t xml:space="preserve"> </w:t>
        </w:r>
      </w:ins>
      <w:ins w:id="146" w:author="cs park" w:date="2026-05-26T17:05:00Z" w16du:dateUtc="2026-05-26T08:05:00Z">
        <w:del w:id="147" w:author="HOANG VAN HA" w:date="2026-05-27T14:33:00Z" w16du:dateUtc="2026-05-27T05:33:00Z">
          <w:r w:rsidR="00F71A7B" w:rsidDel="00D76485">
            <w:rPr>
              <w:rFonts w:eastAsiaTheme="minorEastAsia" w:hint="eastAsia"/>
              <w:lang w:eastAsia="ko-KR"/>
            </w:rPr>
            <w:delText xml:space="preserve"> </w:delText>
          </w:r>
        </w:del>
        <w:del w:id="148" w:author="HOANG VAN HA" w:date="2026-05-27T14:35:00Z" w16du:dateUtc="2026-05-27T05:35:00Z">
          <w:r w:rsidR="00F71A7B" w:rsidDel="00AE6C3A">
            <w:delText xml:space="preserve">inherent in </w:delText>
          </w:r>
        </w:del>
        <w:r w:rsidR="00F71A7B">
          <w:t>video</w:t>
        </w:r>
      </w:ins>
      <w:ins w:id="149" w:author="HOANG VAN HA" w:date="2026-05-27T14:36:00Z" w16du:dateUtc="2026-05-27T05:36:00Z">
        <w:r w:rsidR="00AE6C3A">
          <w:t xml:space="preserve"> sequences</w:t>
        </w:r>
      </w:ins>
      <w:ins w:id="150" w:author="cs park" w:date="2026-05-26T17:05:00Z" w16du:dateUtc="2026-05-26T08:05:00Z">
        <w:del w:id="151" w:author="HOANG VAN HA" w:date="2026-05-27T14:36:00Z" w16du:dateUtc="2026-05-27T05:36:00Z">
          <w:r w:rsidR="00F71A7B" w:rsidDel="00AE6C3A">
            <w:delText xml:space="preserve"> data</w:delText>
          </w:r>
        </w:del>
      </w:ins>
      <w:ins w:id="152" w:author="cs park" w:date="2026-05-26T17:01:00Z" w16du:dateUtc="2026-05-26T08:01:00Z">
        <w:del w:id="153" w:author="HOANG VAN HA" w:date="2026-05-27T14:33:00Z" w16du:dateUtc="2026-05-27T05:33:00Z">
          <w:r w:rsidR="00F71A7B" w:rsidDel="00D76485">
            <w:delText xml:space="preserve"> such as motion</w:delText>
          </w:r>
        </w:del>
        <w:r w:rsidR="00F71A7B">
          <w:t>.</w:t>
        </w:r>
      </w:ins>
      <w:ins w:id="154" w:author="HOANG VAN HA" w:date="2026-05-27T14:43:00Z" w16du:dateUtc="2026-05-27T05:43:00Z">
        <w:r w:rsidR="000C08EF">
          <w:t xml:space="preserve"> </w:t>
        </w:r>
      </w:ins>
      <w:ins w:id="155" w:author="cs park" w:date="2026-05-26T17:01:00Z" w16du:dateUtc="2026-05-26T08:01:00Z">
        <w:del w:id="156" w:author="HOANG VAN HA" w:date="2026-05-27T14:38:00Z" w16du:dateUtc="2026-05-27T05:38:00Z">
          <w:r w:rsidR="00F71A7B" w:rsidDel="00070D9D">
            <w:delText xml:space="preserve"> </w:delText>
          </w:r>
        </w:del>
      </w:ins>
      <w:ins w:id="157" w:author="HOANG VAN HA" w:date="2026-05-27T14:43:00Z" w16du:dateUtc="2026-05-27T05:43:00Z">
        <w:r w:rsidR="000C08EF" w:rsidRPr="000C08EF">
          <w:t>Second, in surveillance scenarios, particularly in indoor environments, video streams</w:t>
        </w:r>
        <w:r w:rsidR="000C08EF">
          <w:t xml:space="preserve"> can </w:t>
        </w:r>
        <w:r w:rsidR="000C08EF" w:rsidRPr="00070D9D">
          <w:t>exhibit</w:t>
        </w:r>
      </w:ins>
      <w:ins w:id="158" w:author="HOANG VAN HA" w:date="2026-05-27T14:38:00Z">
        <w:r w:rsidR="00070D9D" w:rsidRPr="00070D9D">
          <w:t xml:space="preserve"> minimal visual variation across consecutive frames due to static scene content. Indiscriminately applying computationally intensive DL models to every frame </w:t>
        </w:r>
      </w:ins>
      <w:ins w:id="159" w:author="HOANG VAN HA" w:date="2026-05-27T14:41:00Z">
        <w:r w:rsidR="000C08EF" w:rsidRPr="000C08EF">
          <w:rPr>
            <w:rPrChange w:id="160" w:author="HOANG VAN HA" w:date="2026-05-27T14:41:00Z" w16du:dateUtc="2026-05-27T05:41:00Z">
              <w:rPr>
                <w:b/>
                <w:bCs/>
              </w:rPr>
            </w:rPrChange>
          </w:rPr>
          <w:t>under these conditions</w:t>
        </w:r>
      </w:ins>
      <w:ins w:id="161" w:author="HOANG VAN HA" w:date="2026-05-27T14:41:00Z" w16du:dateUtc="2026-05-27T05:41:00Z">
        <w:r w:rsidR="000C08EF">
          <w:t xml:space="preserve"> </w:t>
        </w:r>
      </w:ins>
      <w:ins w:id="162" w:author="HOANG VAN HA" w:date="2026-05-27T14:38:00Z">
        <w:r w:rsidR="00070D9D" w:rsidRPr="00070D9D">
          <w:t>introduces significant processing redundancy, increasing latency and computational overhead without improving detection performance</w:t>
        </w:r>
      </w:ins>
      <w:ins w:id="163" w:author="cs park" w:date="2026-05-26T17:01:00Z" w16du:dateUtc="2026-05-26T08:01:00Z">
        <w:del w:id="164" w:author="HOANG VAN HA" w:date="2026-05-27T14:38:00Z" w16du:dateUtc="2026-05-27T05:38:00Z">
          <w:r w:rsidR="00F71A7B" w:rsidDel="00070D9D">
            <w:delText xml:space="preserve">Second, in surveillance scenarios, particularly in </w:delText>
          </w:r>
          <w:r w:rsidR="00F71A7B" w:rsidDel="00070D9D">
            <w:rPr>
              <w:b/>
            </w:rPr>
            <w:delText xml:space="preserve">indoor </w:delText>
          </w:r>
          <w:r w:rsidR="00F71A7B" w:rsidDel="00070D9D">
            <w:delText xml:space="preserve">environments, consecutive frames often </w:delText>
          </w:r>
        </w:del>
      </w:ins>
      <w:ins w:id="165" w:author="cs park" w:date="2026-05-26T17:06:00Z" w16du:dateUtc="2026-05-26T08:06:00Z">
        <w:del w:id="166" w:author="HOANG VAN HA" w:date="2026-05-27T14:38:00Z" w16du:dateUtc="2026-05-27T05:38:00Z">
          <w:r w:rsidR="00F71A7B" w:rsidDel="00070D9D">
            <w:rPr>
              <w:rFonts w:eastAsiaTheme="minorEastAsia" w:hint="eastAsia"/>
              <w:lang w:eastAsia="ko-KR"/>
            </w:rPr>
            <w:delText>contain little visual</w:delText>
          </w:r>
        </w:del>
      </w:ins>
      <w:ins w:id="167" w:author="cs park" w:date="2026-05-26T17:01:00Z" w16du:dateUtc="2026-05-26T08:01:00Z">
        <w:del w:id="168" w:author="HOANG VAN HA" w:date="2026-05-27T14:38:00Z" w16du:dateUtc="2026-05-27T05:38:00Z">
          <w:r w:rsidR="00F71A7B" w:rsidDel="00070D9D">
            <w:delText xml:space="preserve"> variation due to static scene content. Applying </w:delText>
          </w:r>
        </w:del>
      </w:ins>
      <w:ins w:id="169" w:author="cs park" w:date="2026-05-26T17:07:00Z" w16du:dateUtc="2026-05-26T08:07:00Z">
        <w:del w:id="170" w:author="HOANG VAN HA" w:date="2026-05-27T14:38:00Z" w16du:dateUtc="2026-05-27T05:38:00Z">
          <w:r w:rsidR="00F71A7B" w:rsidDel="00070D9D">
            <w:rPr>
              <w:rFonts w:eastAsiaTheme="minorEastAsia" w:hint="eastAsia"/>
              <w:lang w:eastAsia="ko-KR"/>
            </w:rPr>
            <w:delText xml:space="preserve">computationally intensive </w:delText>
          </w:r>
        </w:del>
      </w:ins>
      <w:ins w:id="171" w:author="cs park" w:date="2026-05-26T17:01:00Z" w16du:dateUtc="2026-05-26T08:01:00Z">
        <w:del w:id="172" w:author="HOANG VAN HA" w:date="2026-05-27T14:38:00Z" w16du:dateUtc="2026-05-27T05:38:00Z">
          <w:r w:rsidR="00F71A7B" w:rsidDel="00070D9D">
            <w:delText>DL model</w:delText>
          </w:r>
        </w:del>
      </w:ins>
      <w:ins w:id="173" w:author="cs park" w:date="2026-05-26T17:07:00Z" w16du:dateUtc="2026-05-26T08:07:00Z">
        <w:del w:id="174" w:author="HOANG VAN HA" w:date="2026-05-27T14:38:00Z" w16du:dateUtc="2026-05-27T05:38:00Z">
          <w:r w:rsidR="00F71A7B" w:rsidDel="00070D9D">
            <w:rPr>
              <w:rFonts w:eastAsiaTheme="minorEastAsia" w:hint="eastAsia"/>
              <w:lang w:eastAsia="ko-KR"/>
            </w:rPr>
            <w:delText>s</w:delText>
          </w:r>
        </w:del>
      </w:ins>
      <w:ins w:id="175" w:author="cs park" w:date="2026-05-26T17:01:00Z" w16du:dateUtc="2026-05-26T08:01:00Z">
        <w:del w:id="176" w:author="HOANG VAN HA" w:date="2026-05-27T14:38:00Z" w16du:dateUtc="2026-05-27T05:38:00Z">
          <w:r w:rsidR="00F71A7B" w:rsidDel="00070D9D">
            <w:delText xml:space="preserve"> indiscriminately to every frame under such conditions</w:delText>
          </w:r>
        </w:del>
      </w:ins>
      <w:ins w:id="177" w:author="cs park" w:date="2026-05-26T17:08:00Z" w16du:dateUtc="2026-05-26T08:08:00Z">
        <w:del w:id="178" w:author="HOANG VAN HA" w:date="2026-05-27T14:38:00Z" w16du:dateUtc="2026-05-27T05:38:00Z">
          <w:r w:rsidR="00F71A7B" w:rsidDel="00070D9D">
            <w:rPr>
              <w:rFonts w:eastAsiaTheme="minorEastAsia" w:hint="eastAsia"/>
              <w:lang w:eastAsia="ko-KR"/>
            </w:rPr>
            <w:delText xml:space="preserve"> leads to substantial redundant </w:delText>
          </w:r>
        </w:del>
      </w:ins>
      <w:ins w:id="179" w:author="cs park" w:date="2026-05-26T17:01:00Z" w16du:dateUtc="2026-05-26T08:01:00Z">
        <w:del w:id="180" w:author="HOANG VAN HA" w:date="2026-05-27T14:38:00Z" w16du:dateUtc="2026-05-27T05:38:00Z">
          <w:r w:rsidR="00F71A7B" w:rsidDel="00070D9D">
            <w:delText>computation, increasing processing cost and latency without contributing to detection performance</w:delText>
          </w:r>
        </w:del>
        <w:r w:rsidR="00F71A7B">
          <w:t>.</w:t>
        </w:r>
      </w:ins>
      <w:ins w:id="181" w:author="HOANG VAN HA" w:date="2026-05-27T14:52:00Z" w16du:dateUtc="2026-05-27T05:52:00Z">
        <w:r w:rsidR="00546583">
          <w:t xml:space="preserve"> </w:t>
        </w:r>
      </w:ins>
      <w:ins w:id="182" w:author="cs park" w:date="2026-05-26T17:01:00Z" w16du:dateUtc="2026-05-26T08:01:00Z">
        <w:del w:id="183" w:author="HOANG VAN HA" w:date="2026-05-27T14:52:00Z" w16du:dateUtc="2026-05-27T05:52:00Z">
          <w:r w:rsidR="00F71A7B" w:rsidDel="00546583">
            <w:delText xml:space="preserve"> </w:delText>
          </w:r>
        </w:del>
        <w:r w:rsidR="00F71A7B">
          <w:t xml:space="preserve">This inefficiency is further </w:t>
        </w:r>
        <w:del w:id="184" w:author="HOANG VAN HA" w:date="2026-05-27T14:45:00Z" w16du:dateUtc="2026-05-27T05:45:00Z">
          <w:r w:rsidR="00F71A7B" w:rsidDel="001E4C5B">
            <w:delText xml:space="preserve">compounded </w:delText>
          </w:r>
        </w:del>
      </w:ins>
      <w:ins w:id="185" w:author="HOANG VAN HA" w:date="2026-05-27T14:45:00Z">
        <w:r w:rsidR="001E4C5B" w:rsidRPr="001E4C5B">
          <w:t xml:space="preserve">amplified </w:t>
        </w:r>
      </w:ins>
      <w:ins w:id="186" w:author="cs park" w:date="2026-05-26T17:01:00Z" w16du:dateUtc="2026-05-26T08:01:00Z">
        <w:r w:rsidR="00F71A7B">
          <w:t>by the well-known accuracy-efficiency trade-off in DL</w:t>
        </w:r>
      </w:ins>
      <w:ins w:id="187" w:author="HOANG VAN HA" w:date="2026-05-27T14:45:00Z" w16du:dateUtc="2026-05-27T05:45:00Z">
        <w:r w:rsidR="001E4C5B">
          <w:rPr>
            <w:rFonts w:eastAsiaTheme="minorEastAsia"/>
            <w:lang w:eastAsia="ko-KR"/>
          </w:rPr>
          <w:t xml:space="preserve">: </w:t>
        </w:r>
      </w:ins>
      <w:ins w:id="188" w:author="cs park" w:date="2026-05-26T17:09:00Z" w16du:dateUtc="2026-05-26T08:09:00Z">
        <w:del w:id="189" w:author="HOANG VAN HA" w:date="2026-05-27T14:45:00Z" w16du:dateUtc="2026-05-27T05:45:00Z">
          <w:r w:rsidR="0033226C" w:rsidDel="001E4C5B">
            <w:rPr>
              <w:rFonts w:eastAsiaTheme="minorEastAsia" w:hint="eastAsia"/>
              <w:lang w:eastAsia="ko-KR"/>
            </w:rPr>
            <w:delText xml:space="preserve">, where </w:delText>
          </w:r>
        </w:del>
      </w:ins>
      <w:ins w:id="190" w:author="HOANG VAN HA" w:date="2026-05-27T14:46:00Z">
        <w:r w:rsidR="001E4C5B" w:rsidRPr="001E4C5B">
          <w:rPr>
            <w:rFonts w:eastAsiaTheme="minorEastAsia"/>
            <w:lang w:eastAsia="ko-KR"/>
          </w:rPr>
          <w:t>high-accuracy models</w:t>
        </w:r>
      </w:ins>
      <w:ins w:id="191" w:author="HOANG VAN HA" w:date="2026-05-27T14:50:00Z" w16du:dateUtc="2026-05-27T05:50:00Z">
        <w:r w:rsidR="001A61D2" w:rsidRPr="001A61D2">
          <w:t xml:space="preserve"> </w:t>
        </w:r>
        <w:r w:rsidR="001A61D2" w:rsidRPr="001A61D2">
          <w:rPr>
            <w:rFonts w:eastAsiaTheme="minorEastAsia"/>
            <w:lang w:eastAsia="ko-KR"/>
          </w:rPr>
          <w:t>typically demand</w:t>
        </w:r>
      </w:ins>
      <w:ins w:id="192" w:author="HOANG VAN HA" w:date="2026-05-27T14:56:00Z" w16du:dateUtc="2026-05-27T05:56:00Z">
        <w:r w:rsidR="008B0855">
          <w:rPr>
            <w:rFonts w:eastAsiaTheme="minorEastAsia"/>
            <w:lang w:eastAsia="ko-KR"/>
          </w:rPr>
          <w:t xml:space="preserve"> </w:t>
        </w:r>
        <w:r w:rsidR="008B0855" w:rsidRPr="008B0855">
          <w:rPr>
            <w:rFonts w:eastAsiaTheme="minorEastAsia"/>
            <w:lang w:eastAsia="ko-KR"/>
          </w:rPr>
          <w:t>substantial</w:t>
        </w:r>
        <w:r w:rsidR="008B0855">
          <w:rPr>
            <w:rFonts w:eastAsiaTheme="minorEastAsia"/>
            <w:lang w:eastAsia="ko-KR"/>
          </w:rPr>
          <w:t xml:space="preserve"> </w:t>
        </w:r>
      </w:ins>
      <w:ins w:id="193" w:author="HOANG VAN HA" w:date="2026-05-27T14:50:00Z" w16du:dateUtc="2026-05-27T05:50:00Z">
        <w:r w:rsidR="001A61D2" w:rsidRPr="001A61D2">
          <w:rPr>
            <w:rFonts w:eastAsiaTheme="minorEastAsia"/>
            <w:lang w:eastAsia="ko-KR"/>
          </w:rPr>
          <w:t>computational resources</w:t>
        </w:r>
      </w:ins>
      <w:ins w:id="194" w:author="HOANG VAN HA" w:date="2026-05-27T14:46:00Z">
        <w:r w:rsidR="001E4C5B" w:rsidRPr="001E4C5B">
          <w:rPr>
            <w:rFonts w:eastAsiaTheme="minorEastAsia"/>
            <w:lang w:eastAsia="ko-KR"/>
          </w:rPr>
          <w:t>, and indiscriminate frame processing amplifies resource demands,</w:t>
        </w:r>
      </w:ins>
      <w:ins w:id="195" w:author="HOANG VAN HA" w:date="2026-05-27T14:51:00Z" w16du:dateUtc="2026-05-27T05:51:00Z">
        <w:r w:rsidR="001A61D2">
          <w:rPr>
            <w:rFonts w:eastAsiaTheme="minorEastAsia"/>
            <w:lang w:eastAsia="ko-KR"/>
          </w:rPr>
          <w:t xml:space="preserve"> and</w:t>
        </w:r>
        <w:r w:rsidR="001A61D2">
          <w:rPr>
            <w:rFonts w:ascii="Georgia" w:hAnsi="Georgia"/>
            <w:color w:val="D6D5D4"/>
          </w:rPr>
          <w:t xml:space="preserve"> </w:t>
        </w:r>
      </w:ins>
      <w:ins w:id="196" w:author="HOANG VAN HA" w:date="2026-05-27T14:51:00Z">
        <w:r w:rsidR="001A61D2" w:rsidRPr="001A61D2">
          <w:rPr>
            <w:rFonts w:eastAsiaTheme="minorEastAsia"/>
            <w:lang w:eastAsia="ko-KR"/>
          </w:rPr>
          <w:t>indiscriminate per-frame inference magnifies these demands, posing a significant barrier to real-time deployment</w:t>
        </w:r>
      </w:ins>
      <w:ins w:id="197" w:author="HOANG VAN HA" w:date="2026-05-27T14:46:00Z">
        <w:r w:rsidR="001E4C5B" w:rsidRPr="001E4C5B">
          <w:rPr>
            <w:rFonts w:eastAsiaTheme="minorEastAsia"/>
            <w:lang w:eastAsia="ko-KR"/>
          </w:rPr>
          <w:t>.</w:t>
        </w:r>
        <w:r w:rsidR="001E4C5B" w:rsidRPr="001E4C5B" w:rsidDel="001E4C5B">
          <w:rPr>
            <w:rFonts w:eastAsiaTheme="minorEastAsia"/>
            <w:lang w:eastAsia="ko-KR"/>
          </w:rPr>
          <w:t xml:space="preserve"> </w:t>
        </w:r>
      </w:ins>
      <w:ins w:id="198" w:author="cs park" w:date="2026-05-26T17:09:00Z" w16du:dateUtc="2026-05-26T08:09:00Z">
        <w:del w:id="199" w:author="HOANG VAN HA" w:date="2026-05-27T14:46:00Z" w16du:dateUtc="2026-05-27T05:46:00Z">
          <w:r w:rsidR="0033226C" w:rsidDel="001E4C5B">
            <w:rPr>
              <w:rFonts w:eastAsiaTheme="minorEastAsia" w:hint="eastAsia"/>
              <w:lang w:eastAsia="ko-KR"/>
            </w:rPr>
            <w:delText xml:space="preserve">higher </w:delText>
          </w:r>
        </w:del>
      </w:ins>
      <w:ins w:id="200" w:author="cs park" w:date="2026-05-26T17:10:00Z" w16du:dateUtc="2026-05-26T08:10:00Z">
        <w:del w:id="201" w:author="HOANG VAN HA" w:date="2026-05-27T14:46:00Z" w16du:dateUtc="2026-05-27T05:46:00Z">
          <w:r w:rsidR="0033226C" w:rsidDel="001E4C5B">
            <w:rPr>
              <w:rFonts w:eastAsiaTheme="minorEastAsia" w:hint="eastAsia"/>
              <w:lang w:eastAsia="ko-KR"/>
            </w:rPr>
            <w:delText xml:space="preserve">accuracy </w:delText>
          </w:r>
        </w:del>
      </w:ins>
      <w:ins w:id="202" w:author="cs park" w:date="2026-05-26T17:16:00Z" w16du:dateUtc="2026-05-26T08:16:00Z">
        <w:del w:id="203" w:author="HOANG VAN HA" w:date="2026-05-27T14:46:00Z" w16du:dateUtc="2026-05-27T05:46:00Z">
          <w:r w:rsidR="0033226C" w:rsidDel="001E4C5B">
            <w:rPr>
              <w:rFonts w:eastAsiaTheme="minorEastAsia" w:hint="eastAsia"/>
              <w:lang w:eastAsia="ko-KR"/>
            </w:rPr>
            <w:delText xml:space="preserve">typically </w:delText>
          </w:r>
        </w:del>
      </w:ins>
      <w:ins w:id="204" w:author="cs park" w:date="2026-05-26T17:10:00Z" w16du:dateUtc="2026-05-26T08:10:00Z">
        <w:del w:id="205" w:author="HOANG VAN HA" w:date="2026-05-27T14:46:00Z" w16du:dateUtc="2026-05-27T05:46:00Z">
          <w:r w:rsidR="0033226C" w:rsidDel="001E4C5B">
            <w:rPr>
              <w:rFonts w:eastAsiaTheme="minorEastAsia" w:hint="eastAsia"/>
              <w:lang w:eastAsia="ko-KR"/>
            </w:rPr>
            <w:delText xml:space="preserve">requires </w:delText>
          </w:r>
        </w:del>
      </w:ins>
      <w:ins w:id="206" w:author="cs park" w:date="2026-05-26T17:01:00Z" w16du:dateUtc="2026-05-26T08:01:00Z">
        <w:del w:id="207" w:author="HOANG VAN HA" w:date="2026-05-27T14:46:00Z" w16du:dateUtc="2026-05-27T05:46:00Z">
          <w:r w:rsidR="00F71A7B" w:rsidDel="001E4C5B">
            <w:delText xml:space="preserve">more computationally </w:delText>
          </w:r>
        </w:del>
      </w:ins>
      <w:ins w:id="208" w:author="cs park" w:date="2026-05-26T17:10:00Z" w16du:dateUtc="2026-05-26T08:10:00Z">
        <w:del w:id="209" w:author="HOANG VAN HA" w:date="2026-05-27T14:46:00Z" w16du:dateUtc="2026-05-27T05:46:00Z">
          <w:r w:rsidR="0033226C" w:rsidDel="001E4C5B">
            <w:rPr>
              <w:rFonts w:eastAsiaTheme="minorEastAsia" w:hint="eastAsia"/>
              <w:lang w:eastAsia="ko-KR"/>
            </w:rPr>
            <w:delText>expensive models</w:delText>
          </w:r>
        </w:del>
      </w:ins>
      <w:ins w:id="210" w:author="cs park" w:date="2026-05-26T17:13:00Z" w16du:dateUtc="2026-05-26T08:13:00Z">
        <w:del w:id="211" w:author="HOANG VAN HA" w:date="2026-05-27T14:46:00Z" w16du:dateUtc="2026-05-27T05:46:00Z">
          <w:r w:rsidR="0033226C" w:rsidDel="001E4C5B">
            <w:rPr>
              <w:rFonts w:eastAsiaTheme="minorEastAsia" w:hint="eastAsia"/>
              <w:lang w:eastAsia="ko-KR"/>
            </w:rPr>
            <w:delText xml:space="preserve">. </w:delText>
          </w:r>
        </w:del>
      </w:ins>
      <w:ins w:id="212" w:author="cs park" w:date="2026-05-26T17:14:00Z" w16du:dateUtc="2026-05-26T08:14:00Z">
        <w:del w:id="213" w:author="HOANG VAN HA" w:date="2026-05-27T14:46:00Z" w16du:dateUtc="2026-05-27T05:46:00Z">
          <w:r w:rsidR="0033226C" w:rsidDel="001E4C5B">
            <w:rPr>
              <w:rFonts w:eastAsiaTheme="minorEastAsia" w:hint="eastAsia"/>
              <w:lang w:eastAsia="ko-KR"/>
            </w:rPr>
            <w:delText>I</w:delText>
          </w:r>
        </w:del>
      </w:ins>
      <w:ins w:id="214" w:author="cs park" w:date="2026-05-26T17:01:00Z" w16du:dateUtc="2026-05-26T08:01:00Z">
        <w:del w:id="215" w:author="HOANG VAN HA" w:date="2026-05-27T14:46:00Z" w16du:dateUtc="2026-05-27T05:46:00Z">
          <w:r w:rsidR="00F71A7B" w:rsidDel="001E4C5B">
            <w:delText xml:space="preserve">ntensive and redundant frame processing </w:delText>
          </w:r>
        </w:del>
      </w:ins>
      <w:ins w:id="216" w:author="cs park" w:date="2026-05-26T17:15:00Z" w16du:dateUtc="2026-05-26T08:15:00Z">
        <w:del w:id="217" w:author="HOANG VAN HA" w:date="2026-05-27T14:46:00Z" w16du:dateUtc="2026-05-27T05:46:00Z">
          <w:r w:rsidR="0033226C" w:rsidDel="001E4C5B">
            <w:rPr>
              <w:rFonts w:eastAsiaTheme="minorEastAsia" w:hint="eastAsia"/>
              <w:lang w:eastAsia="ko-KR"/>
            </w:rPr>
            <w:delText xml:space="preserve">further </w:delText>
          </w:r>
        </w:del>
      </w:ins>
      <w:ins w:id="218" w:author="cs park" w:date="2026-05-26T17:01:00Z" w16du:dateUtc="2026-05-26T08:01:00Z">
        <w:del w:id="219" w:author="HOANG VAN HA" w:date="2026-05-27T14:46:00Z" w16du:dateUtc="2026-05-27T05:46:00Z">
          <w:r w:rsidR="00F71A7B" w:rsidDel="001E4C5B">
            <w:delText xml:space="preserve">amplifies </w:delText>
          </w:r>
        </w:del>
      </w:ins>
      <w:ins w:id="220" w:author="cs park" w:date="2026-05-26T17:15:00Z">
        <w:del w:id="221" w:author="HOANG VAN HA" w:date="2026-05-27T14:46:00Z" w16du:dateUtc="2026-05-27T05:46:00Z">
          <w:r w:rsidR="0033226C" w:rsidRPr="0033226C" w:rsidDel="001E4C5B">
            <w:delText>the computational burden</w:delText>
          </w:r>
        </w:del>
      </w:ins>
      <w:ins w:id="222" w:author="cs park" w:date="2026-05-26T17:01:00Z" w16du:dateUtc="2026-05-26T08:01:00Z">
        <w:del w:id="223" w:author="HOANG VAN HA" w:date="2026-05-27T14:46:00Z" w16du:dateUtc="2026-05-27T05:46:00Z">
          <w:r w:rsidR="00F71A7B" w:rsidDel="001E4C5B">
            <w:delText>, rendering real-time performance difficult to achieve.</w:delText>
          </w:r>
        </w:del>
      </w:ins>
    </w:p>
    <w:p w14:paraId="1DD9D879" w14:textId="51BF6B65" w:rsidR="00357641" w:rsidDel="00F71A7B" w:rsidRDefault="00000000">
      <w:pPr>
        <w:ind w:left="47" w:right="20"/>
        <w:rPr>
          <w:del w:id="224" w:author="cs park" w:date="2026-05-26T17:01:00Z" w16du:dateUtc="2026-05-26T08:01:00Z"/>
        </w:rPr>
      </w:pPr>
      <w:del w:id="225" w:author="cs park" w:date="2026-05-26T17:01:00Z" w16du:dateUtc="2026-05-26T08:01:00Z">
        <w:r w:rsidDel="00F71A7B">
          <w:delText xml:space="preserve">Numerous fire and smoke detection methods leveraging deep learning </w:delText>
        </w:r>
        <w:r w:rsidDel="00F71A7B">
          <w:rPr>
            <w:sz w:val="18"/>
          </w:rPr>
          <w:delText>(</w:delText>
        </w:r>
        <w:r w:rsidDel="00F71A7B">
          <w:delText>DL</w:delText>
        </w:r>
        <w:r w:rsidDel="00F71A7B">
          <w:rPr>
            <w:sz w:val="18"/>
          </w:rPr>
          <w:delText xml:space="preserve">) </w:delText>
        </w:r>
        <w:r w:rsidDel="00F71A7B">
          <w:delText xml:space="preserve">have been proposed in recent years </w:delText>
        </w:r>
        <w:r w:rsidDel="00F71A7B">
          <w:rPr>
            <w:color w:val="0000FF"/>
            <w:sz w:val="18"/>
          </w:rPr>
          <w:delText>[</w:delText>
        </w:r>
        <w:r w:rsidDel="00F71A7B">
          <w:rPr>
            <w:color w:val="0000FF"/>
          </w:rPr>
          <w:delText>3</w:delText>
        </w:r>
        <w:r w:rsidDel="00F71A7B">
          <w:rPr>
            <w:color w:val="0000FF"/>
            <w:sz w:val="18"/>
          </w:rPr>
          <w:delText>]</w:delText>
        </w:r>
        <w:r w:rsidDel="00F71A7B">
          <w:delText xml:space="preserve">, </w:delText>
        </w:r>
        <w:r w:rsidDel="00F71A7B">
          <w:rPr>
            <w:color w:val="0000FF"/>
            <w:sz w:val="18"/>
          </w:rPr>
          <w:delText>[</w:delText>
        </w:r>
        <w:r w:rsidDel="00F71A7B">
          <w:rPr>
            <w:color w:val="0000FF"/>
          </w:rPr>
          <w:delText>4</w:delText>
        </w:r>
        <w:r w:rsidDel="00F71A7B">
          <w:rPr>
            <w:color w:val="0000FF"/>
            <w:sz w:val="18"/>
          </w:rPr>
          <w:delText>]</w:delText>
        </w:r>
        <w:r w:rsidDel="00F71A7B">
          <w:delText xml:space="preserve">. In practical deployments, these systems are commonly applied to CCTV video streams, where DL-based classifiers or object detectors perform inference on each frame individually. Although this frame-wise paradigm is straightforward to implement, it exhibits two key limitations. First, it relies exclusively on spatial information within individual frames, neglecting temporal cues, such as motion, inherent in video data. Second, in surveillance scenarios, particularly in </w:delText>
        </w:r>
        <w:r w:rsidDel="00F71A7B">
          <w:rPr>
            <w:b/>
          </w:rPr>
          <w:delText xml:space="preserve">indoor </w:delText>
        </w:r>
        <w:r w:rsidDel="00F71A7B">
          <w:delText>environments, consecutive frames often exhibit minimal variation due to static scene content. Applying a DL model indiscriminately to every frame under such conditions is computationally redundant, increasing processing cost and latency without contributing to detection performance. This inefficiency is further compounded by the well-known accuracy-efficiency trade-off in DL: more accurate models are generally more computationally intensive, and redundant frame processing amplifies these demands, rendering real-time performance difficult to achieve.</w:delText>
        </w:r>
      </w:del>
    </w:p>
    <w:p w14:paraId="49525214" w14:textId="5E68252C" w:rsidR="00357641" w:rsidRDefault="00000000">
      <w:pPr>
        <w:ind w:left="47" w:right="20"/>
      </w:pPr>
      <w:r>
        <w:t xml:space="preserve">A common strategy </w:t>
      </w:r>
      <w:ins w:id="226" w:author="HOANG VAN HA" w:date="2026-05-27T15:00:00Z" w16du:dateUtc="2026-05-27T06:00:00Z">
        <w:r w:rsidR="0056273B">
          <w:t>for</w:t>
        </w:r>
      </w:ins>
      <w:del w:id="227" w:author="HOANG VAN HA" w:date="2026-05-27T15:00:00Z" w16du:dateUtc="2026-05-27T06:00:00Z">
        <w:r w:rsidDel="0056273B">
          <w:delText>to</w:delText>
        </w:r>
      </w:del>
      <w:r>
        <w:t xml:space="preserve"> reduc</w:t>
      </w:r>
      <w:ins w:id="228" w:author="HOANG VAN HA" w:date="2026-05-27T15:00:00Z" w16du:dateUtc="2026-05-27T06:00:00Z">
        <w:r w:rsidR="0056273B">
          <w:t>ing</w:t>
        </w:r>
      </w:ins>
      <w:del w:id="229" w:author="HOANG VAN HA" w:date="2026-05-27T15:00:00Z" w16du:dateUtc="2026-05-27T06:00:00Z">
        <w:r w:rsidDel="0056273B">
          <w:delText>e</w:delText>
        </w:r>
      </w:del>
      <w:r>
        <w:t xml:space="preserve"> inference </w:t>
      </w:r>
      <w:del w:id="230" w:author="HOANG VAN HA" w:date="2026-05-27T15:00:00Z" w16du:dateUtc="2026-05-27T06:00:00Z">
        <w:r w:rsidDel="0056273B">
          <w:delText>cost</w:delText>
        </w:r>
      </w:del>
      <w:ins w:id="231" w:author="HOANG VAN HA" w:date="2026-05-27T15:00:00Z" w16du:dateUtc="2026-05-27T06:00:00Z">
        <w:r w:rsidR="0056273B">
          <w:t>cost</w:t>
        </w:r>
      </w:ins>
      <w:r>
        <w:t xml:space="preserve"> is to substitute</w:t>
      </w:r>
      <w:ins w:id="232" w:author="HOANG VAN HA" w:date="2026-05-27T14:58:00Z" w16du:dateUtc="2026-05-27T05:58:00Z">
        <w:r w:rsidR="008B0855" w:rsidRPr="008B0855">
          <w:rPr>
            <w:rFonts w:ascii="Georgia" w:hAnsi="Georgia"/>
            <w:color w:val="D6D5D4"/>
          </w:rPr>
          <w:t xml:space="preserve"> </w:t>
        </w:r>
      </w:ins>
      <w:ins w:id="233" w:author="HOANG VAN HA" w:date="2026-05-27T14:58:00Z">
        <w:r w:rsidR="008B0855" w:rsidRPr="008B0855">
          <w:t>a high-complexity model with a lightweight alternative</w:t>
        </w:r>
      </w:ins>
      <w:del w:id="234" w:author="HOANG VAN HA" w:date="2026-05-27T14:58:00Z" w16du:dateUtc="2026-05-27T05:58:00Z">
        <w:r w:rsidDel="008B0855">
          <w:delText xml:space="preserve"> a heavy, high-accuracy DL model with a lighter alternative</w:delText>
        </w:r>
      </w:del>
      <w:r>
        <w:t>; however, this</w:t>
      </w:r>
      <w:ins w:id="235" w:author="HOANG VAN HA" w:date="2026-05-27T15:01:00Z" w16du:dateUtc="2026-05-27T06:01:00Z">
        <w:r w:rsidR="0056273B">
          <w:t xml:space="preserve"> approach</w:t>
        </w:r>
      </w:ins>
      <w:del w:id="236" w:author="HOANG VAN HA" w:date="2026-05-27T15:01:00Z" w16du:dateUtc="2026-05-27T06:01:00Z">
        <w:r w:rsidDel="0056273B">
          <w:delText xml:space="preserve"> </w:delText>
        </w:r>
      </w:del>
      <w:r>
        <w:t xml:space="preserve">typically </w:t>
      </w:r>
      <w:ins w:id="237" w:author="HOANG VAN HA" w:date="2026-05-27T14:59:00Z" w16du:dateUtc="2026-05-27T05:59:00Z">
        <w:r w:rsidR="008B0855" w:rsidRPr="008B0855">
          <w:t>compromises</w:t>
        </w:r>
        <w:r w:rsidR="008B0855" w:rsidRPr="008B0855" w:rsidDel="008B0855">
          <w:t xml:space="preserve"> </w:t>
        </w:r>
      </w:ins>
      <w:del w:id="238" w:author="HOANG VAN HA" w:date="2026-05-27T14:59:00Z" w16du:dateUtc="2026-05-27T05:59:00Z">
        <w:r w:rsidDel="008B0855">
          <w:delText xml:space="preserve">degrades </w:delText>
        </w:r>
      </w:del>
      <w:r>
        <w:t>detection reliability</w:t>
      </w:r>
      <w:ins w:id="239" w:author="HOANG VAN HA" w:date="2026-05-27T15:00:00Z" w16du:dateUtc="2026-05-27T06:00:00Z">
        <w:r w:rsidR="0056273B">
          <w:t xml:space="preserve"> </w:t>
        </w:r>
        <w:r w:rsidR="0056273B">
          <w:rPr>
            <w:rFonts w:ascii="Courier New" w:hAnsi="Courier New" w:cs="Courier New"/>
          </w:rPr>
          <w:t>­</w:t>
        </w:r>
      </w:ins>
      <w:ins w:id="240" w:author="HOANG VAN HA" w:date="2026-05-27T14:59:00Z" w16du:dateUtc="2026-05-27T05:59:00Z">
        <w:r w:rsidR="0056273B">
          <w:t xml:space="preserve"> </w:t>
        </w:r>
      </w:ins>
      <w:ins w:id="241" w:author="HOANG VAN HA" w:date="2026-05-27T14:59:00Z">
        <w:r w:rsidR="0056273B" w:rsidRPr="0056273B">
          <w:t>an unacceptable trade-off in safety-critical applications such as fire and smoke surveillance</w:t>
        </w:r>
      </w:ins>
      <w:del w:id="242" w:author="HOANG VAN HA" w:date="2026-05-27T14:59:00Z" w16du:dateUtc="2026-05-27T05:59:00Z">
        <w:r w:rsidDel="0056273B">
          <w:delText>, an unacceptable compromise in safety-critical applications such as fire and smoke detection</w:delText>
        </w:r>
      </w:del>
      <w:r>
        <w:t xml:space="preserve">. This study </w:t>
      </w:r>
      <w:ins w:id="243" w:author="HOANG VAN HA" w:date="2026-05-27T15:01:00Z">
        <w:r w:rsidR="0056273B" w:rsidRPr="0056273B">
          <w:t>adopts</w:t>
        </w:r>
        <w:r w:rsidR="0056273B" w:rsidRPr="0056273B" w:rsidDel="0056273B">
          <w:t xml:space="preserve"> </w:t>
        </w:r>
      </w:ins>
      <w:del w:id="244" w:author="HOANG VAN HA" w:date="2026-05-27T15:01:00Z" w16du:dateUtc="2026-05-27T06:01:00Z">
        <w:r w:rsidDel="0056273B">
          <w:delText xml:space="preserve">takes </w:delText>
        </w:r>
      </w:del>
      <w:r>
        <w:t>a complementary approach: rather than replacing the classifier,</w:t>
      </w:r>
      <w:ins w:id="245" w:author="HOANG VAN HA" w:date="2026-05-27T15:02:00Z" w16du:dateUtc="2026-05-27T06:02:00Z">
        <w:r w:rsidR="0056273B" w:rsidRPr="0056273B">
          <w:rPr>
            <w:rFonts w:ascii="Georgia" w:hAnsi="Georgia"/>
            <w:color w:val="D6D5D4"/>
          </w:rPr>
          <w:t xml:space="preserve"> </w:t>
        </w:r>
      </w:ins>
      <w:ins w:id="246" w:author="HOANG VAN HA" w:date="2026-05-27T15:02:00Z">
        <w:r w:rsidR="0056273B" w:rsidRPr="0056273B">
          <w:t>we propose an efficient inference acceleration framework that introduces a lightweight, motion-aware skip module acting as a computational gate upstream of the classifier</w:t>
        </w:r>
      </w:ins>
      <w:del w:id="247" w:author="HOANG VAN HA" w:date="2026-05-27T15:02:00Z" w16du:dateUtc="2026-05-27T06:02:00Z">
        <w:r w:rsidDel="0056273B">
          <w:delText xml:space="preserve"> we introduce a lightweight skip-</w:delText>
        </w:r>
      </w:del>
      <w:ins w:id="248" w:author="cs park" w:date="2026-05-26T17:18:00Z" w16du:dateUtc="2026-05-26T08:18:00Z">
        <w:del w:id="249" w:author="HOANG VAN HA" w:date="2026-05-27T15:02:00Z" w16du:dateUtc="2026-05-27T06:02:00Z">
          <w:r w:rsidR="0033226C" w:rsidDel="0056273B">
            <w:rPr>
              <w:rFonts w:eastAsiaTheme="minorEastAsia" w:hint="eastAsia"/>
              <w:lang w:eastAsia="ko-KR"/>
            </w:rPr>
            <w:delText xml:space="preserve"> </w:delText>
          </w:r>
        </w:del>
      </w:ins>
      <w:del w:id="250" w:author="HOANG VAN HA" w:date="2026-05-27T15:02:00Z" w16du:dateUtc="2026-05-27T06:02:00Z">
        <w:r w:rsidDel="0056273B">
          <w:delText>module that acts as a computational gate</w:delText>
        </w:r>
      </w:del>
      <w:ins w:id="251" w:author="cs park" w:date="2026-05-26T17:19:00Z" w16du:dateUtc="2026-05-26T08:19:00Z">
        <w:r w:rsidR="006D6917">
          <w:rPr>
            <w:rFonts w:eastAsiaTheme="minorEastAsia" w:hint="eastAsia"/>
            <w:lang w:eastAsia="ko-KR"/>
          </w:rPr>
          <w:t>.</w:t>
        </w:r>
      </w:ins>
      <w:ins w:id="252" w:author="HOANG VAN HA" w:date="2026-05-27T15:03:00Z" w16du:dateUtc="2026-05-27T06:03:00Z">
        <w:r w:rsidR="0056273B" w:rsidRPr="0056273B">
          <w:rPr>
            <w:rFonts w:ascii="Georgia" w:hAnsi="Georgia"/>
            <w:color w:val="D6D5D4"/>
          </w:rPr>
          <w:t xml:space="preserve"> </w:t>
        </w:r>
      </w:ins>
      <w:ins w:id="253" w:author="HOANG VAN HA" w:date="2026-05-27T15:03:00Z">
        <w:r w:rsidR="0056273B" w:rsidRPr="0056273B">
          <w:rPr>
            <w:rFonts w:eastAsiaTheme="minorEastAsia"/>
            <w:lang w:eastAsia="ko-KR"/>
          </w:rPr>
          <w:t>The skip module leverages frame differencing-based motion estimation to selectively bypass DL inference on static, non-informative frames, while forwarding only frames with significant scene activity to the high-capacity classifier</w:t>
        </w:r>
      </w:ins>
      <w:ins w:id="254" w:author="cs park" w:date="2026-05-26T17:19:00Z" w16du:dateUtc="2026-05-26T08:19:00Z">
        <w:del w:id="255" w:author="HOANG VAN HA" w:date="2026-05-27T15:03:00Z" w16du:dateUtc="2026-05-27T06:03:00Z">
          <w:r w:rsidR="006D6917" w:rsidDel="0056273B">
            <w:rPr>
              <w:rFonts w:eastAsiaTheme="minorEastAsia" w:hint="eastAsia"/>
              <w:lang w:eastAsia="ko-KR"/>
            </w:rPr>
            <w:delText xml:space="preserve"> This gate</w:delText>
          </w:r>
        </w:del>
      </w:ins>
      <w:del w:id="256" w:author="HOANG VAN HA" w:date="2026-05-27T15:03:00Z" w16du:dateUtc="2026-05-27T06:03:00Z">
        <w:r w:rsidDel="0056273B">
          <w:delText xml:space="preserve">, selectively forwarding </w:delText>
        </w:r>
      </w:del>
      <w:ins w:id="257" w:author="cs park" w:date="2026-05-26T17:19:00Z" w16du:dateUtc="2026-05-26T08:19:00Z">
        <w:del w:id="258" w:author="HOANG VAN HA" w:date="2026-05-27T15:03:00Z" w16du:dateUtc="2026-05-27T06:03:00Z">
          <w:r w:rsidR="006D6917" w:rsidDel="0056273B">
            <w:delText>forward</w:delText>
          </w:r>
          <w:r w:rsidR="006D6917" w:rsidDel="0056273B">
            <w:rPr>
              <w:rFonts w:eastAsiaTheme="minorEastAsia" w:hint="eastAsia"/>
              <w:lang w:eastAsia="ko-KR"/>
            </w:rPr>
            <w:delText>s</w:delText>
          </w:r>
          <w:r w:rsidR="006D6917" w:rsidDel="0056273B">
            <w:delText xml:space="preserve"> </w:delText>
          </w:r>
        </w:del>
      </w:ins>
      <w:del w:id="259" w:author="HOANG VAN HA" w:date="2026-05-27T15:03:00Z" w16du:dateUtc="2026-05-27T06:03:00Z">
        <w:r w:rsidDel="0056273B">
          <w:delText xml:space="preserve">only frames with </w:delText>
        </w:r>
      </w:del>
      <w:ins w:id="260" w:author="cs park" w:date="2026-05-26T17:21:00Z" w16du:dateUtc="2026-05-26T08:21:00Z">
        <w:del w:id="261" w:author="HOANG VAN HA" w:date="2026-05-27T15:03:00Z" w16du:dateUtc="2026-05-27T06:03:00Z">
          <w:r w:rsidR="006D6917" w:rsidDel="0056273B">
            <w:rPr>
              <w:rFonts w:eastAsiaTheme="minorEastAsia" w:hint="eastAsia"/>
              <w:lang w:eastAsia="ko-KR"/>
            </w:rPr>
            <w:delText>containing</w:delText>
          </w:r>
          <w:r w:rsidR="006D6917" w:rsidDel="0056273B">
            <w:delText xml:space="preserve"> </w:delText>
          </w:r>
        </w:del>
      </w:ins>
      <w:del w:id="262" w:author="HOANG VAN HA" w:date="2026-05-27T15:03:00Z" w16du:dateUtc="2026-05-27T06:03:00Z">
        <w:r w:rsidDel="0056273B">
          <w:delText>significant</w:delText>
        </w:r>
      </w:del>
      <w:ins w:id="263" w:author="cs park" w:date="2026-05-26T17:21:00Z" w16du:dateUtc="2026-05-26T08:21:00Z">
        <w:del w:id="264" w:author="HOANG VAN HA" w:date="2026-05-27T15:03:00Z" w16du:dateUtc="2026-05-27T06:03:00Z">
          <w:r w:rsidR="006D6917" w:rsidDel="0056273B">
            <w:rPr>
              <w:rFonts w:eastAsiaTheme="minorEastAsia" w:hint="eastAsia"/>
              <w:lang w:eastAsia="ko-KR"/>
            </w:rPr>
            <w:delText xml:space="preserve"> motion or</w:delText>
          </w:r>
        </w:del>
      </w:ins>
      <w:del w:id="265" w:author="HOANG VAN HA" w:date="2026-05-27T15:03:00Z" w16du:dateUtc="2026-05-27T06:03:00Z">
        <w:r w:rsidDel="0056273B">
          <w:delText xml:space="preserve"> scene activity to the high-capacity classifier while bypassing static, non-informative frames</w:delText>
        </w:r>
      </w:del>
      <w:r>
        <w:t xml:space="preserve">. </w:t>
      </w:r>
      <w:ins w:id="266" w:author="HOANG VAN HA" w:date="2026-05-27T15:04:00Z">
        <w:r w:rsidR="0056273B" w:rsidRPr="0056273B">
          <w:t>To address a key failure mode of motion-based skipping — namely, missed detections arising from slow-developing or nearly stationary smoke events — the framework additionally incorporates an Eager mode that periodically forces inference updates to recover detection recall</w:t>
        </w:r>
      </w:ins>
      <w:ins w:id="267" w:author="HOANG VAN HA" w:date="2026-05-27T15:04:00Z" w16du:dateUtc="2026-05-27T06:04:00Z">
        <w:r w:rsidR="0056273B">
          <w:t xml:space="preserve">. </w:t>
        </w:r>
      </w:ins>
      <w:r>
        <w:t xml:space="preserve">As illustrated in Fig. </w:t>
      </w:r>
      <w:r>
        <w:rPr>
          <w:color w:val="0000FF"/>
        </w:rPr>
        <w:t>1</w:t>
      </w:r>
      <w:r>
        <w:t xml:space="preserve">, the conventional pipeline processes every frame through the classifier, </w:t>
      </w:r>
      <w:ins w:id="268" w:author="HOANG VAN HA" w:date="2026-05-27T15:05:00Z">
        <w:r w:rsidR="003903BC" w:rsidRPr="003903BC">
          <w:t xml:space="preserve">whereas the proposed pipeline </w:t>
        </w:r>
      </w:ins>
      <w:ins w:id="269" w:author="HOANG VAN HA" w:date="2026-05-27T15:06:00Z" w16du:dateUtc="2026-05-27T06:06:00Z">
        <w:r w:rsidR="003903BC">
          <w:t xml:space="preserve">adds </w:t>
        </w:r>
      </w:ins>
      <w:ins w:id="270" w:author="HOANG VAN HA" w:date="2026-05-27T15:05:00Z">
        <w:r w:rsidR="003903BC" w:rsidRPr="003903BC">
          <w:t>the skip module</w:t>
        </w:r>
      </w:ins>
      <w:ins w:id="271" w:author="HOANG VAN HA" w:date="2026-05-27T15:07:00Z" w16du:dateUtc="2026-05-27T06:07:00Z">
        <w:r w:rsidR="003903BC">
          <w:t xml:space="preserve"> </w:t>
        </w:r>
        <w:r w:rsidR="003903BC" w:rsidRPr="003903BC">
          <w:t>early in the process</w:t>
        </w:r>
      </w:ins>
      <w:ins w:id="272" w:author="HOANG VAN HA" w:date="2026-05-27T15:05:00Z">
        <w:r w:rsidR="003903BC" w:rsidRPr="003903BC">
          <w:t xml:space="preserve"> to conditionally suppress redundant inference calls.</w:t>
        </w:r>
        <w:r w:rsidR="003903BC" w:rsidRPr="003903BC" w:rsidDel="003903BC">
          <w:t xml:space="preserve"> </w:t>
        </w:r>
      </w:ins>
      <w:del w:id="273" w:author="HOANG VAN HA" w:date="2026-05-27T15:05:00Z" w16du:dateUtc="2026-05-27T06:05:00Z">
        <w:r w:rsidDel="003903BC">
          <w:delText>whereas the proposed pipeline inserts the skip-module upstream to conditionally suppress redundant inference calls.</w:delText>
        </w:r>
      </w:del>
    </w:p>
    <w:p w14:paraId="7623A4FA" w14:textId="28DD4D4F" w:rsidR="00357641" w:rsidRDefault="003903BC">
      <w:pPr>
        <w:ind w:left="47" w:right="20"/>
      </w:pPr>
      <w:ins w:id="274" w:author="HOANG VAN HA" w:date="2026-05-27T15:07:00Z" w16du:dateUtc="2026-05-27T06:07:00Z">
        <w:r>
          <w:t xml:space="preserve">The </w:t>
        </w:r>
      </w:ins>
      <w:del w:id="275" w:author="HOANG VAN HA" w:date="2026-05-27T15:07:00Z" w16du:dateUtc="2026-05-27T06:07:00Z">
        <w:r w:rsidDel="003903BC">
          <w:delText xml:space="preserve">In particular, our </w:delText>
        </w:r>
      </w:del>
      <w:r>
        <w:t>main contributions</w:t>
      </w:r>
      <w:ins w:id="276" w:author="HOANG VAN HA" w:date="2026-05-27T15:07:00Z" w16du:dateUtc="2026-05-27T06:07:00Z">
        <w:r>
          <w:t xml:space="preserve"> of this work</w:t>
        </w:r>
      </w:ins>
      <w:r>
        <w:t xml:space="preserve"> are summarized as follows:</w:t>
      </w:r>
    </w:p>
    <w:p w14:paraId="507CF13F" w14:textId="6B644E44" w:rsidR="00357641" w:rsidRDefault="003903BC">
      <w:pPr>
        <w:numPr>
          <w:ilvl w:val="0"/>
          <w:numId w:val="1"/>
        </w:numPr>
        <w:ind w:right="20" w:hanging="255"/>
      </w:pPr>
      <w:ins w:id="277" w:author="HOANG VAN HA" w:date="2026-05-27T15:08:00Z">
        <w:r w:rsidRPr="003903BC">
          <w:rPr>
            <w:b/>
            <w:bCs/>
          </w:rPr>
          <w:t>Motion-Aware Skip Module</w:t>
        </w:r>
      </w:ins>
      <w:del w:id="278" w:author="HOANG VAN HA" w:date="2026-05-27T15:08:00Z" w16du:dateUtc="2026-05-27T06:08:00Z">
        <w:r w:rsidDel="003903BC">
          <w:rPr>
            <w:b/>
          </w:rPr>
          <w:delText>Skip-Module Mechanism</w:delText>
        </w:r>
      </w:del>
      <w:r>
        <w:rPr>
          <w:b/>
        </w:rPr>
        <w:t xml:space="preserve">: </w:t>
      </w:r>
      <w:ins w:id="279" w:author="HOANG VAN HA" w:date="2026-05-27T15:09:00Z">
        <w:r w:rsidR="008E4665" w:rsidRPr="008E4665">
          <w:rPr>
            <w:bCs/>
            <w:rPrChange w:id="280" w:author="HOANG VAN HA" w:date="2026-05-27T15:10:00Z" w16du:dateUtc="2026-05-27T06:10:00Z">
              <w:rPr>
                <w:b/>
              </w:rPr>
            </w:rPrChange>
          </w:rPr>
          <w:t>A lightweight skip module is proposed</w:t>
        </w:r>
        <w:r w:rsidR="008E4665" w:rsidRPr="008E4665">
          <w:rPr>
            <w:b/>
          </w:rPr>
          <w:t> </w:t>
        </w:r>
      </w:ins>
      <w:ins w:id="281" w:author="HOANG VAN HA" w:date="2026-05-27T15:10:00Z">
        <w:r w:rsidR="008C1362" w:rsidRPr="008C1362">
          <w:rPr>
            <w:bCs/>
            <w:rPrChange w:id="282" w:author="HOANG VAN HA" w:date="2026-05-27T15:10:00Z" w16du:dateUtc="2026-05-27T06:10:00Z">
              <w:rPr>
                <w:b/>
              </w:rPr>
            </w:rPrChange>
          </w:rPr>
          <w:t>that exploits frame differencing-based motion estimation</w:t>
        </w:r>
      </w:ins>
      <w:ins w:id="283" w:author="HOANG VAN HA" w:date="2026-05-27T15:10:00Z" w16du:dateUtc="2026-05-27T06:10:00Z">
        <w:r w:rsidR="008C1362">
          <w:rPr>
            <w:b/>
          </w:rPr>
          <w:t xml:space="preserve"> </w:t>
        </w:r>
      </w:ins>
      <w:del w:id="284" w:author="HOANG VAN HA" w:date="2026-05-27T15:09:00Z" w16du:dateUtc="2026-05-27T06:09:00Z">
        <w:r w:rsidDel="008E4665">
          <w:delText>We propose a lightweight skip</w:delText>
        </w:r>
      </w:del>
      <w:ins w:id="285" w:author="cs park" w:date="2026-05-26T17:25:00Z" w16du:dateUtc="2026-05-26T08:25:00Z">
        <w:del w:id="286" w:author="HOANG VAN HA" w:date="2026-05-27T15:09:00Z" w16du:dateUtc="2026-05-27T06:09:00Z">
          <w:r w:rsidR="006D6917" w:rsidDel="008E4665">
            <w:rPr>
              <w:rFonts w:eastAsiaTheme="minorEastAsia" w:hint="eastAsia"/>
              <w:lang w:eastAsia="ko-KR"/>
            </w:rPr>
            <w:delText xml:space="preserve"> </w:delText>
          </w:r>
        </w:del>
      </w:ins>
      <w:del w:id="287" w:author="HOANG VAN HA" w:date="2026-05-27T15:09:00Z" w16du:dateUtc="2026-05-27T06:09:00Z">
        <w:r w:rsidDel="008E4665">
          <w:delText xml:space="preserve">-module </w:delText>
        </w:r>
      </w:del>
      <w:del w:id="288" w:author="HOANG VAN HA" w:date="2026-05-27T15:10:00Z" w16du:dateUtc="2026-05-27T06:10:00Z">
        <w:r w:rsidDel="008C1362">
          <w:delText xml:space="preserve">that exploits motion estimation via frame differencing </w:delText>
        </w:r>
      </w:del>
      <w:r>
        <w:t>to identify</w:t>
      </w:r>
      <w:ins w:id="289" w:author="HOANG VAN HA" w:date="2026-05-27T15:08:00Z" w16du:dateUtc="2026-05-27T06:08:00Z">
        <w:r w:rsidR="008E4665">
          <w:t xml:space="preserve"> and bypass DL inference on </w:t>
        </w:r>
      </w:ins>
      <w:del w:id="290" w:author="HOANG VAN HA" w:date="2026-05-27T15:08:00Z" w16du:dateUtc="2026-05-27T06:08:00Z">
        <w:r w:rsidDel="008E4665">
          <w:delText xml:space="preserve"> </w:delText>
        </w:r>
      </w:del>
      <w:r>
        <w:t xml:space="preserve">static </w:t>
      </w:r>
      <w:ins w:id="291" w:author="HOANG VAN HA" w:date="2026-05-27T15:09:00Z" w16du:dateUtc="2026-05-27T06:09:00Z">
        <w:r w:rsidR="008E4665">
          <w:t>frames</w:t>
        </w:r>
      </w:ins>
      <w:del w:id="292" w:author="HOANG VAN HA" w:date="2026-05-27T15:09:00Z" w16du:dateUtc="2026-05-27T06:09:00Z">
        <w:r w:rsidDel="008E4665">
          <w:delText xml:space="preserve">scenes and bypass </w:delText>
        </w:r>
      </w:del>
      <w:ins w:id="293" w:author="cs park" w:date="2026-05-26T17:34:00Z">
        <w:del w:id="294" w:author="HOANG VAN HA" w:date="2026-05-27T15:09:00Z" w16du:dateUtc="2026-05-27T06:09:00Z">
          <w:r w:rsidR="005964EE" w:rsidRPr="005964EE" w:rsidDel="008E4665">
            <w:delText xml:space="preserve">unnecessary </w:delText>
          </w:r>
        </w:del>
      </w:ins>
      <w:del w:id="295" w:author="HOANG VAN HA" w:date="2026-05-27T15:09:00Z" w16du:dateUtc="2026-05-27T06:09:00Z">
        <w:r w:rsidDel="008E4665">
          <w:delText>DL inference</w:delText>
        </w:r>
      </w:del>
      <w:ins w:id="296" w:author="cs park" w:date="2026-05-26T17:34:00Z" w16du:dateUtc="2026-05-26T08:34:00Z">
        <w:del w:id="297" w:author="HOANG VAN HA" w:date="2026-05-27T15:09:00Z" w16du:dateUtc="2026-05-27T06:09:00Z">
          <w:r w:rsidR="005964EE" w:rsidDel="008E4665">
            <w:rPr>
              <w:rFonts w:eastAsiaTheme="minorEastAsia" w:hint="eastAsia"/>
              <w:lang w:eastAsia="ko-KR"/>
            </w:rPr>
            <w:delText>s</w:delText>
          </w:r>
        </w:del>
      </w:ins>
      <w:del w:id="298" w:author="HOANG VAN HA" w:date="2026-05-27T15:09:00Z" w16du:dateUtc="2026-05-27T06:09:00Z">
        <w:r w:rsidDel="008E4665">
          <w:delText xml:space="preserve"> </w:delText>
        </w:r>
      </w:del>
      <w:del w:id="299" w:author="cs park" w:date="2026-05-26T17:34:00Z" w16du:dateUtc="2026-05-26T08:34:00Z">
        <w:r w:rsidDel="005964EE">
          <w:delText>on static frames</w:delText>
        </w:r>
      </w:del>
      <w:r>
        <w:t xml:space="preserve">, </w:t>
      </w:r>
      <w:ins w:id="300" w:author="cs park" w:date="2026-05-26T17:35:00Z" w16du:dateUtc="2026-05-26T08:35:00Z">
        <w:r w:rsidR="005964EE">
          <w:rPr>
            <w:rFonts w:eastAsiaTheme="minorEastAsia" w:hint="eastAsia"/>
            <w:lang w:eastAsia="ko-KR"/>
          </w:rPr>
          <w:t xml:space="preserve">thereby </w:t>
        </w:r>
      </w:ins>
      <w:r>
        <w:t xml:space="preserve">reducing computational cost without modifying the underlying classifier. The </w:t>
      </w:r>
      <w:ins w:id="301" w:author="cs park" w:date="2026-05-26T17:35:00Z" w16du:dateUtc="2026-05-26T08:35:00Z">
        <w:r w:rsidR="005964EE">
          <w:rPr>
            <w:rFonts w:eastAsiaTheme="minorEastAsia" w:hint="eastAsia"/>
            <w:lang w:eastAsia="ko-KR"/>
          </w:rPr>
          <w:t xml:space="preserve">proposed </w:t>
        </w:r>
      </w:ins>
      <w:r>
        <w:t xml:space="preserve">module is designed as a plug-and-play component compatible with existing fire and smoke detection pipelines. </w:t>
      </w:r>
      <w:ins w:id="302" w:author="HOANG VAN HA" w:date="2026-05-27T15:12:00Z" w16du:dateUtc="2026-05-27T06:12:00Z">
        <w:r w:rsidR="008C1362" w:rsidRPr="008C1362">
          <w:t>A systematic hyperparameter optimization procedure is further developed to identify the optimal operating configuration for maximizing throughput while preserving detection performance.</w:t>
        </w:r>
      </w:ins>
      <w:del w:id="303" w:author="HOANG VAN HA" w:date="2026-05-27T15:12:00Z" w16du:dateUtc="2026-05-27T06:12:00Z">
        <w:r w:rsidDel="008C1362">
          <w:delText xml:space="preserve">To identify the optimal operating configuration, we further develop a systematic hyperparameter optimization </w:delText>
        </w:r>
      </w:del>
      <w:ins w:id="304" w:author="cs park" w:date="2026-05-26T17:37:00Z">
        <w:del w:id="305" w:author="HOANG VAN HA" w:date="2026-05-27T15:12:00Z" w16du:dateUtc="2026-05-27T06:12:00Z">
          <w:r w:rsidR="005964EE" w:rsidRPr="005964EE" w:rsidDel="008C1362">
            <w:delText xml:space="preserve">strategy </w:delText>
          </w:r>
        </w:del>
      </w:ins>
      <w:del w:id="306" w:author="HOANG VAN HA" w:date="2026-05-27T15:12:00Z" w16du:dateUtc="2026-05-27T06:12:00Z">
        <w:r w:rsidRPr="005964EE" w:rsidDel="008C1362">
          <w:delText>procedure</w:delText>
        </w:r>
        <w:r w:rsidDel="008C1362">
          <w:delText xml:space="preserve"> that maximizes throughput while preserving detection performance.</w:delText>
        </w:r>
      </w:del>
    </w:p>
    <w:p w14:paraId="643FE36A" w14:textId="6CF58510" w:rsidR="00357641" w:rsidRDefault="00000000">
      <w:pPr>
        <w:numPr>
          <w:ilvl w:val="0"/>
          <w:numId w:val="1"/>
        </w:numPr>
        <w:ind w:right="20" w:hanging="255"/>
      </w:pPr>
      <w:r>
        <w:rPr>
          <w:b/>
        </w:rPr>
        <w:t xml:space="preserve">Indoor Fire and Smoke Video Dataset: </w:t>
      </w:r>
      <w:r>
        <w:t xml:space="preserve">We construct an annotated dataset comprising 150 indoor fire and smoke videos </w:t>
      </w:r>
      <w:r>
        <w:rPr>
          <w:sz w:val="18"/>
        </w:rPr>
        <w:t>(</w:t>
      </w:r>
      <w:r>
        <w:t>including fire, smoke, and background-only classes</w:t>
      </w:r>
      <w:r>
        <w:rPr>
          <w:sz w:val="18"/>
        </w:rPr>
        <w:t xml:space="preserve">) </w:t>
      </w:r>
      <w:r>
        <w:t>captured by static surveillance cameras at resolutions ranging from 814 × 720 to 3840 × 2160. The dataset covers diverse environments such as warehouses, parking areas, and offices under varying lighting conditions</w:t>
      </w:r>
      <w:ins w:id="307" w:author="HOANG VAN HA" w:date="2026-05-27T15:14:00Z" w16du:dateUtc="2026-05-27T06:14:00Z">
        <w:r w:rsidR="00B47493">
          <w:rPr>
            <w:rFonts w:eastAsiaTheme="minorEastAsia"/>
            <w:lang w:eastAsia="ko-KR"/>
          </w:rPr>
          <w:t xml:space="preserve">, </w:t>
        </w:r>
      </w:ins>
      <w:ins w:id="308" w:author="cs park" w:date="2026-05-26T17:39:00Z" w16du:dateUtc="2026-05-26T08:39:00Z">
        <w:del w:id="309" w:author="HOANG VAN HA" w:date="2026-05-27T15:14:00Z" w16du:dateUtc="2026-05-27T06:14:00Z">
          <w:r w:rsidR="005A6932" w:rsidDel="00B47493">
            <w:rPr>
              <w:rFonts w:eastAsiaTheme="minorEastAsia" w:hint="eastAsia"/>
              <w:lang w:eastAsia="ko-KR"/>
            </w:rPr>
            <w:delText xml:space="preserve">. </w:delText>
          </w:r>
        </w:del>
      </w:ins>
      <w:ins w:id="310" w:author="HOANG VAN HA" w:date="2026-05-27T15:14:00Z" w16du:dateUtc="2026-05-27T06:14:00Z">
        <w:r w:rsidR="00B47493">
          <w:rPr>
            <w:rFonts w:eastAsiaTheme="minorEastAsia"/>
            <w:lang w:eastAsia="ko-KR"/>
          </w:rPr>
          <w:t>providing</w:t>
        </w:r>
      </w:ins>
      <w:ins w:id="311" w:author="cs park" w:date="2026-05-26T17:39:00Z" w16du:dateUtc="2026-05-26T08:39:00Z">
        <w:del w:id="312" w:author="HOANG VAN HA" w:date="2026-05-27T15:14:00Z" w16du:dateUtc="2026-05-27T06:14:00Z">
          <w:r w:rsidR="005A6932" w:rsidDel="00B47493">
            <w:rPr>
              <w:rFonts w:eastAsiaTheme="minorEastAsia" w:hint="eastAsia"/>
              <w:lang w:eastAsia="ko-KR"/>
            </w:rPr>
            <w:delText>It</w:delText>
          </w:r>
        </w:del>
      </w:ins>
      <w:del w:id="313" w:author="HOANG VAN HA" w:date="2026-05-27T15:14:00Z" w16du:dateUtc="2026-05-27T06:14:00Z">
        <w:r w:rsidDel="00B47493">
          <w:delText>, provid</w:delText>
        </w:r>
      </w:del>
      <w:ins w:id="314" w:author="cs park" w:date="2026-05-26T17:39:00Z" w16du:dateUtc="2026-05-26T08:39:00Z">
        <w:del w:id="315" w:author="HOANG VAN HA" w:date="2026-05-27T15:14:00Z" w16du:dateUtc="2026-05-27T06:14:00Z">
          <w:r w:rsidR="005A6932" w:rsidDel="00B47493">
            <w:rPr>
              <w:rFonts w:eastAsiaTheme="minorEastAsia" w:hint="eastAsia"/>
              <w:lang w:eastAsia="ko-KR"/>
            </w:rPr>
            <w:delText>es</w:delText>
          </w:r>
        </w:del>
      </w:ins>
      <w:del w:id="316" w:author="cs park" w:date="2026-05-26T17:39:00Z" w16du:dateUtc="2026-05-26T08:39:00Z">
        <w:r w:rsidDel="005A6932">
          <w:delText xml:space="preserve">ing </w:delText>
        </w:r>
      </w:del>
      <w:ins w:id="317" w:author="cs park" w:date="2026-05-26T17:39:00Z" w16du:dateUtc="2026-05-26T08:39:00Z">
        <w:r w:rsidR="005A6932">
          <w:rPr>
            <w:rFonts w:eastAsiaTheme="minorEastAsia" w:hint="eastAsia"/>
            <w:lang w:eastAsia="ko-KR"/>
          </w:rPr>
          <w:t xml:space="preserve"> </w:t>
        </w:r>
      </w:ins>
      <w:r>
        <w:t>a realistic benchmark for evaluating detection systems in static surveillance scenarios.</w:t>
      </w:r>
    </w:p>
    <w:p w14:paraId="02043812" w14:textId="095F4209" w:rsidR="00357641" w:rsidRDefault="00000000">
      <w:pPr>
        <w:pStyle w:val="ListParagraph"/>
        <w:numPr>
          <w:ilvl w:val="0"/>
          <w:numId w:val="1"/>
        </w:numPr>
        <w:pPrChange w:id="318" w:author="HOANG VAN HA" w:date="2026-05-27T15:26:00Z" w16du:dateUtc="2026-05-27T06:26:00Z">
          <w:pPr>
            <w:numPr>
              <w:numId w:val="1"/>
            </w:numPr>
            <w:ind w:left="558" w:right="20" w:hanging="255"/>
          </w:pPr>
        </w:pPrChange>
      </w:pPr>
      <w:r w:rsidRPr="00B553EF">
        <w:rPr>
          <w:b/>
        </w:rPr>
        <w:lastRenderedPageBreak/>
        <w:t xml:space="preserve">Comprehensive System </w:t>
      </w:r>
      <w:del w:id="319" w:author="HOANG VAN HA" w:date="2026-05-27T15:19:00Z" w16du:dateUtc="2026-05-27T06:19:00Z">
        <w:r w:rsidRPr="00B553EF" w:rsidDel="00C7529E">
          <w:rPr>
            <w:b/>
          </w:rPr>
          <w:delText xml:space="preserve">Analysis and </w:delText>
        </w:r>
      </w:del>
      <w:r w:rsidRPr="00B553EF">
        <w:rPr>
          <w:b/>
        </w:rPr>
        <w:t>Evaluation</w:t>
      </w:r>
      <w:ins w:id="320" w:author="HOANG VAN HA" w:date="2026-05-27T15:19:00Z" w16du:dateUtc="2026-05-27T06:19:00Z">
        <w:r w:rsidR="00C7529E" w:rsidRPr="00B553EF">
          <w:rPr>
            <w:b/>
          </w:rPr>
          <w:t xml:space="preserve"> and Analysis</w:t>
        </w:r>
      </w:ins>
      <w:r w:rsidRPr="00B553EF">
        <w:rPr>
          <w:b/>
        </w:rPr>
        <w:t>:</w:t>
      </w:r>
      <w:ins w:id="321" w:author="HOANG VAN HA" w:date="2026-05-27T15:15:00Z" w16du:dateUtc="2026-05-27T06:15:00Z">
        <w:r w:rsidR="00C17711" w:rsidRPr="00B553EF">
          <w:rPr>
            <w:rFonts w:ascii="Georgia" w:hAnsi="Georgia"/>
            <w:color w:val="D6D5D4"/>
          </w:rPr>
          <w:t xml:space="preserve"> </w:t>
        </w:r>
      </w:ins>
      <w:ins w:id="322" w:author="HOANG VAN HA" w:date="2026-05-27T15:15:00Z">
        <w:r w:rsidR="00C17711" w:rsidRPr="00B553EF">
          <w:rPr>
            <w:bCs/>
            <w:rPrChange w:id="323" w:author="HOANG VAN HA" w:date="2026-05-27T15:15:00Z" w16du:dateUtc="2026-05-27T06:15:00Z">
              <w:rPr>
                <w:b/>
              </w:rPr>
            </w:rPrChange>
          </w:rPr>
          <w:t>The proposed framework is integrated with a high-capacity DL classifier</w:t>
        </w:r>
      </w:ins>
      <w:ins w:id="324" w:author="HOANG VAN HA" w:date="2026-05-27T15:19:00Z" w16du:dateUtc="2026-05-27T06:19:00Z">
        <w:r w:rsidR="007064E8" w:rsidRPr="00B553EF">
          <w:rPr>
            <w:bCs/>
          </w:rPr>
          <w:t xml:space="preserve"> (</w:t>
        </w:r>
      </w:ins>
      <w:ins w:id="325" w:author="HOANG VAN HA" w:date="2026-05-27T15:19:00Z">
        <w:r w:rsidR="007064E8" w:rsidRPr="00B553EF">
          <w:rPr>
            <w:bCs/>
          </w:rPr>
          <w:t>BIG model)</w:t>
        </w:r>
      </w:ins>
      <w:ins w:id="326" w:author="HOANG VAN HA" w:date="2026-05-27T15:15:00Z">
        <w:r w:rsidR="00C17711" w:rsidRPr="00B553EF">
          <w:rPr>
            <w:bCs/>
            <w:rPrChange w:id="327" w:author="HOANG VAN HA" w:date="2026-05-27T15:15:00Z" w16du:dateUtc="2026-05-27T06:15:00Z">
              <w:rPr>
                <w:b/>
              </w:rPr>
            </w:rPrChange>
          </w:rPr>
          <w:t xml:space="preserve"> and evaluated on the constructed dataset against a per-frame inference baseline and existing methods</w:t>
        </w:r>
      </w:ins>
      <w:del w:id="328" w:author="HOANG VAN HA" w:date="2026-05-27T15:15:00Z" w16du:dateUtc="2026-05-27T06:15:00Z">
        <w:r w:rsidRPr="00B553EF" w:rsidDel="00C17711">
          <w:rPr>
            <w:b/>
          </w:rPr>
          <w:delText xml:space="preserve"> </w:delText>
        </w:r>
        <w:r w:rsidDel="00C17711">
          <w:delText xml:space="preserve">We integrate the skip-module </w:delText>
        </w:r>
      </w:del>
      <w:ins w:id="329" w:author="cs park" w:date="2026-05-26T17:40:00Z" w16du:dateUtc="2026-05-26T08:40:00Z">
        <w:del w:id="330" w:author="HOANG VAN HA" w:date="2026-05-27T15:15:00Z" w16du:dateUtc="2026-05-27T06:15:00Z">
          <w:r w:rsidR="005A6932" w:rsidDel="00C17711">
            <w:delText xml:space="preserve">skip module </w:delText>
          </w:r>
        </w:del>
      </w:ins>
      <w:del w:id="331" w:author="HOANG VAN HA" w:date="2026-05-27T15:15:00Z" w16du:dateUtc="2026-05-27T06:15:00Z">
        <w:r w:rsidDel="00C17711">
          <w:delText xml:space="preserve">with a high-capacity DL classifier </w:delText>
        </w:r>
        <w:r w:rsidRPr="00B553EF" w:rsidDel="00C17711">
          <w:rPr>
            <w:sz w:val="18"/>
          </w:rPr>
          <w:delText>(</w:delText>
        </w:r>
        <w:r w:rsidDel="00C17711">
          <w:delText>BIG model</w:delText>
        </w:r>
        <w:r w:rsidRPr="00B553EF" w:rsidDel="00C17711">
          <w:rPr>
            <w:sz w:val="18"/>
          </w:rPr>
          <w:delText xml:space="preserve">) </w:delText>
        </w:r>
        <w:r w:rsidDel="00C17711">
          <w:delText xml:space="preserve">and evaluate the combined system on our video dataset against the baseline </w:delText>
        </w:r>
        <w:r w:rsidRPr="00B553EF" w:rsidDel="00C17711">
          <w:rPr>
            <w:sz w:val="18"/>
          </w:rPr>
          <w:delText>(</w:delText>
        </w:r>
        <w:r w:rsidDel="00C17711">
          <w:delText>per-frame inference without skipping</w:delText>
        </w:r>
        <w:r w:rsidRPr="00B553EF" w:rsidDel="00C17711">
          <w:rPr>
            <w:sz w:val="18"/>
          </w:rPr>
          <w:delText xml:space="preserve">) </w:delText>
        </w:r>
        <w:r w:rsidDel="00C17711">
          <w:delText>and existing methods</w:delText>
        </w:r>
      </w:del>
      <w:r>
        <w:t xml:space="preserve">. </w:t>
      </w:r>
      <w:ins w:id="332" w:author="HOANG VAN HA" w:date="2026-05-27T15:18:00Z">
        <w:r w:rsidR="00C7529E" w:rsidRPr="00C7529E">
          <w:t>Results demonstrate approximately 30% higher throughput than the baseline, with a recall reduction of less than 0.05% when the Eager mode is active — compared to a 1.2</w:t>
        </w:r>
      </w:ins>
      <w:ins w:id="333" w:author="HOANG VAN HA" w:date="2026-05-27T16:33:00Z" w16du:dateUtc="2026-05-27T07:33:00Z">
        <w:r w:rsidR="00D729A2">
          <w:t>4</w:t>
        </w:r>
      </w:ins>
      <w:ins w:id="334" w:author="HOANG VAN HA" w:date="2026-05-27T15:18:00Z">
        <w:r w:rsidR="00C7529E" w:rsidRPr="00C7529E">
          <w:t xml:space="preserve">% recall drop when the skip module is used alone — highlighting the effectiveness of the Eager mode in recovering detection performance while preserving </w:t>
        </w:r>
      </w:ins>
      <w:ins w:id="335" w:author="HOANG VAN HA" w:date="2026-05-27T15:18:00Z" w16du:dateUtc="2026-05-27T06:18:00Z">
        <w:r w:rsidR="00C7529E" w:rsidRPr="00C7529E">
          <w:t>most</w:t>
        </w:r>
      </w:ins>
      <w:ins w:id="336" w:author="HOANG VAN HA" w:date="2026-05-27T15:18:00Z">
        <w:r w:rsidR="00C7529E" w:rsidRPr="00C7529E">
          <w:t xml:space="preserve"> throughput gains.</w:t>
        </w:r>
      </w:ins>
      <w:del w:id="337" w:author="HOANG VAN HA" w:date="2026-05-27T15:18:00Z" w16du:dateUtc="2026-05-27T06:18:00Z">
        <w:r w:rsidDel="00C7529E">
          <w:delText>Results demonstrate a roughly 30% improvement in FPS with a recall reduction of less than 1.5%. We further analyze efficiency gains, qualitatively examine success and failure cases, and propose Eager mode to recover recall on slow-developing or settled smoke events — a key failure mode of motion-based skipping</w:delText>
        </w:r>
      </w:del>
      <w:ins w:id="338" w:author="HOANG VAN HA" w:date="2026-05-27T15:18:00Z" w16du:dateUtc="2026-05-27T06:18:00Z">
        <w:r w:rsidR="00C7529E">
          <w:t xml:space="preserve"> </w:t>
        </w:r>
      </w:ins>
      <w:del w:id="339" w:author="HOANG VAN HA" w:date="2026-05-27T15:18:00Z" w16du:dateUtc="2026-05-27T06:18:00Z">
        <w:r w:rsidDel="00C7529E">
          <w:delText>.</w:delText>
        </w:r>
      </w:del>
      <w:ins w:id="340" w:author="HOANG VAN HA" w:date="2026-05-27T15:26:00Z" w16du:dateUtc="2026-05-27T06:26:00Z">
        <w:r w:rsidR="00B553EF" w:rsidRPr="00B553EF">
          <w:t xml:space="preserve"> Comprehensive System Evaluation and Analysis: The proposed framework is integrated with a high-capacity DL classifier (BIG model) and evaluated on the constructed dataset against a per-frame inference baseline and existing methods. Results demonstrate approximately 30% higher throughput than the baseline, with a recall reduction of less than 0.05% when the Eager mode is active — compared to a 1.2</w:t>
        </w:r>
      </w:ins>
      <w:ins w:id="341" w:author="HOANG VAN HA" w:date="2026-05-27T16:33:00Z" w16du:dateUtc="2026-05-27T07:33:00Z">
        <w:r w:rsidR="00D729A2">
          <w:t>4</w:t>
        </w:r>
      </w:ins>
      <w:ins w:id="342" w:author="HOANG VAN HA" w:date="2026-05-27T15:26:00Z" w16du:dateUtc="2026-05-27T06:26:00Z">
        <w:r w:rsidR="00B553EF" w:rsidRPr="00B553EF">
          <w:t>% recall drop when the skip module is used alone — highlighting the effectiveness of the Eager mode in recovering detection performance while preserving most throughput gains. Beyond quantitative benchmarking, a detailed efficiency analysis of the proposed system is conducted, and success and failure cases.</w:t>
        </w:r>
      </w:ins>
    </w:p>
    <w:p w14:paraId="76E7C6DA" w14:textId="2A1F87F6" w:rsidR="00357641" w:rsidRDefault="00000000">
      <w:pPr>
        <w:spacing w:after="412"/>
        <w:ind w:left="47" w:right="20"/>
      </w:pPr>
      <w:r>
        <w:t xml:space="preserve">The rest of this paper is organized as follows: Section </w:t>
      </w:r>
      <w:r>
        <w:rPr>
          <w:color w:val="0000FF"/>
        </w:rPr>
        <w:t xml:space="preserve">2 </w:t>
      </w:r>
      <w:r>
        <w:t xml:space="preserve">reviews existing fire and smoke detection methods for video and relevant motion detection techniques, contextualizing the need for efficient processing in static surveillance scenarios. Section </w:t>
      </w:r>
      <w:r>
        <w:rPr>
          <w:color w:val="0000FF"/>
        </w:rPr>
        <w:t xml:space="preserve">3 </w:t>
      </w:r>
      <w:r>
        <w:t xml:space="preserve">describes the proposed system architecture, the design of the skip-module, its integration with the </w:t>
      </w:r>
      <w:ins w:id="343" w:author="HOANG VAN HA" w:date="2026-05-27T15:21:00Z" w16du:dateUtc="2026-05-27T06:21:00Z">
        <w:r w:rsidR="002F4CA7" w:rsidRPr="002F4CA7">
          <w:t>classifier</w:t>
        </w:r>
      </w:ins>
      <w:del w:id="344" w:author="HOANG VAN HA" w:date="2026-05-27T15:21:00Z" w16du:dateUtc="2026-05-27T06:21:00Z">
        <w:r w:rsidDel="002F4CA7">
          <w:delText>BIG model</w:delText>
        </w:r>
      </w:del>
      <w:r>
        <w:t xml:space="preserve">, </w:t>
      </w:r>
      <w:del w:id="345" w:author="HOANG VAN HA" w:date="2026-05-27T15:21:00Z" w16du:dateUtc="2026-05-27T06:21:00Z">
        <w:r w:rsidDel="002F4CA7">
          <w:delText xml:space="preserve">and </w:delText>
        </w:r>
      </w:del>
      <w:r>
        <w:t>the hyperparameter optimization strategy</w:t>
      </w:r>
      <w:ins w:id="346" w:author="HOANG VAN HA" w:date="2026-05-27T15:21:00Z">
        <w:r w:rsidR="002F4CA7" w:rsidRPr="002F4CA7">
          <w:t>, and the Eager mode proposed to address missed detections arising from slow-developing or nearly stationary smoke events</w:t>
        </w:r>
      </w:ins>
      <w:r>
        <w:t xml:space="preserve">. Section </w:t>
      </w:r>
      <w:r>
        <w:rPr>
          <w:color w:val="0000FF"/>
        </w:rPr>
        <w:t xml:space="preserve">4 </w:t>
      </w:r>
      <w:del w:id="347" w:author="HOANG VAN HA" w:date="2026-05-27T15:29:00Z" w16du:dateUtc="2026-05-27T06:29:00Z">
        <w:r w:rsidDel="00B553EF">
          <w:delText>presents the experimental setup, evaluation metrics,</w:delText>
        </w:r>
      </w:del>
      <w:del w:id="348" w:author="HOANG VAN HA" w:date="2026-05-27T15:22:00Z" w16du:dateUtc="2026-05-27T06:22:00Z">
        <w:r w:rsidDel="002F4CA7">
          <w:delText xml:space="preserve"> </w:delText>
        </w:r>
      </w:del>
      <w:ins w:id="349" w:author="HOANG VAN HA" w:date="2026-05-27T15:29:00Z">
        <w:r w:rsidR="00B553EF" w:rsidRPr="00B553EF">
          <w:t>presents the experimental setup, evaluation metrics, and results on the large-scale indoor video dataset, including comparative analyses against the baseline and an existing temporally-aware method, and qualitative examination of success and failure cases of the proposed skip module</w:t>
        </w:r>
      </w:ins>
      <w:del w:id="350" w:author="HOANG VAN HA" w:date="2026-05-27T15:22:00Z" w16du:dateUtc="2026-05-27T06:22:00Z">
        <w:r w:rsidDel="002F4CA7">
          <w:delText>and performance results on our large-scale indoor video dataset, including comparative analyses against the baseline and an existing temporalaware method, qualitative examination of success and failure cases, and the proposed Eager mode to address missed detection scenarios of the skip module</w:delText>
        </w:r>
      </w:del>
      <w:r>
        <w:t xml:space="preserve">. Finally, Section </w:t>
      </w:r>
      <w:r>
        <w:rPr>
          <w:color w:val="0000FF"/>
        </w:rPr>
        <w:t xml:space="preserve">5 </w:t>
      </w:r>
      <w:r>
        <w:t>summarizes the key findings and discusses limitations and future research directions.</w:t>
      </w:r>
    </w:p>
    <w:p w14:paraId="34C4A1DE" w14:textId="77777777" w:rsidR="00357641" w:rsidRDefault="00000000">
      <w:pPr>
        <w:pStyle w:val="Heading1"/>
        <w:tabs>
          <w:tab w:val="center" w:pos="1491"/>
        </w:tabs>
        <w:ind w:left="0" w:firstLine="0"/>
      </w:pPr>
      <w:r>
        <w:t>2</w:t>
      </w:r>
      <w:r>
        <w:tab/>
        <w:t>Related Work</w:t>
      </w:r>
    </w:p>
    <w:p w14:paraId="76829830" w14:textId="77777777" w:rsidR="00357641" w:rsidRDefault="00000000">
      <w:pPr>
        <w:ind w:left="47" w:right="20"/>
      </w:pPr>
      <w:r>
        <w:rPr>
          <w:b/>
        </w:rPr>
        <w:t>Fire and Smoke Detection in Images and Videos</w:t>
      </w:r>
      <w:r>
        <w:t xml:space="preserve">: Automated fire and smoke detection has attracted considerable research interest, with deep learning emerging as the dominant paradigm. The work </w:t>
      </w:r>
      <w:r>
        <w:rPr>
          <w:color w:val="0000FF"/>
          <w:sz w:val="18"/>
        </w:rPr>
        <w:t>[</w:t>
      </w:r>
      <w:r>
        <w:rPr>
          <w:color w:val="0000FF"/>
        </w:rPr>
        <w:t>3</w:t>
      </w:r>
      <w:r>
        <w:rPr>
          <w:color w:val="0000FF"/>
          <w:sz w:val="18"/>
        </w:rPr>
        <w:t xml:space="preserve">] </w:t>
      </w:r>
      <w:r>
        <w:t xml:space="preserve">provides a comprehensive survey of visual fire detection methods, highlighting the rapid adoption of DL-based approaches in this domain. </w:t>
      </w:r>
      <w:proofErr w:type="gramStart"/>
      <w:r>
        <w:t>The majority of</w:t>
      </w:r>
      <w:proofErr w:type="gramEnd"/>
      <w:r>
        <w:t xml:space="preserve"> these methods formulate the problem as image-level binary classification </w:t>
      </w:r>
      <w:r>
        <w:rPr>
          <w:sz w:val="18"/>
        </w:rPr>
        <w:t>(</w:t>
      </w:r>
      <w:r>
        <w:t>fire/smoke vs. none</w:t>
      </w:r>
      <w:r>
        <w:rPr>
          <w:sz w:val="18"/>
        </w:rPr>
        <w:t xml:space="preserve">) </w:t>
      </w:r>
      <w:r>
        <w:t xml:space="preserve">or object detection, in which a model receives a single RGB image and outputs either a class label with confidence score or localized bounding boxes </w:t>
      </w:r>
      <w:r>
        <w:rPr>
          <w:color w:val="0000FF"/>
          <w:sz w:val="18"/>
        </w:rPr>
        <w:t>[</w:t>
      </w:r>
      <w:r>
        <w:rPr>
          <w:color w:val="0000FF"/>
        </w:rPr>
        <w:t>5</w:t>
      </w:r>
      <w:r>
        <w:rPr>
          <w:color w:val="0000FF"/>
          <w:sz w:val="18"/>
        </w:rPr>
        <w:t>]</w:t>
      </w:r>
      <w:r>
        <w:t xml:space="preserve">, </w:t>
      </w:r>
      <w:r>
        <w:rPr>
          <w:color w:val="0000FF"/>
          <w:sz w:val="18"/>
        </w:rPr>
        <w:t>[</w:t>
      </w:r>
      <w:r>
        <w:rPr>
          <w:color w:val="0000FF"/>
        </w:rPr>
        <w:t>6</w:t>
      </w:r>
      <w:r>
        <w:rPr>
          <w:color w:val="0000FF"/>
          <w:sz w:val="18"/>
        </w:rPr>
        <w:t>]</w:t>
      </w:r>
      <w:r>
        <w:t>. Research efforts have primarily focused on improving model accuracy and inference speed through architectural modifications and advanced training strategies. In video-based deployments, these image classifiers are applied directly to each frame, enabling integration with existing pipelines without architectural changes.</w:t>
      </w:r>
    </w:p>
    <w:p w14:paraId="0B1561C7" w14:textId="77777777" w:rsidR="00357641" w:rsidRDefault="00000000">
      <w:pPr>
        <w:ind w:left="47" w:right="20"/>
      </w:pPr>
      <w:r>
        <w:t xml:space="preserve">However, processing frames independently discards temporal information inherent in video data that is potentially informative for detection. </w:t>
      </w:r>
      <w:r>
        <w:rPr>
          <w:color w:val="0000FF"/>
          <w:sz w:val="18"/>
        </w:rPr>
        <w:t>[</w:t>
      </w:r>
      <w:r>
        <w:rPr>
          <w:color w:val="0000FF"/>
        </w:rPr>
        <w:t>7</w:t>
      </w:r>
      <w:r>
        <w:rPr>
          <w:color w:val="0000FF"/>
          <w:sz w:val="18"/>
        </w:rPr>
        <w:t xml:space="preserve">] </w:t>
      </w:r>
      <w:r>
        <w:t xml:space="preserve">survey video-based fire and smoke detection approaches and highlight the benefit of modeling temporal dynamics. Representative methods include the work of </w:t>
      </w:r>
      <w:r>
        <w:rPr>
          <w:color w:val="0000FF"/>
          <w:sz w:val="18"/>
        </w:rPr>
        <w:t>[</w:t>
      </w:r>
      <w:r>
        <w:rPr>
          <w:color w:val="0000FF"/>
        </w:rPr>
        <w:t>8</w:t>
      </w:r>
      <w:r>
        <w:rPr>
          <w:color w:val="0000FF"/>
          <w:sz w:val="18"/>
        </w:rPr>
        <w:t>]</w:t>
      </w:r>
      <w:r>
        <w:t xml:space="preserve">, who combine a CNN for spatial feature extraction with a bidirectional LSTM for temporal modeling, and </w:t>
      </w:r>
      <w:r>
        <w:rPr>
          <w:color w:val="0000FF"/>
          <w:sz w:val="18"/>
        </w:rPr>
        <w:t>[</w:t>
      </w:r>
      <w:r>
        <w:rPr>
          <w:color w:val="0000FF"/>
        </w:rPr>
        <w:t>9</w:t>
      </w:r>
      <w:r>
        <w:rPr>
          <w:color w:val="0000FF"/>
          <w:sz w:val="18"/>
        </w:rPr>
        <w:t>]</w:t>
      </w:r>
      <w:r>
        <w:t xml:space="preserve">, who employ 3D CNNs with attention mechanisms to jointly capture spatio-temporal patterns. While these approaches demonstrate improved detection performance over purely image-based methods, they introduce greater computational cost and require more laborious dataset construction involving temporal annotation. Hybrid methods address this partially by combining image-based classifiers with lightweight temporal postprocessing — such as temporal voting </w:t>
      </w:r>
      <w:r>
        <w:rPr>
          <w:color w:val="0000FF"/>
          <w:sz w:val="18"/>
        </w:rPr>
        <w:t>[</w:t>
      </w:r>
      <w:r>
        <w:rPr>
          <w:color w:val="0000FF"/>
        </w:rPr>
        <w:t>10</w:t>
      </w:r>
      <w:r>
        <w:rPr>
          <w:color w:val="0000FF"/>
          <w:sz w:val="18"/>
        </w:rPr>
        <w:t xml:space="preserve">] </w:t>
      </w:r>
      <w:r>
        <w:t xml:space="preserve">or motion-based false positive suppression </w:t>
      </w:r>
      <w:r>
        <w:rPr>
          <w:color w:val="0000FF"/>
          <w:sz w:val="18"/>
        </w:rPr>
        <w:t>[</w:t>
      </w:r>
      <w:r>
        <w:rPr>
          <w:color w:val="0000FF"/>
        </w:rPr>
        <w:t>11</w:t>
      </w:r>
      <w:r>
        <w:rPr>
          <w:color w:val="0000FF"/>
          <w:sz w:val="18"/>
        </w:rPr>
        <w:t xml:space="preserve">] </w:t>
      </w:r>
      <w:r>
        <w:t>— yet still apply DL inference unconditionally to every frame, regardless of scene content.</w:t>
      </w:r>
    </w:p>
    <w:p w14:paraId="4E54B7FA" w14:textId="341BEA89" w:rsidR="00357641" w:rsidRDefault="00000000">
      <w:pPr>
        <w:spacing w:after="0"/>
        <w:ind w:left="47" w:right="20"/>
      </w:pPr>
      <w:r>
        <w:t xml:space="preserve">Across both paradigms, the dominant deployment pattern applies DL inference to each frame or short clip, without considering whether inference is warranted given the frame content. In surveillance scenarios, particularly </w:t>
      </w:r>
      <w:r>
        <w:rPr>
          <w:b/>
        </w:rPr>
        <w:t>indoors</w:t>
      </w:r>
      <w:r>
        <w:t xml:space="preserve">, video streams frequently consist of purely background frames with no motion, in which fire or smoke is generally unlikely. Motivated by this observation, we propose a </w:t>
      </w:r>
      <w:del w:id="351" w:author="cs park" w:date="2026-05-26T17:40:00Z" w16du:dateUtc="2026-05-26T08:40:00Z">
        <w:r w:rsidDel="005A6932">
          <w:delText xml:space="preserve">skip-module </w:delText>
        </w:r>
      </w:del>
      <w:ins w:id="352" w:author="cs park" w:date="2026-05-26T17:40:00Z" w16du:dateUtc="2026-05-26T08:40:00Z">
        <w:r w:rsidR="005A6932">
          <w:t xml:space="preserve">skip module </w:t>
        </w:r>
      </w:ins>
      <w:r>
        <w:t xml:space="preserve">that filters such motion-free frames prior to DL inference, reducing computational cost while with minimal degradation in detection reliability. The module prioritizes retaining positive frames </w:t>
      </w:r>
      <w:r>
        <w:rPr>
          <w:sz w:val="18"/>
        </w:rPr>
        <w:t>(</w:t>
      </w:r>
      <w:r>
        <w:t>fire/smoke present</w:t>
      </w:r>
      <w:r>
        <w:rPr>
          <w:sz w:val="18"/>
        </w:rPr>
        <w:t xml:space="preserve">) </w:t>
      </w:r>
      <w:r>
        <w:t xml:space="preserve">while skipping negative frames </w:t>
      </w:r>
      <w:r>
        <w:rPr>
          <w:sz w:val="18"/>
        </w:rPr>
        <w:t>(</w:t>
      </w:r>
      <w:r>
        <w:t>background only</w:t>
      </w:r>
      <w:r>
        <w:rPr>
          <w:sz w:val="18"/>
        </w:rPr>
        <w:t xml:space="preserve">), </w:t>
      </w:r>
      <w:r>
        <w:t>functioning as a complementary accelerator for any existing frame-</w:t>
      </w:r>
    </w:p>
    <w:p w14:paraId="2322E3DD" w14:textId="77777777" w:rsidR="00357641" w:rsidRDefault="00000000">
      <w:pPr>
        <w:ind w:left="47" w:right="20"/>
      </w:pPr>
      <w:r>
        <w:t>wise detection pipeline.</w:t>
      </w:r>
    </w:p>
    <w:p w14:paraId="0C8C5A4C" w14:textId="44F4CDC7" w:rsidR="00357641" w:rsidRDefault="00000000">
      <w:pPr>
        <w:ind w:left="47" w:right="20"/>
      </w:pPr>
      <w:r>
        <w:rPr>
          <w:b/>
        </w:rPr>
        <w:t>Motion Detection and the Proposed Skip Module</w:t>
      </w:r>
      <w:r>
        <w:t xml:space="preserve">: The skip decision in our module relies on motion estimation, which connects to the well-studied problem of background subtraction. </w:t>
      </w:r>
      <w:r>
        <w:rPr>
          <w:color w:val="0000FF"/>
          <w:sz w:val="18"/>
        </w:rPr>
        <w:t>[</w:t>
      </w:r>
      <w:r>
        <w:rPr>
          <w:color w:val="0000FF"/>
        </w:rPr>
        <w:t>12</w:t>
      </w:r>
      <w:r>
        <w:rPr>
          <w:color w:val="0000FF"/>
          <w:sz w:val="18"/>
        </w:rPr>
        <w:t xml:space="preserve">] </w:t>
      </w:r>
      <w:r>
        <w:t xml:space="preserve">and </w:t>
      </w:r>
      <w:r>
        <w:rPr>
          <w:color w:val="0000FF"/>
          <w:sz w:val="18"/>
        </w:rPr>
        <w:t>[</w:t>
      </w:r>
      <w:r>
        <w:rPr>
          <w:color w:val="0000FF"/>
        </w:rPr>
        <w:t>13</w:t>
      </w:r>
      <w:r>
        <w:rPr>
          <w:color w:val="0000FF"/>
          <w:sz w:val="18"/>
        </w:rPr>
        <w:t xml:space="preserve">] </w:t>
      </w:r>
      <w:r>
        <w:t xml:space="preserve">provide comprehensive reviews of background subtraction methods, ranging from simple statistical models to deep learning-based approaches. More robust methods such as MOG2 and KNN </w:t>
      </w:r>
      <w:r>
        <w:rPr>
          <w:color w:val="0000FF"/>
          <w:sz w:val="18"/>
        </w:rPr>
        <w:t>[</w:t>
      </w:r>
      <w:r>
        <w:rPr>
          <w:color w:val="0000FF"/>
        </w:rPr>
        <w:t>14</w:t>
      </w:r>
      <w:r>
        <w:rPr>
          <w:color w:val="0000FF"/>
          <w:sz w:val="18"/>
        </w:rPr>
        <w:t xml:space="preserve">] </w:t>
      </w:r>
      <w:r>
        <w:t xml:space="preserve">model the scene background statistically and are resilient to gradual illumination changes; however, they introduce non-trivial memory overhead and initialization latency. As the </w:t>
      </w:r>
      <w:del w:id="353" w:author="cs park" w:date="2026-05-26T17:40:00Z" w16du:dateUtc="2026-05-26T08:40:00Z">
        <w:r w:rsidDel="005A6932">
          <w:delText xml:space="preserve">skip-module </w:delText>
        </w:r>
      </w:del>
      <w:ins w:id="354" w:author="cs park" w:date="2026-05-26T17:40:00Z" w16du:dateUtc="2026-05-26T08:40:00Z">
        <w:r w:rsidR="005A6932">
          <w:t xml:space="preserve">skip module </w:t>
        </w:r>
      </w:ins>
      <w:r>
        <w:t>is designed primarily as a fast, lightweight gate, we instead adopt motion estimation based on frame differencing, which offers minimal computational overhead and requires no background model initialization.</w:t>
      </w:r>
    </w:p>
    <w:p w14:paraId="7F70D43F" w14:textId="77777777" w:rsidR="00357641" w:rsidRDefault="00000000">
      <w:pPr>
        <w:spacing w:after="422"/>
        <w:ind w:left="47" w:right="20"/>
      </w:pPr>
      <w:r>
        <w:t xml:space="preserve">Existing efficient video inference methods, such as FrameExit </w:t>
      </w:r>
      <w:r>
        <w:rPr>
          <w:color w:val="0000FF"/>
          <w:sz w:val="18"/>
        </w:rPr>
        <w:t>[</w:t>
      </w:r>
      <w:r>
        <w:rPr>
          <w:color w:val="0000FF"/>
        </w:rPr>
        <w:t>15</w:t>
      </w:r>
      <w:r>
        <w:rPr>
          <w:color w:val="0000FF"/>
          <w:sz w:val="18"/>
        </w:rPr>
        <w:t>]</w:t>
      </w:r>
      <w:r>
        <w:t xml:space="preserve">, employ learned gating mechanisms to selectively process frames based on prediction confidence, thereby reducing redundant inference; however, they require joint training of the gating mechanism and the underlying classifier, limiting plug-and-play applicability to pre-trained models. In contrast, this study adopts a training-free approach by integrating lightweight frame-differencing-based motion estimation as a plug-and-play gate, requiring no retraining of the underlying classifier, as described in Section </w:t>
      </w:r>
      <w:r>
        <w:rPr>
          <w:color w:val="0000FF"/>
        </w:rPr>
        <w:t>3</w:t>
      </w:r>
      <w:r>
        <w:t>.</w:t>
      </w:r>
    </w:p>
    <w:p w14:paraId="268B6F65" w14:textId="77777777" w:rsidR="00357641" w:rsidRDefault="00000000">
      <w:pPr>
        <w:pStyle w:val="Heading1"/>
        <w:tabs>
          <w:tab w:val="center" w:pos="2065"/>
        </w:tabs>
        <w:spacing w:after="134"/>
        <w:ind w:left="0" w:firstLine="0"/>
      </w:pPr>
      <w:r>
        <w:lastRenderedPageBreak/>
        <w:t>3</w:t>
      </w:r>
      <w:r>
        <w:tab/>
        <w:t>The proposed method</w:t>
      </w:r>
    </w:p>
    <w:p w14:paraId="4E3D4EEE" w14:textId="77777777" w:rsidR="00357641" w:rsidRDefault="00000000">
      <w:pPr>
        <w:pStyle w:val="Heading2"/>
        <w:tabs>
          <w:tab w:val="center" w:pos="1664"/>
        </w:tabs>
        <w:ind w:left="0" w:firstLine="0"/>
      </w:pPr>
      <w:r>
        <w:t>3.1</w:t>
      </w:r>
      <w:r>
        <w:tab/>
        <w:t>System Overview</w:t>
      </w:r>
    </w:p>
    <w:p w14:paraId="2109E71D" w14:textId="7F0BD97D" w:rsidR="00357641" w:rsidRDefault="00000000">
      <w:pPr>
        <w:ind w:left="47" w:right="20"/>
      </w:pPr>
      <w:r>
        <w:t>The proposed system is a fire and smoke detection pipeline that processes a continuous video stream and classifies each frame as either containing fire/smoke or not. The</w:t>
      </w:r>
      <w:ins w:id="355" w:author="cs park" w:date="2026-05-27T17:09:00Z" w16du:dateUtc="2026-05-27T08:09:00Z">
        <w:r w:rsidR="0047698C">
          <w:rPr>
            <w:rFonts w:eastAsiaTheme="minorEastAsia" w:hint="eastAsia"/>
            <w:lang w:eastAsia="ko-KR"/>
          </w:rPr>
          <w:t xml:space="preserve"> proposed framework </w:t>
        </w:r>
      </w:ins>
      <w:del w:id="356" w:author="cs park" w:date="2026-05-27T17:09:00Z" w16du:dateUtc="2026-05-27T08:09:00Z">
        <w:r w:rsidDel="0047698C">
          <w:delText xml:space="preserve"> core idea is to </w:delText>
        </w:r>
      </w:del>
      <w:r>
        <w:t>augment</w:t>
      </w:r>
      <w:ins w:id="357" w:author="cs park" w:date="2026-05-27T17:09:00Z" w16du:dateUtc="2026-05-27T08:09:00Z">
        <w:r w:rsidR="0047698C">
          <w:rPr>
            <w:rFonts w:eastAsiaTheme="minorEastAsia" w:hint="eastAsia"/>
            <w:lang w:eastAsia="ko-KR"/>
          </w:rPr>
          <w:t>s</w:t>
        </w:r>
      </w:ins>
      <w:r>
        <w:t xml:space="preserve"> the conventional frame-wise inference pipeline with a lightweight skip module S, which serves as a gating mechanism that selectively suppresses </w:t>
      </w:r>
      <w:ins w:id="358" w:author="cs park" w:date="2026-05-27T17:09:00Z" w16du:dateUtc="2026-05-27T08:09:00Z">
        <w:r w:rsidR="0047698C">
          <w:rPr>
            <w:rFonts w:eastAsiaTheme="minorEastAsia" w:hint="eastAsia"/>
            <w:lang w:eastAsia="ko-KR"/>
          </w:rPr>
          <w:t>unnecessary</w:t>
        </w:r>
      </w:ins>
      <w:ins w:id="359" w:author="cs park" w:date="2026-05-27T17:10:00Z" w16du:dateUtc="2026-05-27T08:10:00Z">
        <w:r w:rsidR="0047698C">
          <w:rPr>
            <w:rFonts w:eastAsiaTheme="minorEastAsia" w:hint="eastAsia"/>
            <w:lang w:eastAsia="ko-KR"/>
          </w:rPr>
          <w:t xml:space="preserve"> </w:t>
        </w:r>
      </w:ins>
      <w:r>
        <w:t>DL inference on frames with low likelihood of containing fire or smoke — most commonly, static background frames — thereby reducing redundant computation and improving overall throughput. Formally, let 𝑓</w:t>
      </w:r>
      <w:r>
        <w:rPr>
          <w:vertAlign w:val="subscript"/>
        </w:rPr>
        <w:t>𝑡</w:t>
      </w:r>
      <w:del w:id="360" w:author="cs park" w:date="2026-05-27T17:10:00Z" w16du:dateUtc="2026-05-27T08:10:00Z">
        <w:r w:rsidDel="0047698C">
          <w:rPr>
            <w:vertAlign w:val="subscript"/>
          </w:rPr>
          <w:delText xml:space="preserve"> </w:delText>
        </w:r>
        <w:r w:rsidDel="0047698C">
          <w:delText>d</w:delText>
        </w:r>
      </w:del>
      <w:ins w:id="361" w:author="cs park" w:date="2026-05-27T17:10:00Z" w16du:dateUtc="2026-05-27T08:10:00Z">
        <w:r w:rsidR="0047698C">
          <w:rPr>
            <w:rFonts w:eastAsiaTheme="minorEastAsia" w:hint="eastAsia"/>
            <w:lang w:eastAsia="ko-KR"/>
          </w:rPr>
          <w:t xml:space="preserve"> d</w:t>
        </w:r>
      </w:ins>
      <w:r>
        <w:t>enote the video frame at time step 𝑡, M the DL classifier, and 𝑦̂</w:t>
      </w:r>
      <w:r>
        <w:rPr>
          <w:vertAlign w:val="subscript"/>
        </w:rPr>
        <w:t xml:space="preserve">𝑡 </w:t>
      </w:r>
      <w:r>
        <w:t xml:space="preserve">∈ </w:t>
      </w:r>
      <w:ins w:id="362" w:author="cs park" w:date="2026-05-27T17:13:00Z" w16du:dateUtc="2026-05-27T08:13:00Z">
        <w:r w:rsidR="002509AC">
          <w:rPr>
            <w:rFonts w:eastAsiaTheme="minorEastAsia" w:hint="eastAsia"/>
            <w:lang w:eastAsia="ko-KR"/>
          </w:rPr>
          <w:t>{</w:t>
        </w:r>
      </w:ins>
      <w:r>
        <w:t>0,1</w:t>
      </w:r>
      <w:ins w:id="363" w:author="cs park" w:date="2026-05-27T17:13:00Z" w16du:dateUtc="2026-05-27T08:13:00Z">
        <w:r w:rsidR="002509AC">
          <w:rPr>
            <w:rFonts w:eastAsiaTheme="minorEastAsia" w:hint="eastAsia"/>
            <w:lang w:eastAsia="ko-KR"/>
          </w:rPr>
          <w:t>}</w:t>
        </w:r>
      </w:ins>
      <w:r>
        <w:t xml:space="preserve"> the predicted label for 𝑓</w:t>
      </w:r>
      <w:r>
        <w:rPr>
          <w:vertAlign w:val="subscript"/>
        </w:rPr>
        <w:t>𝑡</w:t>
      </w:r>
      <w:r>
        <w:t>.</w:t>
      </w:r>
    </w:p>
    <w:p w14:paraId="13F41788" w14:textId="77777777" w:rsidR="00357641" w:rsidRDefault="00000000">
      <w:pPr>
        <w:spacing w:after="415" w:line="259" w:lineRule="auto"/>
        <w:ind w:left="283" w:right="0" w:firstLine="0"/>
        <w:jc w:val="left"/>
      </w:pPr>
      <w:r>
        <w:rPr>
          <w:rFonts w:ascii="Calibri" w:eastAsia="Calibri" w:hAnsi="Calibri" w:cs="Calibri"/>
          <w:noProof/>
          <w:sz w:val="22"/>
        </w:rPr>
        <mc:AlternateContent>
          <mc:Choice Requires="wpg">
            <w:drawing>
              <wp:inline distT="0" distB="0" distL="0" distR="0" wp14:anchorId="531246C6" wp14:editId="6860A3AC">
                <wp:extent cx="5903959" cy="1190878"/>
                <wp:effectExtent l="0" t="0" r="20955" b="28575"/>
                <wp:docPr id="65673" name="Group 65673"/>
                <wp:cNvGraphicFramePr/>
                <a:graphic xmlns:a="http://schemas.openxmlformats.org/drawingml/2006/main">
                  <a:graphicData uri="http://schemas.microsoft.com/office/word/2010/wordprocessingGroup">
                    <wpg:wgp>
                      <wpg:cNvGrpSpPr/>
                      <wpg:grpSpPr>
                        <a:xfrm>
                          <a:off x="0" y="0"/>
                          <a:ext cx="5903959" cy="1190878"/>
                          <a:chOff x="0" y="116810"/>
                          <a:chExt cx="5903959" cy="1190878"/>
                        </a:xfrm>
                      </wpg:grpSpPr>
                      <wps:wsp>
                        <wps:cNvPr id="63742" name="Rectangle 63742"/>
                        <wps:cNvSpPr/>
                        <wps:spPr>
                          <a:xfrm>
                            <a:off x="40396" y="280068"/>
                            <a:ext cx="1206859" cy="120194"/>
                          </a:xfrm>
                          <a:prstGeom prst="rect">
                            <a:avLst/>
                          </a:prstGeom>
                          <a:ln>
                            <a:noFill/>
                          </a:ln>
                        </wps:spPr>
                        <wps:txbx>
                          <w:txbxContent>
                            <w:p w14:paraId="651AB02C" w14:textId="77777777" w:rsidR="00357641" w:rsidRDefault="00000000">
                              <w:pPr>
                                <w:spacing w:after="160" w:line="259" w:lineRule="auto"/>
                                <w:ind w:left="0" w:right="0" w:firstLine="0"/>
                                <w:jc w:val="left"/>
                              </w:pPr>
                              <w:r>
                                <w:rPr>
                                  <w:b/>
                                  <w:color w:val="8C8C8C"/>
                                  <w:w w:val="123"/>
                                  <w:sz w:val="14"/>
                                </w:rPr>
                                <w:t>a)</w:t>
                              </w:r>
                              <w:r>
                                <w:rPr>
                                  <w:b/>
                                  <w:color w:val="8C8C8C"/>
                                  <w:spacing w:val="19"/>
                                  <w:w w:val="123"/>
                                  <w:sz w:val="14"/>
                                </w:rPr>
                                <w:t xml:space="preserve"> </w:t>
                              </w:r>
                              <w:r>
                                <w:rPr>
                                  <w:b/>
                                  <w:color w:val="8C8C8C"/>
                                  <w:w w:val="123"/>
                                  <w:sz w:val="14"/>
                                </w:rPr>
                                <w:t>Baseline</w:t>
                              </w:r>
                              <w:r>
                                <w:rPr>
                                  <w:b/>
                                  <w:color w:val="8C8C8C"/>
                                  <w:spacing w:val="19"/>
                                  <w:w w:val="123"/>
                                  <w:sz w:val="14"/>
                                </w:rPr>
                                <w:t xml:space="preserve"> </w:t>
                              </w:r>
                              <w:r>
                                <w:rPr>
                                  <w:b/>
                                  <w:color w:val="8C8C8C"/>
                                  <w:w w:val="123"/>
                                  <w:sz w:val="14"/>
                                </w:rPr>
                                <w:t>Pipeline</w:t>
                              </w:r>
                            </w:p>
                          </w:txbxContent>
                        </wps:txbx>
                        <wps:bodyPr horzOverflow="overflow" vert="horz" lIns="0" tIns="0" rIns="0" bIns="0" rtlCol="0">
                          <a:noAutofit/>
                        </wps:bodyPr>
                      </wps:wsp>
                      <wps:wsp>
                        <wps:cNvPr id="63740" name="Rectangle 63740"/>
                        <wps:cNvSpPr/>
                        <wps:spPr>
                          <a:xfrm>
                            <a:off x="0" y="280068"/>
                            <a:ext cx="53726" cy="120194"/>
                          </a:xfrm>
                          <a:prstGeom prst="rect">
                            <a:avLst/>
                          </a:prstGeom>
                          <a:ln>
                            <a:noFill/>
                          </a:ln>
                        </wps:spPr>
                        <wps:txbx>
                          <w:txbxContent>
                            <w:p w14:paraId="3B6D9BBD" w14:textId="77777777" w:rsidR="00357641" w:rsidRDefault="00000000">
                              <w:pPr>
                                <w:spacing w:after="160" w:line="259" w:lineRule="auto"/>
                                <w:ind w:left="0" w:right="0" w:firstLine="0"/>
                                <w:jc w:val="left"/>
                              </w:pPr>
                              <w:r>
                                <w:rPr>
                                  <w:b/>
                                  <w:color w:val="8C8C8C"/>
                                  <w:w w:val="134"/>
                                  <w:sz w:val="14"/>
                                </w:rPr>
                                <w:t>(</w:t>
                              </w:r>
                            </w:p>
                          </w:txbxContent>
                        </wps:txbx>
                        <wps:bodyPr horzOverflow="overflow" vert="horz" lIns="0" tIns="0" rIns="0" bIns="0" rtlCol="0">
                          <a:noAutofit/>
                        </wps:bodyPr>
                      </wps:wsp>
                      <wps:wsp>
                        <wps:cNvPr id="63744" name="Rectangle 63744"/>
                        <wps:cNvSpPr/>
                        <wps:spPr>
                          <a:xfrm>
                            <a:off x="816409" y="388512"/>
                            <a:ext cx="38342" cy="120194"/>
                          </a:xfrm>
                          <a:prstGeom prst="rect">
                            <a:avLst/>
                          </a:prstGeom>
                          <a:ln>
                            <a:noFill/>
                          </a:ln>
                        </wps:spPr>
                        <wps:txbx>
                          <w:txbxContent>
                            <w:p w14:paraId="4B88984C" w14:textId="77777777" w:rsidR="00357641" w:rsidRDefault="00000000">
                              <w:pPr>
                                <w:spacing w:after="160" w:line="259" w:lineRule="auto"/>
                                <w:ind w:left="0" w:right="0" w:firstLine="0"/>
                                <w:jc w:val="left"/>
                              </w:pPr>
                              <w:r>
                                <w:rPr>
                                  <w:b/>
                                  <w:color w:val="8C8C8C"/>
                                  <w:w w:val="114"/>
                                  <w:sz w:val="14"/>
                                </w:rPr>
                                <w:t>:</w:t>
                              </w:r>
                            </w:p>
                          </w:txbxContent>
                        </wps:txbx>
                        <wps:bodyPr horzOverflow="overflow" vert="horz" lIns="0" tIns="0" rIns="0" bIns="0" rtlCol="0">
                          <a:noAutofit/>
                        </wps:bodyPr>
                      </wps:wsp>
                      <wps:wsp>
                        <wps:cNvPr id="63745" name="Rectangle 63745"/>
                        <wps:cNvSpPr/>
                        <wps:spPr>
                          <a:xfrm>
                            <a:off x="69224" y="388512"/>
                            <a:ext cx="993757" cy="120194"/>
                          </a:xfrm>
                          <a:prstGeom prst="rect">
                            <a:avLst/>
                          </a:prstGeom>
                          <a:ln>
                            <a:noFill/>
                          </a:ln>
                        </wps:spPr>
                        <wps:txbx>
                          <w:txbxContent>
                            <w:p w14:paraId="1B4C049F" w14:textId="77777777" w:rsidR="00357641" w:rsidRDefault="00000000">
                              <w:pPr>
                                <w:spacing w:after="160" w:line="259" w:lineRule="auto"/>
                                <w:ind w:left="0" w:right="0" w:firstLine="0"/>
                                <w:jc w:val="left"/>
                              </w:pPr>
                              <w:r>
                                <w:rPr>
                                  <w:b/>
                                  <w:color w:val="8C8C8C"/>
                                  <w:w w:val="121"/>
                                  <w:sz w:val="14"/>
                                </w:rPr>
                                <w:t>No</w:t>
                              </w:r>
                              <w:r>
                                <w:rPr>
                                  <w:b/>
                                  <w:color w:val="8C8C8C"/>
                                  <w:spacing w:val="19"/>
                                  <w:w w:val="121"/>
                                  <w:sz w:val="14"/>
                                </w:rPr>
                                <w:t xml:space="preserve"> </w:t>
                              </w:r>
                              <w:r>
                                <w:rPr>
                                  <w:b/>
                                  <w:color w:val="8C8C8C"/>
                                  <w:w w:val="121"/>
                                  <w:sz w:val="14"/>
                                </w:rPr>
                                <w:t>Skip</w:t>
                              </w:r>
                              <w:r>
                                <w:rPr>
                                  <w:b/>
                                  <w:color w:val="8C8C8C"/>
                                  <w:spacing w:val="19"/>
                                  <w:w w:val="121"/>
                                  <w:sz w:val="14"/>
                                </w:rPr>
                                <w:t xml:space="preserve"> </w:t>
                              </w:r>
                              <w:r>
                                <w:rPr>
                                  <w:b/>
                                  <w:color w:val="8C8C8C"/>
                                  <w:w w:val="121"/>
                                  <w:sz w:val="14"/>
                                </w:rPr>
                                <w:t>Module</w:t>
                              </w:r>
                            </w:p>
                          </w:txbxContent>
                        </wps:txbx>
                        <wps:bodyPr horzOverflow="overflow" vert="horz" lIns="0" tIns="0" rIns="0" bIns="0" rtlCol="0">
                          <a:noAutofit/>
                        </wps:bodyPr>
                      </wps:wsp>
                      <wps:wsp>
                        <wps:cNvPr id="63743" name="Rectangle 63743"/>
                        <wps:cNvSpPr/>
                        <wps:spPr>
                          <a:xfrm>
                            <a:off x="0" y="388512"/>
                            <a:ext cx="46034" cy="120194"/>
                          </a:xfrm>
                          <a:prstGeom prst="rect">
                            <a:avLst/>
                          </a:prstGeom>
                          <a:ln>
                            <a:noFill/>
                          </a:ln>
                        </wps:spPr>
                        <wps:txbx>
                          <w:txbxContent>
                            <w:p w14:paraId="71C52E41" w14:textId="77777777" w:rsidR="00357641" w:rsidRDefault="00000000">
                              <w:pPr>
                                <w:spacing w:after="160" w:line="259" w:lineRule="auto"/>
                                <w:ind w:left="0" w:right="0" w:firstLine="0"/>
                                <w:jc w:val="left"/>
                              </w:pPr>
                              <w:r>
                                <w:rPr>
                                  <w:b/>
                                  <w:color w:val="8C8C8C"/>
                                  <w:w w:val="115"/>
                                  <w:sz w:val="14"/>
                                </w:rPr>
                                <w:t>-</w:t>
                              </w:r>
                            </w:p>
                          </w:txbxContent>
                        </wps:txbx>
                        <wps:bodyPr horzOverflow="overflow" vert="horz" lIns="0" tIns="0" rIns="0" bIns="0" rtlCol="0">
                          <a:noAutofit/>
                        </wps:bodyPr>
                      </wps:wsp>
                      <wps:wsp>
                        <wps:cNvPr id="309" name="Shape 309"/>
                        <wps:cNvSpPr/>
                        <wps:spPr>
                          <a:xfrm>
                            <a:off x="636617" y="793420"/>
                            <a:ext cx="719976" cy="462842"/>
                          </a:xfrm>
                          <a:custGeom>
                            <a:avLst/>
                            <a:gdLst/>
                            <a:ahLst/>
                            <a:cxnLst/>
                            <a:rect l="0" t="0" r="0" b="0"/>
                            <a:pathLst>
                              <a:path w="719976" h="462842">
                                <a:moveTo>
                                  <a:pt x="36149" y="0"/>
                                </a:moveTo>
                                <a:lnTo>
                                  <a:pt x="683827" y="0"/>
                                </a:lnTo>
                                <a:cubicBezTo>
                                  <a:pt x="703792" y="0"/>
                                  <a:pt x="719976" y="16184"/>
                                  <a:pt x="719976" y="36149"/>
                                </a:cubicBezTo>
                                <a:lnTo>
                                  <a:pt x="719976" y="426693"/>
                                </a:lnTo>
                                <a:cubicBezTo>
                                  <a:pt x="719976" y="446658"/>
                                  <a:pt x="703792" y="462842"/>
                                  <a:pt x="683827" y="462842"/>
                                </a:cubicBezTo>
                                <a:lnTo>
                                  <a:pt x="36149" y="462842"/>
                                </a:lnTo>
                                <a:cubicBezTo>
                                  <a:pt x="16184" y="462842"/>
                                  <a:pt x="0" y="446658"/>
                                  <a:pt x="0" y="426693"/>
                                </a:cubicBezTo>
                                <a:lnTo>
                                  <a:pt x="0" y="36149"/>
                                </a:lnTo>
                                <a:cubicBezTo>
                                  <a:pt x="0" y="16184"/>
                                  <a:pt x="16184" y="0"/>
                                  <a:pt x="36149" y="0"/>
                                </a:cubicBezTo>
                                <a:close/>
                              </a:path>
                            </a:pathLst>
                          </a:custGeom>
                          <a:ln w="18074" cap="flat">
                            <a:miter lim="127000"/>
                          </a:ln>
                        </wps:spPr>
                        <wps:style>
                          <a:lnRef idx="1">
                            <a:srgbClr val="E22179">
                              <a:alpha val="74901"/>
                            </a:srgbClr>
                          </a:lnRef>
                          <a:fillRef idx="0">
                            <a:srgbClr val="FFFFFF">
                              <a:alpha val="74901"/>
                            </a:srgbClr>
                          </a:fillRef>
                          <a:effectRef idx="0">
                            <a:scrgbClr r="0" g="0" b="0"/>
                          </a:effectRef>
                          <a:fontRef idx="none"/>
                        </wps:style>
                        <wps:bodyPr/>
                      </wps:wsp>
                      <wps:wsp>
                        <wps:cNvPr id="310" name="Rectangle 310"/>
                        <wps:cNvSpPr/>
                        <wps:spPr>
                          <a:xfrm>
                            <a:off x="864566" y="864930"/>
                            <a:ext cx="351204" cy="120193"/>
                          </a:xfrm>
                          <a:prstGeom prst="rect">
                            <a:avLst/>
                          </a:prstGeom>
                          <a:ln>
                            <a:noFill/>
                          </a:ln>
                        </wps:spPr>
                        <wps:txbx>
                          <w:txbxContent>
                            <w:p w14:paraId="094A0170" w14:textId="77777777" w:rsidR="00357641" w:rsidRDefault="00000000">
                              <w:pPr>
                                <w:spacing w:after="160" w:line="259" w:lineRule="auto"/>
                                <w:ind w:left="0" w:right="0" w:firstLine="0"/>
                                <w:jc w:val="left"/>
                              </w:pPr>
                              <w:r>
                                <w:rPr>
                                  <w:b/>
                                  <w:w w:val="128"/>
                                  <w:sz w:val="14"/>
                                </w:rPr>
                                <w:t>Static</w:t>
                              </w:r>
                            </w:p>
                          </w:txbxContent>
                        </wps:txbx>
                        <wps:bodyPr horzOverflow="overflow" vert="horz" lIns="0" tIns="0" rIns="0" bIns="0" rtlCol="0">
                          <a:noAutofit/>
                        </wps:bodyPr>
                      </wps:wsp>
                      <wps:wsp>
                        <wps:cNvPr id="311" name="Rectangle 311"/>
                        <wps:cNvSpPr/>
                        <wps:spPr>
                          <a:xfrm>
                            <a:off x="820018" y="973374"/>
                            <a:ext cx="469715" cy="120193"/>
                          </a:xfrm>
                          <a:prstGeom prst="rect">
                            <a:avLst/>
                          </a:prstGeom>
                          <a:ln>
                            <a:noFill/>
                          </a:ln>
                        </wps:spPr>
                        <wps:txbx>
                          <w:txbxContent>
                            <w:p w14:paraId="02790CE4" w14:textId="77777777" w:rsidR="00357641" w:rsidRDefault="00000000">
                              <w:pPr>
                                <w:spacing w:after="160" w:line="259" w:lineRule="auto"/>
                                <w:ind w:left="0" w:right="0" w:firstLine="0"/>
                                <w:jc w:val="left"/>
                              </w:pPr>
                              <w:r>
                                <w:rPr>
                                  <w:b/>
                                  <w:w w:val="125"/>
                                  <w:sz w:val="14"/>
                                </w:rPr>
                                <w:t>Camera</w:t>
                              </w:r>
                            </w:p>
                          </w:txbxContent>
                        </wps:txbx>
                        <wps:bodyPr horzOverflow="overflow" vert="horz" lIns="0" tIns="0" rIns="0" bIns="0" rtlCol="0">
                          <a:noAutofit/>
                        </wps:bodyPr>
                      </wps:wsp>
                      <wps:wsp>
                        <wps:cNvPr id="63751" name="Rectangle 63751"/>
                        <wps:cNvSpPr/>
                        <wps:spPr>
                          <a:xfrm>
                            <a:off x="746820" y="1089101"/>
                            <a:ext cx="664408" cy="108175"/>
                          </a:xfrm>
                          <a:prstGeom prst="rect">
                            <a:avLst/>
                          </a:prstGeom>
                          <a:ln>
                            <a:noFill/>
                          </a:ln>
                        </wps:spPr>
                        <wps:txbx>
                          <w:txbxContent>
                            <w:p w14:paraId="31D46134" w14:textId="77777777" w:rsidR="00357641" w:rsidRDefault="00000000">
                              <w:pPr>
                                <w:spacing w:after="160" w:line="259" w:lineRule="auto"/>
                                <w:ind w:left="0" w:right="0" w:firstLine="0"/>
                                <w:jc w:val="left"/>
                              </w:pPr>
                              <w:r>
                                <w:rPr>
                                  <w:w w:val="109"/>
                                  <w:sz w:val="13"/>
                                </w:rPr>
                                <w:t>Video</w:t>
                              </w:r>
                              <w:r>
                                <w:rPr>
                                  <w:spacing w:val="12"/>
                                  <w:w w:val="109"/>
                                  <w:sz w:val="13"/>
                                </w:rPr>
                                <w:t xml:space="preserve"> </w:t>
                              </w:r>
                              <w:r>
                                <w:rPr>
                                  <w:w w:val="109"/>
                                  <w:sz w:val="13"/>
                                </w:rPr>
                                <w:t>Stream</w:t>
                              </w:r>
                            </w:p>
                          </w:txbxContent>
                        </wps:txbx>
                        <wps:bodyPr horzOverflow="overflow" vert="horz" lIns="0" tIns="0" rIns="0" bIns="0" rtlCol="0">
                          <a:noAutofit/>
                        </wps:bodyPr>
                      </wps:wsp>
                      <wps:wsp>
                        <wps:cNvPr id="63749" name="Rectangle 63749"/>
                        <wps:cNvSpPr/>
                        <wps:spPr>
                          <a:xfrm>
                            <a:off x="714287" y="1089101"/>
                            <a:ext cx="43270" cy="108175"/>
                          </a:xfrm>
                          <a:prstGeom prst="rect">
                            <a:avLst/>
                          </a:prstGeom>
                          <a:ln>
                            <a:noFill/>
                          </a:ln>
                        </wps:spPr>
                        <wps:txbx>
                          <w:txbxContent>
                            <w:p w14:paraId="49C2B29C" w14:textId="77777777" w:rsidR="00357641" w:rsidRDefault="00000000">
                              <w:pPr>
                                <w:spacing w:after="160" w:line="259" w:lineRule="auto"/>
                                <w:ind w:left="0" w:right="0" w:firstLine="0"/>
                                <w:jc w:val="left"/>
                              </w:pPr>
                              <w:r>
                                <w:rPr>
                                  <w:w w:val="120"/>
                                  <w:sz w:val="13"/>
                                </w:rPr>
                                <w:t>(</w:t>
                              </w:r>
                            </w:p>
                          </w:txbxContent>
                        </wps:txbx>
                        <wps:bodyPr horzOverflow="overflow" vert="horz" lIns="0" tIns="0" rIns="0" bIns="0" rtlCol="0">
                          <a:noAutofit/>
                        </wps:bodyPr>
                      </wps:wsp>
                      <wps:wsp>
                        <wps:cNvPr id="63750" name="Rectangle 63750"/>
                        <wps:cNvSpPr/>
                        <wps:spPr>
                          <a:xfrm>
                            <a:off x="1246375" y="1089101"/>
                            <a:ext cx="43270" cy="108175"/>
                          </a:xfrm>
                          <a:prstGeom prst="rect">
                            <a:avLst/>
                          </a:prstGeom>
                          <a:ln>
                            <a:noFill/>
                          </a:ln>
                        </wps:spPr>
                        <wps:txbx>
                          <w:txbxContent>
                            <w:p w14:paraId="4CA90D36" w14:textId="77777777" w:rsidR="00357641" w:rsidRDefault="00000000">
                              <w:pPr>
                                <w:spacing w:after="160" w:line="259" w:lineRule="auto"/>
                                <w:ind w:left="0" w:right="0" w:firstLine="0"/>
                                <w:jc w:val="left"/>
                              </w:pPr>
                              <w:r>
                                <w:rPr>
                                  <w:w w:val="120"/>
                                  <w:sz w:val="13"/>
                                </w:rPr>
                                <w:t>)</w:t>
                              </w:r>
                            </w:p>
                          </w:txbxContent>
                        </wps:txbx>
                        <wps:bodyPr horzOverflow="overflow" vert="horz" lIns="0" tIns="0" rIns="0" bIns="0" rtlCol="0">
                          <a:noAutofit/>
                        </wps:bodyPr>
                      </wps:wsp>
                      <wps:wsp>
                        <wps:cNvPr id="314" name="Shape 314"/>
                        <wps:cNvSpPr/>
                        <wps:spPr>
                          <a:xfrm>
                            <a:off x="1768007" y="883416"/>
                            <a:ext cx="771402" cy="282849"/>
                          </a:xfrm>
                          <a:custGeom>
                            <a:avLst/>
                            <a:gdLst/>
                            <a:ahLst/>
                            <a:cxnLst/>
                            <a:rect l="0" t="0" r="0" b="0"/>
                            <a:pathLst>
                              <a:path w="771402" h="282849">
                                <a:moveTo>
                                  <a:pt x="36149" y="0"/>
                                </a:moveTo>
                                <a:lnTo>
                                  <a:pt x="735253" y="0"/>
                                </a:lnTo>
                                <a:cubicBezTo>
                                  <a:pt x="755218" y="0"/>
                                  <a:pt x="771402" y="16184"/>
                                  <a:pt x="771402" y="36149"/>
                                </a:cubicBezTo>
                                <a:lnTo>
                                  <a:pt x="771402" y="246700"/>
                                </a:lnTo>
                                <a:cubicBezTo>
                                  <a:pt x="771402" y="266665"/>
                                  <a:pt x="755218" y="282849"/>
                                  <a:pt x="735253" y="282849"/>
                                </a:cubicBezTo>
                                <a:lnTo>
                                  <a:pt x="36149" y="282849"/>
                                </a:lnTo>
                                <a:cubicBezTo>
                                  <a:pt x="16184" y="282849"/>
                                  <a:pt x="0" y="266665"/>
                                  <a:pt x="0" y="246700"/>
                                </a:cubicBezTo>
                                <a:lnTo>
                                  <a:pt x="0" y="36149"/>
                                </a:lnTo>
                                <a:cubicBezTo>
                                  <a:pt x="0" y="16184"/>
                                  <a:pt x="16184" y="0"/>
                                  <a:pt x="36149" y="0"/>
                                </a:cubicBezTo>
                                <a:close/>
                              </a:path>
                            </a:pathLst>
                          </a:custGeom>
                          <a:ln w="3615" cap="flat">
                            <a:miter lim="127000"/>
                          </a:ln>
                        </wps:spPr>
                        <wps:style>
                          <a:lnRef idx="1">
                            <a:srgbClr val="000000">
                              <a:alpha val="74901"/>
                            </a:srgbClr>
                          </a:lnRef>
                          <a:fillRef idx="0">
                            <a:srgbClr val="FFFFFF">
                              <a:alpha val="74901"/>
                            </a:srgbClr>
                          </a:fillRef>
                          <a:effectRef idx="0">
                            <a:scrgbClr r="0" g="0" b="0"/>
                          </a:effectRef>
                          <a:fontRef idx="none"/>
                        </wps:style>
                        <wps:bodyPr/>
                      </wps:wsp>
                      <wps:wsp>
                        <wps:cNvPr id="315" name="Rectangle 315"/>
                        <wps:cNvSpPr/>
                        <wps:spPr>
                          <a:xfrm>
                            <a:off x="2011558" y="928009"/>
                            <a:ext cx="378248" cy="120193"/>
                          </a:xfrm>
                          <a:prstGeom prst="rect">
                            <a:avLst/>
                          </a:prstGeom>
                          <a:ln>
                            <a:noFill/>
                          </a:ln>
                        </wps:spPr>
                        <wps:txbx>
                          <w:txbxContent>
                            <w:p w14:paraId="3F6CA0D5" w14:textId="77777777" w:rsidR="00357641" w:rsidRDefault="00000000">
                              <w:pPr>
                                <w:spacing w:after="160" w:line="259" w:lineRule="auto"/>
                                <w:ind w:left="0" w:right="0" w:firstLine="0"/>
                                <w:jc w:val="left"/>
                              </w:pPr>
                              <w:r>
                                <w:rPr>
                                  <w:b/>
                                  <w:w w:val="123"/>
                                  <w:sz w:val="14"/>
                                </w:rPr>
                                <w:t>Frame</w:t>
                              </w:r>
                            </w:p>
                          </w:txbxContent>
                        </wps:txbx>
                        <wps:bodyPr horzOverflow="overflow" vert="horz" lIns="0" tIns="0" rIns="0" bIns="0" rtlCol="0">
                          <a:noAutofit/>
                        </wps:bodyPr>
                      </wps:wsp>
                      <wps:wsp>
                        <wps:cNvPr id="316" name="Rectangle 316"/>
                        <wps:cNvSpPr/>
                        <wps:spPr>
                          <a:xfrm>
                            <a:off x="1991538" y="1036453"/>
                            <a:ext cx="431373" cy="120193"/>
                          </a:xfrm>
                          <a:prstGeom prst="rect">
                            <a:avLst/>
                          </a:prstGeom>
                          <a:ln>
                            <a:noFill/>
                          </a:ln>
                        </wps:spPr>
                        <wps:txbx>
                          <w:txbxContent>
                            <w:p w14:paraId="7D2BB095" w14:textId="77777777" w:rsidR="00357641" w:rsidRPr="00357ABF" w:rsidRDefault="00000000">
                              <w:pPr>
                                <w:spacing w:after="160" w:line="259" w:lineRule="auto"/>
                                <w:ind w:left="0" w:right="0" w:firstLine="0"/>
                                <w:jc w:val="left"/>
                                <w:rPr>
                                  <w:rFonts w:eastAsiaTheme="minorEastAsia"/>
                                  <w:lang w:eastAsia="ko-KR"/>
                                  <w:rPrChange w:id="364" w:author="cs park" w:date="2026-05-27T17:34:00Z" w16du:dateUtc="2026-05-27T08:34:00Z">
                                    <w:rPr/>
                                  </w:rPrChange>
                                </w:rPr>
                              </w:pPr>
                              <w:r>
                                <w:rPr>
                                  <w:b/>
                                  <w:w w:val="126"/>
                                  <w:sz w:val="14"/>
                                </w:rPr>
                                <w:t>Reader</w:t>
                              </w:r>
                            </w:p>
                          </w:txbxContent>
                        </wps:txbx>
                        <wps:bodyPr horzOverflow="overflow" vert="horz" lIns="0" tIns="0" rIns="0" bIns="0" rtlCol="0">
                          <a:noAutofit/>
                        </wps:bodyPr>
                      </wps:wsp>
                      <wps:wsp>
                        <wps:cNvPr id="317" name="Shape 317"/>
                        <wps:cNvSpPr/>
                        <wps:spPr>
                          <a:xfrm>
                            <a:off x="2925110" y="741994"/>
                            <a:ext cx="1028536" cy="565694"/>
                          </a:xfrm>
                          <a:custGeom>
                            <a:avLst/>
                            <a:gdLst/>
                            <a:ahLst/>
                            <a:cxnLst/>
                            <a:rect l="0" t="0" r="0" b="0"/>
                            <a:pathLst>
                              <a:path w="1028536" h="565694">
                                <a:moveTo>
                                  <a:pt x="992387" y="0"/>
                                </a:moveTo>
                                <a:lnTo>
                                  <a:pt x="36149" y="0"/>
                                </a:lnTo>
                                <a:cubicBezTo>
                                  <a:pt x="16184" y="0"/>
                                  <a:pt x="0" y="16184"/>
                                  <a:pt x="0" y="36149"/>
                                </a:cubicBezTo>
                                <a:lnTo>
                                  <a:pt x="0" y="529545"/>
                                </a:lnTo>
                                <a:cubicBezTo>
                                  <a:pt x="0" y="549510"/>
                                  <a:pt x="16184" y="565694"/>
                                  <a:pt x="36149" y="565694"/>
                                </a:cubicBezTo>
                                <a:lnTo>
                                  <a:pt x="992387" y="565694"/>
                                </a:lnTo>
                                <a:cubicBezTo>
                                  <a:pt x="1012352" y="565694"/>
                                  <a:pt x="1028536" y="549510"/>
                                  <a:pt x="1028536" y="529545"/>
                                </a:cubicBezTo>
                                <a:lnTo>
                                  <a:pt x="1028536" y="36149"/>
                                </a:lnTo>
                                <a:cubicBezTo>
                                  <a:pt x="1028536" y="16184"/>
                                  <a:pt x="1012352" y="0"/>
                                  <a:pt x="992387" y="0"/>
                                </a:cubicBezTo>
                                <a:close/>
                              </a:path>
                            </a:pathLst>
                          </a:custGeom>
                          <a:ln w="18074" cap="flat">
                            <a:custDash>
                              <a:ds d="213478" sp="213478"/>
                            </a:custDash>
                            <a:miter lim="127000"/>
                          </a:ln>
                        </wps:spPr>
                        <wps:style>
                          <a:lnRef idx="1">
                            <a:srgbClr val="007F00">
                              <a:alpha val="74901"/>
                            </a:srgbClr>
                          </a:lnRef>
                          <a:fillRef idx="0">
                            <a:srgbClr val="000000">
                              <a:alpha val="0"/>
                            </a:srgbClr>
                          </a:fillRef>
                          <a:effectRef idx="0">
                            <a:scrgbClr r="0" g="0" b="0"/>
                          </a:effectRef>
                          <a:fontRef idx="none"/>
                        </wps:style>
                        <wps:bodyPr/>
                      </wps:wsp>
                      <wps:wsp>
                        <wps:cNvPr id="319" name="Rectangle 319"/>
                        <wps:cNvSpPr/>
                        <wps:spPr>
                          <a:xfrm>
                            <a:off x="3180683" y="864884"/>
                            <a:ext cx="688106" cy="120193"/>
                          </a:xfrm>
                          <a:prstGeom prst="rect">
                            <a:avLst/>
                          </a:prstGeom>
                          <a:ln>
                            <a:noFill/>
                          </a:ln>
                        </wps:spPr>
                        <wps:txbx>
                          <w:txbxContent>
                            <w:p w14:paraId="0D4846C4" w14:textId="77777777" w:rsidR="00357641" w:rsidRDefault="00000000">
                              <w:pPr>
                                <w:spacing w:after="160" w:line="259" w:lineRule="auto"/>
                                <w:ind w:left="0" w:right="0" w:firstLine="0"/>
                                <w:jc w:val="left"/>
                              </w:pPr>
                              <w:r>
                                <w:rPr>
                                  <w:b/>
                                  <w:color w:val="006600"/>
                                  <w:w w:val="122"/>
                                  <w:sz w:val="14"/>
                                </w:rPr>
                                <w:t>BIG</w:t>
                              </w:r>
                              <w:r>
                                <w:rPr>
                                  <w:b/>
                                  <w:color w:val="006600"/>
                                  <w:spacing w:val="19"/>
                                  <w:w w:val="122"/>
                                  <w:sz w:val="14"/>
                                </w:rPr>
                                <w:t xml:space="preserve"> </w:t>
                              </w:r>
                              <w:r>
                                <w:rPr>
                                  <w:b/>
                                  <w:color w:val="006600"/>
                                  <w:w w:val="122"/>
                                  <w:sz w:val="14"/>
                                </w:rPr>
                                <w:t>Model</w:t>
                              </w:r>
                            </w:p>
                          </w:txbxContent>
                        </wps:txbx>
                        <wps:bodyPr horzOverflow="overflow" vert="horz" lIns="0" tIns="0" rIns="0" bIns="0" rtlCol="0">
                          <a:noAutofit/>
                        </wps:bodyPr>
                      </wps:wsp>
                      <wps:wsp>
                        <wps:cNvPr id="320" name="Rectangle 320"/>
                        <wps:cNvSpPr/>
                        <wps:spPr>
                          <a:xfrm>
                            <a:off x="3230120" y="973328"/>
                            <a:ext cx="556614" cy="120193"/>
                          </a:xfrm>
                          <a:prstGeom prst="rect">
                            <a:avLst/>
                          </a:prstGeom>
                          <a:ln>
                            <a:noFill/>
                          </a:ln>
                        </wps:spPr>
                        <wps:txbx>
                          <w:txbxContent>
                            <w:p w14:paraId="3F065CAA" w14:textId="77777777" w:rsidR="00357641" w:rsidRDefault="00000000">
                              <w:pPr>
                                <w:spacing w:after="160" w:line="259" w:lineRule="auto"/>
                                <w:ind w:left="0" w:right="0" w:firstLine="0"/>
                                <w:jc w:val="left"/>
                              </w:pPr>
                              <w:r>
                                <w:rPr>
                                  <w:b/>
                                  <w:color w:val="006600"/>
                                  <w:w w:val="122"/>
                                  <w:sz w:val="14"/>
                                </w:rPr>
                                <w:t>Inference</w:t>
                              </w:r>
                            </w:p>
                          </w:txbxContent>
                        </wps:txbx>
                        <wps:bodyPr horzOverflow="overflow" vert="horz" lIns="0" tIns="0" rIns="0" bIns="0" rtlCol="0">
                          <a:noAutofit/>
                        </wps:bodyPr>
                      </wps:wsp>
                      <wps:wsp>
                        <wps:cNvPr id="321" name="Rectangle 321"/>
                        <wps:cNvSpPr/>
                        <wps:spPr>
                          <a:xfrm>
                            <a:off x="3111226" y="1089055"/>
                            <a:ext cx="49760" cy="108175"/>
                          </a:xfrm>
                          <a:prstGeom prst="rect">
                            <a:avLst/>
                          </a:prstGeom>
                          <a:ln>
                            <a:noFill/>
                          </a:ln>
                        </wps:spPr>
                        <wps:txbx>
                          <w:txbxContent>
                            <w:p w14:paraId="77E21E0E" w14:textId="77777777" w:rsidR="00357641" w:rsidRDefault="00000000">
                              <w:pPr>
                                <w:spacing w:after="160" w:line="259" w:lineRule="auto"/>
                                <w:ind w:left="0" w:right="0" w:firstLine="0"/>
                                <w:jc w:val="left"/>
                              </w:pPr>
                              <w:r>
                                <w:rPr>
                                  <w:b/>
                                  <w:color w:val="006600"/>
                                  <w:w w:val="138"/>
                                  <w:sz w:val="13"/>
                                </w:rPr>
                                <w:t>(</w:t>
                              </w:r>
                            </w:p>
                          </w:txbxContent>
                        </wps:txbx>
                        <wps:bodyPr horzOverflow="overflow" vert="horz" lIns="0" tIns="0" rIns="0" bIns="0" rtlCol="0">
                          <a:noAutofit/>
                        </wps:bodyPr>
                      </wps:wsp>
                      <wps:wsp>
                        <wps:cNvPr id="322" name="Rectangle 322"/>
                        <wps:cNvSpPr/>
                        <wps:spPr>
                          <a:xfrm>
                            <a:off x="3148644" y="1091414"/>
                            <a:ext cx="86431" cy="187684"/>
                          </a:xfrm>
                          <a:prstGeom prst="rect">
                            <a:avLst/>
                          </a:prstGeom>
                          <a:ln>
                            <a:noFill/>
                          </a:ln>
                        </wps:spPr>
                        <wps:txbx>
                          <w:txbxContent>
                            <w:p w14:paraId="207805F1" w14:textId="77777777" w:rsidR="00357641" w:rsidRDefault="00000000">
                              <w:pPr>
                                <w:spacing w:after="160" w:line="259" w:lineRule="auto"/>
                                <w:ind w:left="0" w:right="0" w:firstLine="0"/>
                                <w:jc w:val="left"/>
                              </w:pPr>
                              <w:r>
                                <w:rPr>
                                  <w:rFonts w:ascii="Cambria" w:eastAsia="Cambria" w:hAnsi="Cambria" w:cs="Cambria"/>
                                  <w:color w:val="006600"/>
                                  <w:sz w:val="13"/>
                                </w:rPr>
                                <w:t>∼</w:t>
                              </w:r>
                            </w:p>
                          </w:txbxContent>
                        </wps:txbx>
                        <wps:bodyPr horzOverflow="overflow" vert="horz" lIns="0" tIns="0" rIns="0" bIns="0" rtlCol="0">
                          <a:noAutofit/>
                        </wps:bodyPr>
                      </wps:wsp>
                      <wps:wsp>
                        <wps:cNvPr id="63747" name="Rectangle 63747"/>
                        <wps:cNvSpPr/>
                        <wps:spPr>
                          <a:xfrm>
                            <a:off x="3730047" y="1089055"/>
                            <a:ext cx="49761" cy="108175"/>
                          </a:xfrm>
                          <a:prstGeom prst="rect">
                            <a:avLst/>
                          </a:prstGeom>
                          <a:ln>
                            <a:noFill/>
                          </a:ln>
                        </wps:spPr>
                        <wps:txbx>
                          <w:txbxContent>
                            <w:p w14:paraId="12493ADC" w14:textId="77777777" w:rsidR="00357641" w:rsidRDefault="00000000">
                              <w:pPr>
                                <w:spacing w:after="160" w:line="259" w:lineRule="auto"/>
                                <w:ind w:left="0" w:right="0" w:firstLine="0"/>
                                <w:jc w:val="left"/>
                              </w:pPr>
                              <w:r>
                                <w:rPr>
                                  <w:b/>
                                  <w:color w:val="006600"/>
                                  <w:w w:val="138"/>
                                  <w:sz w:val="13"/>
                                </w:rPr>
                                <w:t>)</w:t>
                              </w:r>
                            </w:p>
                          </w:txbxContent>
                        </wps:txbx>
                        <wps:bodyPr horzOverflow="overflow" vert="horz" lIns="0" tIns="0" rIns="0" bIns="0" rtlCol="0">
                          <a:noAutofit/>
                        </wps:bodyPr>
                      </wps:wsp>
                      <wps:wsp>
                        <wps:cNvPr id="63748" name="Rectangle 63748"/>
                        <wps:cNvSpPr/>
                        <wps:spPr>
                          <a:xfrm>
                            <a:off x="3323457" y="1089055"/>
                            <a:ext cx="540765" cy="108175"/>
                          </a:xfrm>
                          <a:prstGeom prst="rect">
                            <a:avLst/>
                          </a:prstGeom>
                          <a:ln>
                            <a:noFill/>
                          </a:ln>
                        </wps:spPr>
                        <wps:txbx>
                          <w:txbxContent>
                            <w:p w14:paraId="76DDFBC3" w14:textId="77777777" w:rsidR="00357641" w:rsidRDefault="00000000">
                              <w:pPr>
                                <w:spacing w:after="160" w:line="259" w:lineRule="auto"/>
                                <w:ind w:left="0" w:right="0" w:firstLine="0"/>
                                <w:jc w:val="left"/>
                              </w:pPr>
                              <w:r>
                                <w:rPr>
                                  <w:b/>
                                  <w:color w:val="006600"/>
                                  <w:w w:val="132"/>
                                  <w:sz w:val="13"/>
                                </w:rPr>
                                <w:t>ms/frame</w:t>
                              </w:r>
                            </w:p>
                          </w:txbxContent>
                        </wps:txbx>
                        <wps:bodyPr horzOverflow="overflow" vert="horz" lIns="0" tIns="0" rIns="0" bIns="0" rtlCol="0">
                          <a:noAutofit/>
                        </wps:bodyPr>
                      </wps:wsp>
                      <wps:wsp>
                        <wps:cNvPr id="63746" name="Rectangle 63746"/>
                        <wps:cNvSpPr/>
                        <wps:spPr>
                          <a:xfrm>
                            <a:off x="3213656" y="1089055"/>
                            <a:ext cx="128078" cy="108175"/>
                          </a:xfrm>
                          <a:prstGeom prst="rect">
                            <a:avLst/>
                          </a:prstGeom>
                          <a:ln>
                            <a:noFill/>
                          </a:ln>
                        </wps:spPr>
                        <wps:txbx>
                          <w:txbxContent>
                            <w:p w14:paraId="38466D66" w14:textId="77777777" w:rsidR="00357641" w:rsidRDefault="00000000">
                              <w:pPr>
                                <w:spacing w:after="160" w:line="259" w:lineRule="auto"/>
                                <w:ind w:left="0" w:right="0" w:firstLine="0"/>
                                <w:jc w:val="left"/>
                              </w:pPr>
                              <w:r>
                                <w:rPr>
                                  <w:b/>
                                  <w:color w:val="006600"/>
                                  <w:w w:val="118"/>
                                  <w:sz w:val="13"/>
                                </w:rPr>
                                <w:t>40</w:t>
                              </w:r>
                            </w:p>
                          </w:txbxContent>
                        </wps:txbx>
                        <wps:bodyPr horzOverflow="overflow" vert="horz" lIns="0" tIns="0" rIns="0" bIns="0" rtlCol="0">
                          <a:noAutofit/>
                        </wps:bodyPr>
                      </wps:wsp>
                      <wps:wsp>
                        <wps:cNvPr id="324" name="Shape 324"/>
                        <wps:cNvSpPr/>
                        <wps:spPr>
                          <a:xfrm>
                            <a:off x="4233286" y="860161"/>
                            <a:ext cx="726387" cy="329359"/>
                          </a:xfrm>
                          <a:custGeom>
                            <a:avLst/>
                            <a:gdLst/>
                            <a:ahLst/>
                            <a:cxnLst/>
                            <a:rect l="0" t="0" r="0" b="0"/>
                            <a:pathLst>
                              <a:path w="726387" h="329359">
                                <a:moveTo>
                                  <a:pt x="363194" y="0"/>
                                </a:moveTo>
                                <a:lnTo>
                                  <a:pt x="726387" y="164679"/>
                                </a:lnTo>
                                <a:lnTo>
                                  <a:pt x="363194" y="329359"/>
                                </a:lnTo>
                                <a:lnTo>
                                  <a:pt x="0" y="164679"/>
                                </a:lnTo>
                                <a:lnTo>
                                  <a:pt x="363194" y="0"/>
                                </a:lnTo>
                                <a:close/>
                              </a:path>
                            </a:pathLst>
                          </a:custGeom>
                          <a:ln w="3615" cap="flat">
                            <a:miter lim="127000"/>
                          </a:ln>
                        </wps:spPr>
                        <wps:style>
                          <a:lnRef idx="1">
                            <a:srgbClr val="000000">
                              <a:alpha val="74901"/>
                            </a:srgbClr>
                          </a:lnRef>
                          <a:fillRef idx="0">
                            <a:srgbClr val="FFFFFF">
                              <a:alpha val="74901"/>
                            </a:srgbClr>
                          </a:fillRef>
                          <a:effectRef idx="0">
                            <a:scrgbClr r="0" g="0" b="0"/>
                          </a:effectRef>
                          <a:fontRef idx="none"/>
                        </wps:style>
                        <wps:bodyPr/>
                      </wps:wsp>
                      <wps:wsp>
                        <wps:cNvPr id="325" name="Rectangle 325"/>
                        <wps:cNvSpPr/>
                        <wps:spPr>
                          <a:xfrm>
                            <a:off x="4419262" y="918386"/>
                            <a:ext cx="505762" cy="295674"/>
                          </a:xfrm>
                          <a:prstGeom prst="rect">
                            <a:avLst/>
                          </a:prstGeom>
                          <a:ln>
                            <a:noFill/>
                          </a:ln>
                        </wps:spPr>
                        <wps:txbx>
                          <w:txbxContent>
                            <w:p w14:paraId="2018CA4F" w14:textId="2CC9A1D5" w:rsidR="00357641" w:rsidRPr="00357ABF" w:rsidRDefault="00357ABF">
                              <w:pPr>
                                <w:spacing w:after="160" w:line="259" w:lineRule="auto"/>
                                <w:ind w:left="54" w:right="0" w:hangingChars="50" w:hanging="54"/>
                                <w:jc w:val="left"/>
                                <w:rPr>
                                  <w:sz w:val="10"/>
                                  <w:szCs w:val="10"/>
                                  <w:rPrChange w:id="365" w:author="cs park" w:date="2026-05-27T17:36:00Z" w16du:dateUtc="2026-05-27T08:36:00Z">
                                    <w:rPr/>
                                  </w:rPrChange>
                                </w:rPr>
                                <w:pPrChange w:id="366" w:author="cs park" w:date="2026-05-27T17:36:00Z" w16du:dateUtc="2026-05-27T08:36:00Z">
                                  <w:pPr>
                                    <w:spacing w:after="160" w:line="259" w:lineRule="auto"/>
                                    <w:ind w:left="0" w:right="0" w:firstLine="0"/>
                                    <w:jc w:val="left"/>
                                  </w:pPr>
                                </w:pPrChange>
                              </w:pPr>
                              <w:ins w:id="367" w:author="cs park" w:date="2026-05-27T17:36:00Z" w16du:dateUtc="2026-05-27T08:36:00Z">
                                <w:r w:rsidRPr="00357ABF">
                                  <w:rPr>
                                    <w:rFonts w:ascii="Malgun Gothic" w:eastAsia="Malgun Gothic" w:hAnsi="Malgun Gothic" w:cs="Malgun Gothic"/>
                                    <w:w w:val="108"/>
                                    <w:sz w:val="10"/>
                                    <w:szCs w:val="10"/>
                                    <w:lang w:eastAsia="ko-KR"/>
                                    <w:rPrChange w:id="368" w:author="cs park" w:date="2026-05-27T17:36:00Z" w16du:dateUtc="2026-05-27T08:36:00Z">
                                      <w:rPr>
                                        <w:rFonts w:ascii="Malgun Gothic" w:eastAsia="Malgun Gothic" w:hAnsi="Malgun Gothic" w:cs="Malgun Gothic"/>
                                        <w:w w:val="108"/>
                                        <w:sz w:val="14"/>
                                        <w:lang w:eastAsia="ko-KR"/>
                                      </w:rPr>
                                    </w:rPrChange>
                                  </w:rPr>
                                  <w:t xml:space="preserve">Fire or Smoke </w:t>
                                </w:r>
                              </w:ins>
                              <w:r w:rsidRPr="00357ABF">
                                <w:rPr>
                                  <w:w w:val="108"/>
                                  <w:sz w:val="10"/>
                                  <w:szCs w:val="10"/>
                                  <w:rPrChange w:id="369" w:author="cs park" w:date="2026-05-27T17:36:00Z" w16du:dateUtc="2026-05-27T08:36:00Z">
                                    <w:rPr>
                                      <w:w w:val="108"/>
                                      <w:sz w:val="14"/>
                                    </w:rPr>
                                  </w:rPrChange>
                                </w:rPr>
                                <w:t>Detected?</w:t>
                              </w:r>
                            </w:p>
                          </w:txbxContent>
                        </wps:txbx>
                        <wps:bodyPr horzOverflow="overflow" vert="horz" lIns="0" tIns="0" rIns="0" bIns="0" rtlCol="0">
                          <a:noAutofit/>
                        </wps:bodyPr>
                      </wps:wsp>
                      <wps:wsp>
                        <wps:cNvPr id="327" name="Shape 327"/>
                        <wps:cNvSpPr/>
                        <wps:spPr>
                          <a:xfrm>
                            <a:off x="4146495" y="292983"/>
                            <a:ext cx="899969" cy="280898"/>
                          </a:xfrm>
                          <a:custGeom>
                            <a:avLst/>
                            <a:gdLst/>
                            <a:ahLst/>
                            <a:cxnLst/>
                            <a:rect l="0" t="0" r="0" b="0"/>
                            <a:pathLst>
                              <a:path w="899969" h="280898">
                                <a:moveTo>
                                  <a:pt x="36149" y="0"/>
                                </a:moveTo>
                                <a:lnTo>
                                  <a:pt x="863820" y="0"/>
                                </a:lnTo>
                                <a:cubicBezTo>
                                  <a:pt x="883785" y="0"/>
                                  <a:pt x="899969" y="16184"/>
                                  <a:pt x="899969" y="36149"/>
                                </a:cubicBezTo>
                                <a:lnTo>
                                  <a:pt x="899969" y="244749"/>
                                </a:lnTo>
                                <a:cubicBezTo>
                                  <a:pt x="899969" y="264714"/>
                                  <a:pt x="883785" y="280898"/>
                                  <a:pt x="863820" y="280898"/>
                                </a:cubicBezTo>
                                <a:lnTo>
                                  <a:pt x="36149" y="280898"/>
                                </a:lnTo>
                                <a:cubicBezTo>
                                  <a:pt x="16184" y="280898"/>
                                  <a:pt x="0" y="264714"/>
                                  <a:pt x="0" y="244749"/>
                                </a:cubicBezTo>
                                <a:lnTo>
                                  <a:pt x="0" y="36149"/>
                                </a:lnTo>
                                <a:cubicBezTo>
                                  <a:pt x="0" y="16184"/>
                                  <a:pt x="16184" y="0"/>
                                  <a:pt x="36149" y="0"/>
                                </a:cubicBezTo>
                                <a:close/>
                              </a:path>
                            </a:pathLst>
                          </a:custGeom>
                          <a:ln w="18074" cap="flat">
                            <a:miter lim="127000"/>
                          </a:ln>
                        </wps:spPr>
                        <wps:style>
                          <a:lnRef idx="1">
                            <a:srgbClr val="CC0000">
                              <a:alpha val="74901"/>
                            </a:srgbClr>
                          </a:lnRef>
                          <a:fillRef idx="1">
                            <a:srgbClr val="B20000">
                              <a:alpha val="74901"/>
                            </a:srgbClr>
                          </a:fillRef>
                          <a:effectRef idx="0">
                            <a:scrgbClr r="0" g="0" b="0"/>
                          </a:effectRef>
                          <a:fontRef idx="none"/>
                        </wps:style>
                        <wps:bodyPr/>
                      </wps:wsp>
                      <wps:wsp>
                        <wps:cNvPr id="328" name="Rectangle 328"/>
                        <wps:cNvSpPr/>
                        <wps:spPr>
                          <a:xfrm>
                            <a:off x="4150084" y="338760"/>
                            <a:ext cx="902570" cy="265202"/>
                          </a:xfrm>
                          <a:prstGeom prst="rect">
                            <a:avLst/>
                          </a:prstGeom>
                          <a:ln>
                            <a:noFill/>
                          </a:ln>
                        </wps:spPr>
                        <wps:txbx>
                          <w:txbxContent>
                            <w:p w14:paraId="4FBEA440" w14:textId="4A5FFCE6" w:rsidR="00357641" w:rsidRDefault="00357ABF">
                              <w:pPr>
                                <w:spacing w:after="160" w:line="259" w:lineRule="auto"/>
                                <w:ind w:left="0" w:right="0" w:firstLine="0"/>
                                <w:jc w:val="left"/>
                              </w:pPr>
                              <w:ins w:id="370" w:author="cs park" w:date="2026-05-27T17:38:00Z" w16du:dateUtc="2026-05-27T08:38:00Z">
                                <w:r>
                                  <w:rPr>
                                    <w:rFonts w:eastAsiaTheme="minorEastAsia" w:hint="eastAsia"/>
                                    <w:b/>
                                    <w:color w:val="FFFFFF"/>
                                    <w:w w:val="121"/>
                                    <w:sz w:val="14"/>
                                    <w:lang w:eastAsia="ko-KR"/>
                                  </w:rPr>
                                  <w:t>Pr</w:t>
                                </w:r>
                              </w:ins>
                              <w:ins w:id="371" w:author="cs park" w:date="2026-05-27T17:39:00Z" w16du:dateUtc="2026-05-27T08:39:00Z">
                                <w:r>
                                  <w:rPr>
                                    <w:rFonts w:eastAsiaTheme="minorEastAsia" w:hint="eastAsia"/>
                                    <w:b/>
                                    <w:color w:val="FFFFFF"/>
                                    <w:w w:val="121"/>
                                    <w:sz w:val="14"/>
                                    <w:lang w:eastAsia="ko-KR"/>
                                  </w:rPr>
                                  <w:t>ocess Fire/Smoke Event</w:t>
                                </w:r>
                              </w:ins>
                              <w:del w:id="372" w:author="cs park" w:date="2026-05-27T17:39:00Z" w16du:dateUtc="2026-05-27T08:39:00Z">
                                <w:r w:rsidDel="00357ABF">
                                  <w:rPr>
                                    <w:b/>
                                    <w:color w:val="FFFFFF"/>
                                    <w:w w:val="121"/>
                                    <w:sz w:val="14"/>
                                  </w:rPr>
                                  <w:delText>ALARM</w:delText>
                                </w:r>
                              </w:del>
                            </w:p>
                          </w:txbxContent>
                        </wps:txbx>
                        <wps:bodyPr horzOverflow="overflow" vert="horz" lIns="0" tIns="0" rIns="0" bIns="0" rtlCol="0">
                          <a:noAutofit/>
                        </wps:bodyPr>
                      </wps:wsp>
                      <wps:wsp>
                        <wps:cNvPr id="329" name="Rectangle 329"/>
                        <wps:cNvSpPr/>
                        <wps:spPr>
                          <a:xfrm>
                            <a:off x="4789607" y="310092"/>
                            <a:ext cx="59366" cy="173079"/>
                          </a:xfrm>
                          <a:prstGeom prst="rect">
                            <a:avLst/>
                          </a:prstGeom>
                          <a:ln>
                            <a:noFill/>
                          </a:ln>
                        </wps:spPr>
                        <wps:txbx>
                          <w:txbxContent>
                            <w:p w14:paraId="00DC7CB8" w14:textId="0782ED10" w:rsidR="00357641" w:rsidRDefault="00000000">
                              <w:pPr>
                                <w:spacing w:after="160" w:line="259" w:lineRule="auto"/>
                                <w:ind w:left="0" w:right="0" w:firstLine="0"/>
                                <w:jc w:val="left"/>
                              </w:pPr>
                              <w:del w:id="373" w:author="cs park" w:date="2026-05-27T17:39:00Z" w16du:dateUtc="2026-05-27T08:39:00Z">
                                <w:r w:rsidDel="00357ABF">
                                  <w:rPr>
                                    <w:b/>
                                    <w:color w:val="FFFFFF"/>
                                    <w:w w:val="103"/>
                                  </w:rPr>
                                  <w:delText>!</w:delText>
                                </w:r>
                              </w:del>
                            </w:p>
                          </w:txbxContent>
                        </wps:txbx>
                        <wps:bodyPr horzOverflow="overflow" vert="horz" lIns="0" tIns="0" rIns="0" bIns="0" rtlCol="0">
                          <a:noAutofit/>
                        </wps:bodyPr>
                      </wps:wsp>
                      <wps:wsp>
                        <wps:cNvPr id="338" name="Shape 338"/>
                        <wps:cNvSpPr/>
                        <wps:spPr>
                          <a:xfrm>
                            <a:off x="1365630" y="1024841"/>
                            <a:ext cx="273661" cy="0"/>
                          </a:xfrm>
                          <a:custGeom>
                            <a:avLst/>
                            <a:gdLst/>
                            <a:ahLst/>
                            <a:cxnLst/>
                            <a:rect l="0" t="0" r="0" b="0"/>
                            <a:pathLst>
                              <a:path w="273661">
                                <a:moveTo>
                                  <a:pt x="0" y="0"/>
                                </a:moveTo>
                                <a:lnTo>
                                  <a:pt x="273661" y="0"/>
                                </a:lnTo>
                              </a:path>
                            </a:pathLst>
                          </a:custGeom>
                          <a:ln w="38568" cap="flat">
                            <a:miter lim="127000"/>
                          </a:ln>
                        </wps:spPr>
                        <wps:style>
                          <a:lnRef idx="1">
                            <a:srgbClr val="4C4CFF">
                              <a:alpha val="74901"/>
                            </a:srgbClr>
                          </a:lnRef>
                          <a:fillRef idx="0">
                            <a:srgbClr val="000000">
                              <a:alpha val="0"/>
                            </a:srgbClr>
                          </a:fillRef>
                          <a:effectRef idx="0">
                            <a:scrgbClr r="0" g="0" b="0"/>
                          </a:effectRef>
                          <a:fontRef idx="none"/>
                        </wps:style>
                        <wps:bodyPr/>
                      </wps:wsp>
                      <wps:wsp>
                        <wps:cNvPr id="339" name="Shape 339"/>
                        <wps:cNvSpPr/>
                        <wps:spPr>
                          <a:xfrm>
                            <a:off x="1625190" y="971962"/>
                            <a:ext cx="141009" cy="105757"/>
                          </a:xfrm>
                          <a:custGeom>
                            <a:avLst/>
                            <a:gdLst/>
                            <a:ahLst/>
                            <a:cxnLst/>
                            <a:rect l="0" t="0" r="0" b="0"/>
                            <a:pathLst>
                              <a:path w="141009" h="105757">
                                <a:moveTo>
                                  <a:pt x="0" y="0"/>
                                </a:moveTo>
                                <a:cubicBezTo>
                                  <a:pt x="42303" y="24676"/>
                                  <a:pt x="103406" y="45828"/>
                                  <a:pt x="141009" y="52878"/>
                                </a:cubicBezTo>
                                <a:cubicBezTo>
                                  <a:pt x="103406" y="59929"/>
                                  <a:pt x="42303" y="81080"/>
                                  <a:pt x="0" y="105757"/>
                                </a:cubicBezTo>
                                <a:lnTo>
                                  <a:pt x="0" y="0"/>
                                </a:lnTo>
                                <a:close/>
                              </a:path>
                            </a:pathLst>
                          </a:custGeom>
                          <a:ln w="0" cap="flat">
                            <a:miter lim="127000"/>
                          </a:ln>
                        </wps:spPr>
                        <wps:style>
                          <a:lnRef idx="0">
                            <a:srgbClr val="000000">
                              <a:alpha val="0"/>
                            </a:srgbClr>
                          </a:lnRef>
                          <a:fillRef idx="1">
                            <a:srgbClr val="4C4CFF">
                              <a:alpha val="74901"/>
                            </a:srgbClr>
                          </a:fillRef>
                          <a:effectRef idx="0">
                            <a:scrgbClr r="0" g="0" b="0"/>
                          </a:effectRef>
                          <a:fontRef idx="none"/>
                        </wps:style>
                        <wps:bodyPr/>
                      </wps:wsp>
                      <wps:wsp>
                        <wps:cNvPr id="340" name="Shape 340"/>
                        <wps:cNvSpPr/>
                        <wps:spPr>
                          <a:xfrm>
                            <a:off x="2541216" y="1024841"/>
                            <a:ext cx="296541" cy="0"/>
                          </a:xfrm>
                          <a:custGeom>
                            <a:avLst/>
                            <a:gdLst/>
                            <a:ahLst/>
                            <a:cxnLst/>
                            <a:rect l="0" t="0" r="0" b="0"/>
                            <a:pathLst>
                              <a:path w="296541">
                                <a:moveTo>
                                  <a:pt x="0" y="0"/>
                                </a:moveTo>
                                <a:lnTo>
                                  <a:pt x="296541" y="0"/>
                                </a:lnTo>
                              </a:path>
                            </a:pathLst>
                          </a:custGeom>
                          <a:ln w="20571" cap="flat">
                            <a:miter lim="127000"/>
                          </a:ln>
                        </wps:spPr>
                        <wps:style>
                          <a:lnRef idx="1">
                            <a:srgbClr val="000000">
                              <a:alpha val="74901"/>
                            </a:srgbClr>
                          </a:lnRef>
                          <a:fillRef idx="0">
                            <a:srgbClr val="000000">
                              <a:alpha val="0"/>
                            </a:srgbClr>
                          </a:fillRef>
                          <a:effectRef idx="0">
                            <a:scrgbClr r="0" g="0" b="0"/>
                          </a:effectRef>
                          <a:fontRef idx="none"/>
                        </wps:style>
                        <wps:bodyPr/>
                      </wps:wsp>
                      <wps:wsp>
                        <wps:cNvPr id="341" name="Shape 341"/>
                        <wps:cNvSpPr/>
                        <wps:spPr>
                          <a:xfrm>
                            <a:off x="2829055" y="992209"/>
                            <a:ext cx="87017" cy="65263"/>
                          </a:xfrm>
                          <a:custGeom>
                            <a:avLst/>
                            <a:gdLst/>
                            <a:ahLst/>
                            <a:cxnLst/>
                            <a:rect l="0" t="0" r="0" b="0"/>
                            <a:pathLst>
                              <a:path w="87017" h="65263">
                                <a:moveTo>
                                  <a:pt x="0" y="0"/>
                                </a:moveTo>
                                <a:cubicBezTo>
                                  <a:pt x="26105" y="15228"/>
                                  <a:pt x="63812" y="28281"/>
                                  <a:pt x="87017" y="32631"/>
                                </a:cubicBezTo>
                                <a:cubicBezTo>
                                  <a:pt x="63812" y="36982"/>
                                  <a:pt x="26105" y="50035"/>
                                  <a:pt x="0" y="65263"/>
                                </a:cubicBezTo>
                                <a:lnTo>
                                  <a:pt x="0" y="0"/>
                                </a:lnTo>
                                <a:close/>
                              </a:path>
                            </a:pathLst>
                          </a:custGeom>
                          <a:ln w="0" cap="flat">
                            <a:miter lim="127000"/>
                          </a:ln>
                        </wps:spPr>
                        <wps:style>
                          <a:lnRef idx="0">
                            <a:srgbClr val="000000">
                              <a:alpha val="0"/>
                            </a:srgbClr>
                          </a:lnRef>
                          <a:fillRef idx="1">
                            <a:srgbClr val="000000">
                              <a:alpha val="74901"/>
                            </a:srgbClr>
                          </a:fillRef>
                          <a:effectRef idx="0">
                            <a:scrgbClr r="0" g="0" b="0"/>
                          </a:effectRef>
                          <a:fontRef idx="none"/>
                        </wps:style>
                        <wps:bodyPr/>
                      </wps:wsp>
                      <wps:wsp>
                        <wps:cNvPr id="342" name="Shape 342"/>
                        <wps:cNvSpPr/>
                        <wps:spPr>
                          <a:xfrm>
                            <a:off x="3962683" y="1024841"/>
                            <a:ext cx="189732" cy="0"/>
                          </a:xfrm>
                          <a:custGeom>
                            <a:avLst/>
                            <a:gdLst/>
                            <a:ahLst/>
                            <a:cxnLst/>
                            <a:rect l="0" t="0" r="0" b="0"/>
                            <a:pathLst>
                              <a:path w="189732">
                                <a:moveTo>
                                  <a:pt x="0" y="0"/>
                                </a:moveTo>
                                <a:lnTo>
                                  <a:pt x="189732"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4143713" y="992209"/>
                            <a:ext cx="87017" cy="65263"/>
                          </a:xfrm>
                          <a:custGeom>
                            <a:avLst/>
                            <a:gdLst/>
                            <a:ahLst/>
                            <a:cxnLst/>
                            <a:rect l="0" t="0" r="0" b="0"/>
                            <a:pathLst>
                              <a:path w="87017" h="65263">
                                <a:moveTo>
                                  <a:pt x="0" y="0"/>
                                </a:moveTo>
                                <a:cubicBezTo>
                                  <a:pt x="26105" y="15228"/>
                                  <a:pt x="63812" y="28281"/>
                                  <a:pt x="87017" y="32631"/>
                                </a:cubicBezTo>
                                <a:cubicBezTo>
                                  <a:pt x="63812" y="36982"/>
                                  <a:pt x="26105" y="50035"/>
                                  <a:pt x="0" y="652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4596480" y="661234"/>
                            <a:ext cx="0" cy="196372"/>
                          </a:xfrm>
                          <a:custGeom>
                            <a:avLst/>
                            <a:gdLst/>
                            <a:ahLst/>
                            <a:cxnLst/>
                            <a:rect l="0" t="0" r="0" b="0"/>
                            <a:pathLst>
                              <a:path h="196372">
                                <a:moveTo>
                                  <a:pt x="0" y="196372"/>
                                </a:moveTo>
                                <a:lnTo>
                                  <a:pt x="0"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345" name="Shape 345"/>
                        <wps:cNvSpPr/>
                        <wps:spPr>
                          <a:xfrm>
                            <a:off x="4563849" y="582918"/>
                            <a:ext cx="65263" cy="87017"/>
                          </a:xfrm>
                          <a:custGeom>
                            <a:avLst/>
                            <a:gdLst/>
                            <a:ahLst/>
                            <a:cxnLst/>
                            <a:rect l="0" t="0" r="0" b="0"/>
                            <a:pathLst>
                              <a:path w="65263" h="87017">
                                <a:moveTo>
                                  <a:pt x="32631" y="0"/>
                                </a:moveTo>
                                <a:cubicBezTo>
                                  <a:pt x="36982" y="23205"/>
                                  <a:pt x="50035" y="60912"/>
                                  <a:pt x="65263" y="87017"/>
                                </a:cubicBezTo>
                                <a:lnTo>
                                  <a:pt x="0" y="87017"/>
                                </a:lnTo>
                                <a:cubicBezTo>
                                  <a:pt x="15228" y="60912"/>
                                  <a:pt x="28280" y="23205"/>
                                  <a:pt x="326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Rectangle 346"/>
                        <wps:cNvSpPr/>
                        <wps:spPr>
                          <a:xfrm>
                            <a:off x="4430250" y="764440"/>
                            <a:ext cx="167454" cy="108175"/>
                          </a:xfrm>
                          <a:prstGeom prst="rect">
                            <a:avLst/>
                          </a:prstGeom>
                          <a:ln>
                            <a:noFill/>
                          </a:ln>
                        </wps:spPr>
                        <wps:txbx>
                          <w:txbxContent>
                            <w:p w14:paraId="545F2C1B" w14:textId="77777777" w:rsidR="00357641" w:rsidRDefault="00000000">
                              <w:pPr>
                                <w:spacing w:after="160" w:line="259" w:lineRule="auto"/>
                                <w:ind w:left="0" w:right="0" w:firstLine="0"/>
                                <w:jc w:val="left"/>
                              </w:pPr>
                              <w:r>
                                <w:rPr>
                                  <w:w w:val="99"/>
                                  <w:sz w:val="13"/>
                                </w:rPr>
                                <w:t>Yes</w:t>
                              </w:r>
                            </w:p>
                          </w:txbxContent>
                        </wps:txbx>
                        <wps:bodyPr horzOverflow="overflow" vert="horz" lIns="0" tIns="0" rIns="0" bIns="0" rtlCol="0">
                          <a:noAutofit/>
                        </wps:bodyPr>
                      </wps:wsp>
                      <wps:wsp>
                        <wps:cNvPr id="347" name="Shape 347"/>
                        <wps:cNvSpPr/>
                        <wps:spPr>
                          <a:xfrm flipV="1">
                            <a:off x="4962108" y="978929"/>
                            <a:ext cx="936565" cy="45719"/>
                          </a:xfrm>
                          <a:custGeom>
                            <a:avLst/>
                            <a:gdLst/>
                            <a:ahLst/>
                            <a:cxnLst/>
                            <a:rect l="0" t="0" r="0" b="0"/>
                            <a:pathLst>
                              <a:path w="384842">
                                <a:moveTo>
                                  <a:pt x="0" y="0"/>
                                </a:moveTo>
                                <a:lnTo>
                                  <a:pt x="384842"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349" name="Rectangle 349"/>
                        <wps:cNvSpPr/>
                        <wps:spPr>
                          <a:xfrm>
                            <a:off x="5002603" y="917985"/>
                            <a:ext cx="139004" cy="108175"/>
                          </a:xfrm>
                          <a:prstGeom prst="rect">
                            <a:avLst/>
                          </a:prstGeom>
                          <a:ln>
                            <a:noFill/>
                          </a:ln>
                        </wps:spPr>
                        <wps:txbx>
                          <w:txbxContent>
                            <w:p w14:paraId="4A201C18" w14:textId="77777777" w:rsidR="00357641" w:rsidRDefault="00000000">
                              <w:pPr>
                                <w:spacing w:after="160" w:line="259" w:lineRule="auto"/>
                                <w:ind w:left="0" w:right="0" w:firstLine="0"/>
                                <w:jc w:val="left"/>
                              </w:pPr>
                              <w:r>
                                <w:rPr>
                                  <w:w w:val="105"/>
                                  <w:sz w:val="13"/>
                                </w:rPr>
                                <w:t>No</w:t>
                              </w:r>
                            </w:p>
                          </w:txbxContent>
                        </wps:txbx>
                        <wps:bodyPr horzOverflow="overflow" vert="horz" lIns="0" tIns="0" rIns="0" bIns="0" rtlCol="0">
                          <a:noAutofit/>
                        </wps:bodyPr>
                      </wps:wsp>
                      <wps:wsp>
                        <wps:cNvPr id="350" name="Shape 350"/>
                        <wps:cNvSpPr/>
                        <wps:spPr>
                          <a:xfrm>
                            <a:off x="2153708" y="116810"/>
                            <a:ext cx="2442772" cy="672594"/>
                          </a:xfrm>
                          <a:custGeom>
                            <a:avLst/>
                            <a:gdLst/>
                            <a:ahLst/>
                            <a:cxnLst/>
                            <a:rect l="0" t="0" r="0" b="0"/>
                            <a:pathLst>
                              <a:path w="2442772" h="672594">
                                <a:moveTo>
                                  <a:pt x="2442772" y="167136"/>
                                </a:moveTo>
                                <a:lnTo>
                                  <a:pt x="2442772" y="0"/>
                                </a:lnTo>
                                <a:lnTo>
                                  <a:pt x="0" y="0"/>
                                </a:lnTo>
                                <a:lnTo>
                                  <a:pt x="0" y="672594"/>
                                </a:lnTo>
                              </a:path>
                            </a:pathLst>
                          </a:custGeom>
                          <a:ln w="25715" cap="flat">
                            <a:miter lim="127000"/>
                          </a:ln>
                        </wps:spPr>
                        <wps:style>
                          <a:lnRef idx="1">
                            <a:srgbClr val="000000">
                              <a:alpha val="74901"/>
                            </a:srgbClr>
                          </a:lnRef>
                          <a:fillRef idx="0">
                            <a:srgbClr val="000000">
                              <a:alpha val="0"/>
                            </a:srgbClr>
                          </a:fillRef>
                          <a:effectRef idx="0">
                            <a:scrgbClr r="0" g="0" b="0"/>
                          </a:effectRef>
                          <a:fontRef idx="none"/>
                        </wps:style>
                        <wps:bodyPr/>
                      </wps:wsp>
                      <wps:wsp>
                        <wps:cNvPr id="351" name="Shape 351"/>
                        <wps:cNvSpPr/>
                        <wps:spPr>
                          <a:xfrm>
                            <a:off x="2115289" y="779159"/>
                            <a:ext cx="76837" cy="102449"/>
                          </a:xfrm>
                          <a:custGeom>
                            <a:avLst/>
                            <a:gdLst/>
                            <a:ahLst/>
                            <a:cxnLst/>
                            <a:rect l="0" t="0" r="0" b="0"/>
                            <a:pathLst>
                              <a:path w="76837" h="102449">
                                <a:moveTo>
                                  <a:pt x="0" y="0"/>
                                </a:moveTo>
                                <a:lnTo>
                                  <a:pt x="76837" y="0"/>
                                </a:lnTo>
                                <a:cubicBezTo>
                                  <a:pt x="58908" y="30735"/>
                                  <a:pt x="43541" y="75129"/>
                                  <a:pt x="38418" y="102449"/>
                                </a:cubicBezTo>
                                <a:cubicBezTo>
                                  <a:pt x="33296" y="75129"/>
                                  <a:pt x="17929" y="30735"/>
                                  <a:pt x="0" y="0"/>
                                </a:cubicBezTo>
                                <a:close/>
                              </a:path>
                            </a:pathLst>
                          </a:custGeom>
                          <a:ln w="0" cap="flat">
                            <a:miter lim="127000"/>
                          </a:ln>
                        </wps:spPr>
                        <wps:style>
                          <a:lnRef idx="0">
                            <a:srgbClr val="000000">
                              <a:alpha val="0"/>
                            </a:srgbClr>
                          </a:lnRef>
                          <a:fillRef idx="1">
                            <a:srgbClr val="000000">
                              <a:alpha val="74901"/>
                            </a:srgbClr>
                          </a:fillRef>
                          <a:effectRef idx="0">
                            <a:scrgbClr r="0" g="0" b="0"/>
                          </a:effectRef>
                          <a:fontRef idx="none"/>
                        </wps:style>
                        <wps:bodyPr/>
                      </wps:wsp>
                      <wps:wsp>
                        <wps:cNvPr id="352" name="Rectangle 352"/>
                        <wps:cNvSpPr/>
                        <wps:spPr>
                          <a:xfrm>
                            <a:off x="2601022" y="862708"/>
                            <a:ext cx="295459" cy="120194"/>
                          </a:xfrm>
                          <a:prstGeom prst="rect">
                            <a:avLst/>
                          </a:prstGeom>
                          <a:ln>
                            <a:noFill/>
                          </a:ln>
                        </wps:spPr>
                        <wps:txbx>
                          <w:txbxContent>
                            <w:p w14:paraId="2EAA1173" w14:textId="77777777" w:rsidR="00357641" w:rsidRDefault="00000000">
                              <w:pPr>
                                <w:spacing w:after="160" w:line="259" w:lineRule="auto"/>
                                <w:ind w:left="0" w:right="0" w:firstLine="0"/>
                                <w:jc w:val="left"/>
                              </w:pPr>
                              <w:del w:id="374" w:author="cs park" w:date="2026-05-27T17:34:00Z" w16du:dateUtc="2026-05-27T08:34:00Z">
                                <w:r w:rsidDel="00357ABF">
                                  <w:rPr>
                                    <w:w w:val="107"/>
                                    <w:sz w:val="14"/>
                                  </w:rPr>
                                  <w:delText>Next</w:delText>
                                </w:r>
                                <w:r w:rsidDel="00357ABF">
                                  <w:rPr>
                                    <w:spacing w:val="12"/>
                                    <w:w w:val="107"/>
                                    <w:sz w:val="14"/>
                                  </w:rPr>
                                  <w:delText xml:space="preserve"> </w:delText>
                                </w:r>
                              </w:del>
                              <w:r>
                                <w:rPr>
                                  <w:w w:val="107"/>
                                  <w:sz w:val="14"/>
                                </w:rPr>
                                <w:t>frame</w:t>
                              </w:r>
                            </w:p>
                          </w:txbxContent>
                        </wps:txbx>
                        <wps:bodyPr horzOverflow="overflow" vert="horz" lIns="0" tIns="0" rIns="0" bIns="0" rtlCol="0">
                          <a:noAutofit/>
                        </wps:bodyPr>
                      </wps:wsp>
                      <wps:wsp>
                        <wps:cNvPr id="353" name="Shape 353"/>
                        <wps:cNvSpPr/>
                        <wps:spPr>
                          <a:xfrm>
                            <a:off x="2153591" y="118094"/>
                            <a:ext cx="3750368" cy="891974"/>
                          </a:xfrm>
                          <a:custGeom>
                            <a:avLst/>
                            <a:gdLst/>
                            <a:ahLst/>
                            <a:cxnLst/>
                            <a:rect l="0" t="0" r="0" b="0"/>
                            <a:pathLst>
                              <a:path w="3728442" h="771402">
                                <a:moveTo>
                                  <a:pt x="3728442" y="771402"/>
                                </a:moveTo>
                                <a:lnTo>
                                  <a:pt x="3728442" y="0"/>
                                </a:lnTo>
                                <a:lnTo>
                                  <a:pt x="0" y="0"/>
                                </a:lnTo>
                                <a:lnTo>
                                  <a:pt x="0" y="671311"/>
                                </a:lnTo>
                              </a:path>
                            </a:pathLst>
                          </a:custGeom>
                          <a:ln w="25715" cap="flat">
                            <a:miter lim="127000"/>
                          </a:ln>
                        </wps:spPr>
                        <wps:style>
                          <a:lnRef idx="1">
                            <a:srgbClr val="000000">
                              <a:alpha val="74901"/>
                            </a:srgbClr>
                          </a:lnRef>
                          <a:fillRef idx="0">
                            <a:srgbClr val="000000">
                              <a:alpha val="0"/>
                            </a:srgbClr>
                          </a:fillRef>
                          <a:effectRef idx="0">
                            <a:scrgbClr r="0" g="0" b="0"/>
                          </a:effectRef>
                          <a:fontRef idx="none"/>
                        </wps:style>
                        <wps:bodyPr/>
                      </wps:wsp>
                      <wps:wsp>
                        <wps:cNvPr id="354" name="Shape 354"/>
                        <wps:cNvSpPr/>
                        <wps:spPr>
                          <a:xfrm>
                            <a:off x="2115289" y="779159"/>
                            <a:ext cx="76837" cy="102449"/>
                          </a:xfrm>
                          <a:custGeom>
                            <a:avLst/>
                            <a:gdLst/>
                            <a:ahLst/>
                            <a:cxnLst/>
                            <a:rect l="0" t="0" r="0" b="0"/>
                            <a:pathLst>
                              <a:path w="76837" h="102449">
                                <a:moveTo>
                                  <a:pt x="0" y="0"/>
                                </a:moveTo>
                                <a:lnTo>
                                  <a:pt x="76837" y="0"/>
                                </a:lnTo>
                                <a:cubicBezTo>
                                  <a:pt x="58908" y="30735"/>
                                  <a:pt x="43541" y="75129"/>
                                  <a:pt x="38418" y="102449"/>
                                </a:cubicBezTo>
                                <a:cubicBezTo>
                                  <a:pt x="33296" y="75129"/>
                                  <a:pt x="17929" y="30735"/>
                                  <a:pt x="0" y="0"/>
                                </a:cubicBezTo>
                                <a:close/>
                              </a:path>
                            </a:pathLst>
                          </a:custGeom>
                          <a:ln w="0" cap="flat">
                            <a:miter lim="127000"/>
                          </a:ln>
                        </wps:spPr>
                        <wps:style>
                          <a:lnRef idx="0">
                            <a:srgbClr val="000000">
                              <a:alpha val="0"/>
                            </a:srgbClr>
                          </a:lnRef>
                          <a:fillRef idx="1">
                            <a:srgbClr val="000000">
                              <a:alpha val="74901"/>
                            </a:srgbClr>
                          </a:fillRef>
                          <a:effectRef idx="0">
                            <a:scrgbClr r="0" g="0" b="0"/>
                          </a:effectRef>
                          <a:fontRef idx="none"/>
                        </wps:style>
                        <wps:bodyPr/>
                      </wps:wsp>
                    </wpg:wgp>
                  </a:graphicData>
                </a:graphic>
              </wp:inline>
            </w:drawing>
          </mc:Choice>
          <mc:Fallback>
            <w:pict>
              <v:group w14:anchorId="531246C6" id="Group 65673" o:spid="_x0000_s1026" style="width:464.9pt;height:93.75pt;mso-position-horizontal-relative:char;mso-position-vertical-relative:line" coordorigin=",1168" coordsize="59039,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">
                <v:rect id="Rectangle 63742" o:spid="_x0000_s1027" style="position:absolute;left:403;top:2800;width:12069;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" filled="f" stroked="f">
                  <v:textbox inset="0,0,0,0">
                    <w:txbxContent>
                      <w:p w14:paraId="651AB02C" w14:textId="77777777" w:rsidR="00357641" w:rsidRDefault="00000000">
                        <w:pPr>
                          <w:spacing w:after="160" w:line="259" w:lineRule="auto"/>
                          <w:ind w:left="0" w:right="0" w:firstLine="0"/>
                          <w:jc w:val="left"/>
                        </w:pPr>
                        <w:r>
                          <w:rPr>
                            <w:b/>
                            <w:color w:val="8C8C8C"/>
                            <w:w w:val="123"/>
                            <w:sz w:val="14"/>
                          </w:rPr>
                          <w:t>a)</w:t>
                        </w:r>
                        <w:r>
                          <w:rPr>
                            <w:b/>
                            <w:color w:val="8C8C8C"/>
                            <w:spacing w:val="19"/>
                            <w:w w:val="123"/>
                            <w:sz w:val="14"/>
                          </w:rPr>
                          <w:t xml:space="preserve"> </w:t>
                        </w:r>
                        <w:r>
                          <w:rPr>
                            <w:b/>
                            <w:color w:val="8C8C8C"/>
                            <w:w w:val="123"/>
                            <w:sz w:val="14"/>
                          </w:rPr>
                          <w:t>Baseline</w:t>
                        </w:r>
                        <w:r>
                          <w:rPr>
                            <w:b/>
                            <w:color w:val="8C8C8C"/>
                            <w:spacing w:val="19"/>
                            <w:w w:val="123"/>
                            <w:sz w:val="14"/>
                          </w:rPr>
                          <w:t xml:space="preserve"> </w:t>
                        </w:r>
                        <w:r>
                          <w:rPr>
                            <w:b/>
                            <w:color w:val="8C8C8C"/>
                            <w:w w:val="123"/>
                            <w:sz w:val="14"/>
                          </w:rPr>
                          <w:t>Pipeline</w:t>
                        </w:r>
                      </w:p>
                    </w:txbxContent>
                  </v:textbox>
                </v:rect>
                <v:rect id="Rectangle 63740" o:spid="_x0000_s1028" style="position:absolute;top:2800;width:537;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" filled="f" stroked="f">
                  <v:textbox inset="0,0,0,0">
                    <w:txbxContent>
                      <w:p w14:paraId="3B6D9BBD" w14:textId="77777777" w:rsidR="00357641" w:rsidRDefault="00000000">
                        <w:pPr>
                          <w:spacing w:after="160" w:line="259" w:lineRule="auto"/>
                          <w:ind w:left="0" w:right="0" w:firstLine="0"/>
                          <w:jc w:val="left"/>
                        </w:pPr>
                        <w:r>
                          <w:rPr>
                            <w:b/>
                            <w:color w:val="8C8C8C"/>
                            <w:w w:val="134"/>
                            <w:sz w:val="14"/>
                          </w:rPr>
                          <w:t>(</w:t>
                        </w:r>
                      </w:p>
                    </w:txbxContent>
                  </v:textbox>
                </v:rect>
                <v:rect id="Rectangle 63744" o:spid="_x0000_s1029" style="position:absolute;left:8164;top:3885;width:38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" filled="f" stroked="f">
                  <v:textbox inset="0,0,0,0">
                    <w:txbxContent>
                      <w:p w14:paraId="4B88984C" w14:textId="77777777" w:rsidR="00357641" w:rsidRDefault="00000000">
                        <w:pPr>
                          <w:spacing w:after="160" w:line="259" w:lineRule="auto"/>
                          <w:ind w:left="0" w:right="0" w:firstLine="0"/>
                          <w:jc w:val="left"/>
                        </w:pPr>
                        <w:r>
                          <w:rPr>
                            <w:b/>
                            <w:color w:val="8C8C8C"/>
                            <w:w w:val="114"/>
                            <w:sz w:val="14"/>
                          </w:rPr>
                          <w:t>:</w:t>
                        </w:r>
                      </w:p>
                    </w:txbxContent>
                  </v:textbox>
                </v:rect>
                <v:rect id="Rectangle 63745" o:spid="_x0000_s1030" style="position:absolute;left:692;top:3885;width:9937;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" filled="f" stroked="f">
                  <v:textbox inset="0,0,0,0">
                    <w:txbxContent>
                      <w:p w14:paraId="1B4C049F" w14:textId="77777777" w:rsidR="00357641" w:rsidRDefault="00000000">
                        <w:pPr>
                          <w:spacing w:after="160" w:line="259" w:lineRule="auto"/>
                          <w:ind w:left="0" w:right="0" w:firstLine="0"/>
                          <w:jc w:val="left"/>
                        </w:pPr>
                        <w:r>
                          <w:rPr>
                            <w:b/>
                            <w:color w:val="8C8C8C"/>
                            <w:w w:val="121"/>
                            <w:sz w:val="14"/>
                          </w:rPr>
                          <w:t>No</w:t>
                        </w:r>
                        <w:r>
                          <w:rPr>
                            <w:b/>
                            <w:color w:val="8C8C8C"/>
                            <w:spacing w:val="19"/>
                            <w:w w:val="121"/>
                            <w:sz w:val="14"/>
                          </w:rPr>
                          <w:t xml:space="preserve"> </w:t>
                        </w:r>
                        <w:r>
                          <w:rPr>
                            <w:b/>
                            <w:color w:val="8C8C8C"/>
                            <w:w w:val="121"/>
                            <w:sz w:val="14"/>
                          </w:rPr>
                          <w:t>Skip</w:t>
                        </w:r>
                        <w:r>
                          <w:rPr>
                            <w:b/>
                            <w:color w:val="8C8C8C"/>
                            <w:spacing w:val="19"/>
                            <w:w w:val="121"/>
                            <w:sz w:val="14"/>
                          </w:rPr>
                          <w:t xml:space="preserve"> </w:t>
                        </w:r>
                        <w:r>
                          <w:rPr>
                            <w:b/>
                            <w:color w:val="8C8C8C"/>
                            <w:w w:val="121"/>
                            <w:sz w:val="14"/>
                          </w:rPr>
                          <w:t>Module</w:t>
                        </w:r>
                      </w:p>
                    </w:txbxContent>
                  </v:textbox>
                </v:rect>
                <v:rect id="Rectangle 63743" o:spid="_x0000_s1031" style="position:absolute;top:3885;width:460;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" filled="f" stroked="f">
                  <v:textbox inset="0,0,0,0">
                    <w:txbxContent>
                      <w:p w14:paraId="71C52E41" w14:textId="77777777" w:rsidR="00357641" w:rsidRDefault="00000000">
                        <w:pPr>
                          <w:spacing w:after="160" w:line="259" w:lineRule="auto"/>
                          <w:ind w:left="0" w:right="0" w:firstLine="0"/>
                          <w:jc w:val="left"/>
                        </w:pPr>
                        <w:r>
                          <w:rPr>
                            <w:b/>
                            <w:color w:val="8C8C8C"/>
                            <w:w w:val="115"/>
                            <w:sz w:val="14"/>
                          </w:rPr>
                          <w:t>-</w:t>
                        </w:r>
                      </w:p>
                    </w:txbxContent>
                  </v:textbox>
                </v:rect>
                <v:shape id="Shape 309" o:spid="_x0000_s1032" style="position:absolute;left:6366;top:7934;width:7199;height:4628;visibility:visible;mso-wrap-style:square;v-text-anchor:top" coordsize="719976,462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" path="m36149,l683827,v19965,,36149,16184,36149,36149l719976,426693v,19965,-16184,36149,-36149,36149l36149,462842c16184,462842,,446658,,426693l,36149c,16184,16184,,36149,xe" filled="f" strokecolor="#e22179" strokeweight=".50206mm">
                  <v:stroke opacity="49087f" miterlimit="83231f" joinstyle="miter"/>
                  <v:path arrowok="t" textboxrect="0,0,719976,462842"/>
                </v:shape>
                <v:rect id="Rectangle 310" o:spid="_x0000_s1033" style="position:absolute;left:8645;top:8649;width:351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094A0170" w14:textId="77777777" w:rsidR="00357641" w:rsidRDefault="00000000">
                        <w:pPr>
                          <w:spacing w:after="160" w:line="259" w:lineRule="auto"/>
                          <w:ind w:left="0" w:right="0" w:firstLine="0"/>
                          <w:jc w:val="left"/>
                        </w:pPr>
                        <w:r>
                          <w:rPr>
                            <w:b/>
                            <w:w w:val="128"/>
                            <w:sz w:val="14"/>
                          </w:rPr>
                          <w:t>Static</w:t>
                        </w:r>
                      </w:p>
                    </w:txbxContent>
                  </v:textbox>
                </v:rect>
                <v:rect id="Rectangle 311" o:spid="_x0000_s1034" style="position:absolute;left:8200;top:9733;width:4697;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02790CE4" w14:textId="77777777" w:rsidR="00357641" w:rsidRDefault="00000000">
                        <w:pPr>
                          <w:spacing w:after="160" w:line="259" w:lineRule="auto"/>
                          <w:ind w:left="0" w:right="0" w:firstLine="0"/>
                          <w:jc w:val="left"/>
                        </w:pPr>
                        <w:r>
                          <w:rPr>
                            <w:b/>
                            <w:w w:val="125"/>
                            <w:sz w:val="14"/>
                          </w:rPr>
                          <w:t>Camera</w:t>
                        </w:r>
                      </w:p>
                    </w:txbxContent>
                  </v:textbox>
                </v:rect>
                <v:rect id="Rectangle 63751" o:spid="_x0000_s1035" style="position:absolute;left:7468;top:10891;width:6644;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" filled="f" stroked="f">
                  <v:textbox inset="0,0,0,0">
                    <w:txbxContent>
                      <w:p w14:paraId="31D46134" w14:textId="77777777" w:rsidR="00357641" w:rsidRDefault="00000000">
                        <w:pPr>
                          <w:spacing w:after="160" w:line="259" w:lineRule="auto"/>
                          <w:ind w:left="0" w:right="0" w:firstLine="0"/>
                          <w:jc w:val="left"/>
                        </w:pPr>
                        <w:r>
                          <w:rPr>
                            <w:w w:val="109"/>
                            <w:sz w:val="13"/>
                          </w:rPr>
                          <w:t>Video</w:t>
                        </w:r>
                        <w:r>
                          <w:rPr>
                            <w:spacing w:val="12"/>
                            <w:w w:val="109"/>
                            <w:sz w:val="13"/>
                          </w:rPr>
                          <w:t xml:space="preserve"> </w:t>
                        </w:r>
                        <w:r>
                          <w:rPr>
                            <w:w w:val="109"/>
                            <w:sz w:val="13"/>
                          </w:rPr>
                          <w:t>Stream</w:t>
                        </w:r>
                      </w:p>
                    </w:txbxContent>
                  </v:textbox>
                </v:rect>
                <v:rect id="Rectangle 63749" o:spid="_x0000_s1036" style="position:absolute;left:7142;top:10891;width:433;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" filled="f" stroked="f">
                  <v:textbox inset="0,0,0,0">
                    <w:txbxContent>
                      <w:p w14:paraId="49C2B29C" w14:textId="77777777" w:rsidR="00357641" w:rsidRDefault="00000000">
                        <w:pPr>
                          <w:spacing w:after="160" w:line="259" w:lineRule="auto"/>
                          <w:ind w:left="0" w:right="0" w:firstLine="0"/>
                          <w:jc w:val="left"/>
                        </w:pPr>
                        <w:r>
                          <w:rPr>
                            <w:w w:val="120"/>
                            <w:sz w:val="13"/>
                          </w:rPr>
                          <w:t>(</w:t>
                        </w:r>
                      </w:p>
                    </w:txbxContent>
                  </v:textbox>
                </v:rect>
                <v:rect id="Rectangle 63750" o:spid="_x0000_s1037" style="position:absolute;left:12463;top:10891;width:433;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" filled="f" stroked="f">
                  <v:textbox inset="0,0,0,0">
                    <w:txbxContent>
                      <w:p w14:paraId="4CA90D36" w14:textId="77777777" w:rsidR="00357641" w:rsidRDefault="00000000">
                        <w:pPr>
                          <w:spacing w:after="160" w:line="259" w:lineRule="auto"/>
                          <w:ind w:left="0" w:right="0" w:firstLine="0"/>
                          <w:jc w:val="left"/>
                        </w:pPr>
                        <w:r>
                          <w:rPr>
                            <w:w w:val="120"/>
                            <w:sz w:val="13"/>
                          </w:rPr>
                          <w:t>)</w:t>
                        </w:r>
                      </w:p>
                    </w:txbxContent>
                  </v:textbox>
                </v:rect>
                <v:shape id="Shape 314" o:spid="_x0000_s1038" style="position:absolute;left:17680;top:8834;width:7714;height:2828;visibility:visible;mso-wrap-style:square;v-text-anchor:top" coordsize="771402,282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" path="m36149,l735253,v19965,,36149,16184,36149,36149l771402,246700v,19965,-16184,36149,-36149,36149l36149,282849c16184,282849,,266665,,246700l,36149c,16184,16184,,36149,xe" filled="f" strokeweight=".1004mm">
                  <v:stroke opacity="49087f" miterlimit="83231f" joinstyle="miter"/>
                  <v:path arrowok="t" textboxrect="0,0,771402,282849"/>
                </v:shape>
                <v:rect id="Rectangle 315" o:spid="_x0000_s1039" style="position:absolute;left:20115;top:9280;width:378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3F6CA0D5" w14:textId="77777777" w:rsidR="00357641" w:rsidRDefault="00000000">
                        <w:pPr>
                          <w:spacing w:after="160" w:line="259" w:lineRule="auto"/>
                          <w:ind w:left="0" w:right="0" w:firstLine="0"/>
                          <w:jc w:val="left"/>
                        </w:pPr>
                        <w:r>
                          <w:rPr>
                            <w:b/>
                            <w:w w:val="123"/>
                            <w:sz w:val="14"/>
                          </w:rPr>
                          <w:t>Frame</w:t>
                        </w:r>
                      </w:p>
                    </w:txbxContent>
                  </v:textbox>
                </v:rect>
                <v:rect id="Rectangle 316" o:spid="_x0000_s1040" style="position:absolute;left:19915;top:10364;width:4314;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7D2BB095" w14:textId="77777777" w:rsidR="00357641" w:rsidRPr="00357ABF" w:rsidRDefault="00000000">
                        <w:pPr>
                          <w:spacing w:after="160" w:line="259" w:lineRule="auto"/>
                          <w:ind w:left="0" w:right="0" w:firstLine="0"/>
                          <w:jc w:val="left"/>
                          <w:rPr>
                            <w:rFonts w:eastAsiaTheme="minorEastAsia"/>
                            <w:lang w:eastAsia="ko-KR"/>
                            <w:rPrChange w:id="375" w:author="cs park" w:date="2026-05-27T17:34:00Z" w16du:dateUtc="2026-05-27T08:34:00Z">
                              <w:rPr/>
                            </w:rPrChange>
                          </w:rPr>
                        </w:pPr>
                        <w:r>
                          <w:rPr>
                            <w:b/>
                            <w:w w:val="126"/>
                            <w:sz w:val="14"/>
                          </w:rPr>
                          <w:t>Reader</w:t>
                        </w:r>
                      </w:p>
                    </w:txbxContent>
                  </v:textbox>
                </v:rect>
                <v:shape id="Shape 317" o:spid="_x0000_s1041" style="position:absolute;left:29251;top:7419;width:10285;height:5657;visibility:visible;mso-wrap-style:square;v-text-anchor:top" coordsize="1028536,56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" path="m992387,l36149,c16184,,,16184,,36149l,529545v,19965,16184,36149,36149,36149l992387,565694v19965,,36149,-16184,36149,-36149l1028536,36149c1028536,16184,1012352,,992387,xe" filled="f" strokecolor="#007f00" strokeweight=".50206mm">
                  <v:stroke opacity="49087f" miterlimit="83231f" joinstyle="miter"/>
                  <v:path arrowok="t" textboxrect="0,0,1028536,565694"/>
                </v:shape>
                <v:rect id="Rectangle 319" o:spid="_x0000_s1042" style="position:absolute;left:31806;top:8648;width:6881;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0D4846C4" w14:textId="77777777" w:rsidR="00357641" w:rsidRDefault="00000000">
                        <w:pPr>
                          <w:spacing w:after="160" w:line="259" w:lineRule="auto"/>
                          <w:ind w:left="0" w:right="0" w:firstLine="0"/>
                          <w:jc w:val="left"/>
                        </w:pPr>
                        <w:r>
                          <w:rPr>
                            <w:b/>
                            <w:color w:val="006600"/>
                            <w:w w:val="122"/>
                            <w:sz w:val="14"/>
                          </w:rPr>
                          <w:t>BIG</w:t>
                        </w:r>
                        <w:r>
                          <w:rPr>
                            <w:b/>
                            <w:color w:val="006600"/>
                            <w:spacing w:val="19"/>
                            <w:w w:val="122"/>
                            <w:sz w:val="14"/>
                          </w:rPr>
                          <w:t xml:space="preserve"> </w:t>
                        </w:r>
                        <w:r>
                          <w:rPr>
                            <w:b/>
                            <w:color w:val="006600"/>
                            <w:w w:val="122"/>
                            <w:sz w:val="14"/>
                          </w:rPr>
                          <w:t>Model</w:t>
                        </w:r>
                      </w:p>
                    </w:txbxContent>
                  </v:textbox>
                </v:rect>
                <v:rect id="Rectangle 320" o:spid="_x0000_s1043" style="position:absolute;left:32301;top:9733;width:5566;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3F065CAA" w14:textId="77777777" w:rsidR="00357641" w:rsidRDefault="00000000">
                        <w:pPr>
                          <w:spacing w:after="160" w:line="259" w:lineRule="auto"/>
                          <w:ind w:left="0" w:right="0" w:firstLine="0"/>
                          <w:jc w:val="left"/>
                        </w:pPr>
                        <w:r>
                          <w:rPr>
                            <w:b/>
                            <w:color w:val="006600"/>
                            <w:w w:val="122"/>
                            <w:sz w:val="14"/>
                          </w:rPr>
                          <w:t>Inference</w:t>
                        </w:r>
                      </w:p>
                    </w:txbxContent>
                  </v:textbox>
                </v:rect>
                <v:rect id="Rectangle 321" o:spid="_x0000_s1044" style="position:absolute;left:31112;top:10890;width:497;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77E21E0E" w14:textId="77777777" w:rsidR="00357641" w:rsidRDefault="00000000">
                        <w:pPr>
                          <w:spacing w:after="160" w:line="259" w:lineRule="auto"/>
                          <w:ind w:left="0" w:right="0" w:firstLine="0"/>
                          <w:jc w:val="left"/>
                        </w:pPr>
                        <w:r>
                          <w:rPr>
                            <w:b/>
                            <w:color w:val="006600"/>
                            <w:w w:val="138"/>
                            <w:sz w:val="13"/>
                          </w:rPr>
                          <w:t>(</w:t>
                        </w:r>
                      </w:p>
                    </w:txbxContent>
                  </v:textbox>
                </v:rect>
                <v:rect id="Rectangle 322" o:spid="_x0000_s1045" style="position:absolute;left:31486;top:10914;width:86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207805F1" w14:textId="77777777" w:rsidR="00357641" w:rsidRDefault="00000000">
                        <w:pPr>
                          <w:spacing w:after="160" w:line="259" w:lineRule="auto"/>
                          <w:ind w:left="0" w:right="0" w:firstLine="0"/>
                          <w:jc w:val="left"/>
                        </w:pPr>
                        <w:r>
                          <w:rPr>
                            <w:rFonts w:ascii="Cambria" w:eastAsia="Cambria" w:hAnsi="Cambria" w:cs="Cambria"/>
                            <w:color w:val="006600"/>
                            <w:sz w:val="13"/>
                          </w:rPr>
                          <w:t>∼</w:t>
                        </w:r>
                      </w:p>
                    </w:txbxContent>
                  </v:textbox>
                </v:rect>
                <v:rect id="Rectangle 63747" o:spid="_x0000_s1046" style="position:absolute;left:37300;top:10890;width:49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" filled="f" stroked="f">
                  <v:textbox inset="0,0,0,0">
                    <w:txbxContent>
                      <w:p w14:paraId="12493ADC" w14:textId="77777777" w:rsidR="00357641" w:rsidRDefault="00000000">
                        <w:pPr>
                          <w:spacing w:after="160" w:line="259" w:lineRule="auto"/>
                          <w:ind w:left="0" w:right="0" w:firstLine="0"/>
                          <w:jc w:val="left"/>
                        </w:pPr>
                        <w:r>
                          <w:rPr>
                            <w:b/>
                            <w:color w:val="006600"/>
                            <w:w w:val="138"/>
                            <w:sz w:val="13"/>
                          </w:rPr>
                          <w:t>)</w:t>
                        </w:r>
                      </w:p>
                    </w:txbxContent>
                  </v:textbox>
                </v:rect>
                <v:rect id="Rectangle 63748" o:spid="_x0000_s1047" style="position:absolute;left:33234;top:10890;width:540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" filled="f" stroked="f">
                  <v:textbox inset="0,0,0,0">
                    <w:txbxContent>
                      <w:p w14:paraId="76DDFBC3" w14:textId="77777777" w:rsidR="00357641" w:rsidRDefault="00000000">
                        <w:pPr>
                          <w:spacing w:after="160" w:line="259" w:lineRule="auto"/>
                          <w:ind w:left="0" w:right="0" w:firstLine="0"/>
                          <w:jc w:val="left"/>
                        </w:pPr>
                        <w:r>
                          <w:rPr>
                            <w:b/>
                            <w:color w:val="006600"/>
                            <w:w w:val="132"/>
                            <w:sz w:val="13"/>
                          </w:rPr>
                          <w:t>ms/frame</w:t>
                        </w:r>
                      </w:p>
                    </w:txbxContent>
                  </v:textbox>
                </v:rect>
                <v:rect id="Rectangle 63746" o:spid="_x0000_s1048" style="position:absolute;left:32136;top:10890;width:1281;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" filled="f" stroked="f">
                  <v:textbox inset="0,0,0,0">
                    <w:txbxContent>
                      <w:p w14:paraId="38466D66" w14:textId="77777777" w:rsidR="00357641" w:rsidRDefault="00000000">
                        <w:pPr>
                          <w:spacing w:after="160" w:line="259" w:lineRule="auto"/>
                          <w:ind w:left="0" w:right="0" w:firstLine="0"/>
                          <w:jc w:val="left"/>
                        </w:pPr>
                        <w:r>
                          <w:rPr>
                            <w:b/>
                            <w:color w:val="006600"/>
                            <w:w w:val="118"/>
                            <w:sz w:val="13"/>
                          </w:rPr>
                          <w:t>40</w:t>
                        </w:r>
                      </w:p>
                    </w:txbxContent>
                  </v:textbox>
                </v:rect>
                <v:shape id="Shape 324" o:spid="_x0000_s1049" style="position:absolute;left:42332;top:8601;width:7264;height:3294;visibility:visible;mso-wrap-style:square;v-text-anchor:top" coordsize="726387,32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" path="m363194,l726387,164679,363194,329359,,164679,363194,xe" filled="f" strokeweight=".1004mm">
                  <v:stroke opacity="49087f" miterlimit="83231f" joinstyle="miter"/>
                  <v:path arrowok="t" textboxrect="0,0,726387,329359"/>
                </v:shape>
                <v:rect id="Rectangle 325" o:spid="_x0000_s1050" style="position:absolute;left:44192;top:9183;width:5058;height:2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2018CA4F" w14:textId="2CC9A1D5" w:rsidR="00357641" w:rsidRPr="00357ABF" w:rsidRDefault="00357ABF">
                        <w:pPr>
                          <w:spacing w:after="160" w:line="259" w:lineRule="auto"/>
                          <w:ind w:left="54" w:right="0" w:hangingChars="50" w:hanging="54"/>
                          <w:jc w:val="left"/>
                          <w:rPr>
                            <w:sz w:val="10"/>
                            <w:szCs w:val="10"/>
                            <w:rPrChange w:id="376" w:author="cs park" w:date="2026-05-27T17:36:00Z" w16du:dateUtc="2026-05-27T08:36:00Z">
                              <w:rPr/>
                            </w:rPrChange>
                          </w:rPr>
                          <w:pPrChange w:id="377" w:author="cs park" w:date="2026-05-27T17:36:00Z" w16du:dateUtc="2026-05-27T08:36:00Z">
                            <w:pPr>
                              <w:spacing w:after="160" w:line="259" w:lineRule="auto"/>
                              <w:ind w:left="0" w:right="0" w:firstLine="0"/>
                              <w:jc w:val="left"/>
                            </w:pPr>
                          </w:pPrChange>
                        </w:pPr>
                        <w:ins w:id="378" w:author="cs park" w:date="2026-05-27T17:36:00Z" w16du:dateUtc="2026-05-27T08:36:00Z">
                          <w:r w:rsidRPr="00357ABF">
                            <w:rPr>
                              <w:rFonts w:ascii="Malgun Gothic" w:eastAsia="Malgun Gothic" w:hAnsi="Malgun Gothic" w:cs="Malgun Gothic"/>
                              <w:w w:val="108"/>
                              <w:sz w:val="10"/>
                              <w:szCs w:val="10"/>
                              <w:lang w:eastAsia="ko-KR"/>
                              <w:rPrChange w:id="379" w:author="cs park" w:date="2026-05-27T17:36:00Z" w16du:dateUtc="2026-05-27T08:36:00Z">
                                <w:rPr>
                                  <w:rFonts w:ascii="Malgun Gothic" w:eastAsia="Malgun Gothic" w:hAnsi="Malgun Gothic" w:cs="Malgun Gothic"/>
                                  <w:w w:val="108"/>
                                  <w:sz w:val="14"/>
                                  <w:lang w:eastAsia="ko-KR"/>
                                </w:rPr>
                              </w:rPrChange>
                            </w:rPr>
                            <w:t xml:space="preserve">Fire or Smoke </w:t>
                          </w:r>
                        </w:ins>
                        <w:r w:rsidRPr="00357ABF">
                          <w:rPr>
                            <w:w w:val="108"/>
                            <w:sz w:val="10"/>
                            <w:szCs w:val="10"/>
                            <w:rPrChange w:id="380" w:author="cs park" w:date="2026-05-27T17:36:00Z" w16du:dateUtc="2026-05-27T08:36:00Z">
                              <w:rPr>
                                <w:w w:val="108"/>
                                <w:sz w:val="14"/>
                              </w:rPr>
                            </w:rPrChange>
                          </w:rPr>
                          <w:t>Detected?</w:t>
                        </w:r>
                      </w:p>
                    </w:txbxContent>
                  </v:textbox>
                </v:rect>
                <v:shape id="Shape 327" o:spid="_x0000_s1051" style="position:absolute;left:41464;top:2929;width:9000;height:2809;visibility:visible;mso-wrap-style:square;v-text-anchor:top" coordsize="899969,280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" path="m36149,l863820,v19965,,36149,16184,36149,36149l899969,244749v,19965,-16184,36149,-36149,36149l36149,280898c16184,280898,,264714,,244749l,36149c,16184,16184,,36149,xe" fillcolor="#b20000" strokecolor="#c00" strokeweight=".50206mm">
                  <v:fill opacity="49087f"/>
                  <v:stroke opacity="49087f" miterlimit="83231f" joinstyle="miter"/>
                  <v:path arrowok="t" textboxrect="0,0,899969,280898"/>
                </v:shape>
                <v:rect id="Rectangle 328" o:spid="_x0000_s1052" style="position:absolute;left:41500;top:3387;width:9026;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4FBEA440" w14:textId="4A5FFCE6" w:rsidR="00357641" w:rsidRDefault="00357ABF">
                        <w:pPr>
                          <w:spacing w:after="160" w:line="259" w:lineRule="auto"/>
                          <w:ind w:left="0" w:right="0" w:firstLine="0"/>
                          <w:jc w:val="left"/>
                        </w:pPr>
                        <w:ins w:id="381" w:author="cs park" w:date="2026-05-27T17:38:00Z" w16du:dateUtc="2026-05-27T08:38:00Z">
                          <w:r>
                            <w:rPr>
                              <w:rFonts w:eastAsiaTheme="minorEastAsia" w:hint="eastAsia"/>
                              <w:b/>
                              <w:color w:val="FFFFFF"/>
                              <w:w w:val="121"/>
                              <w:sz w:val="14"/>
                              <w:lang w:eastAsia="ko-KR"/>
                            </w:rPr>
                            <w:t>Pr</w:t>
                          </w:r>
                        </w:ins>
                        <w:ins w:id="382" w:author="cs park" w:date="2026-05-27T17:39:00Z" w16du:dateUtc="2026-05-27T08:39:00Z">
                          <w:r>
                            <w:rPr>
                              <w:rFonts w:eastAsiaTheme="minorEastAsia" w:hint="eastAsia"/>
                              <w:b/>
                              <w:color w:val="FFFFFF"/>
                              <w:w w:val="121"/>
                              <w:sz w:val="14"/>
                              <w:lang w:eastAsia="ko-KR"/>
                            </w:rPr>
                            <w:t>ocess Fire/Smoke Event</w:t>
                          </w:r>
                        </w:ins>
                        <w:del w:id="383" w:author="cs park" w:date="2026-05-27T17:39:00Z" w16du:dateUtc="2026-05-27T08:39:00Z">
                          <w:r w:rsidDel="00357ABF">
                            <w:rPr>
                              <w:b/>
                              <w:color w:val="FFFFFF"/>
                              <w:w w:val="121"/>
                              <w:sz w:val="14"/>
                            </w:rPr>
                            <w:delText>ALARM</w:delText>
                          </w:r>
                        </w:del>
                      </w:p>
                    </w:txbxContent>
                  </v:textbox>
                </v:rect>
                <v:rect id="Rectangle 329" o:spid="_x0000_s1053" style="position:absolute;left:47896;top:3100;width:593;height:1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00DC7CB8" w14:textId="0782ED10" w:rsidR="00357641" w:rsidRDefault="00000000">
                        <w:pPr>
                          <w:spacing w:after="160" w:line="259" w:lineRule="auto"/>
                          <w:ind w:left="0" w:right="0" w:firstLine="0"/>
                          <w:jc w:val="left"/>
                        </w:pPr>
                        <w:del w:id="384" w:author="cs park" w:date="2026-05-27T17:39:00Z" w16du:dateUtc="2026-05-27T08:39:00Z">
                          <w:r w:rsidDel="00357ABF">
                            <w:rPr>
                              <w:b/>
                              <w:color w:val="FFFFFF"/>
                              <w:w w:val="103"/>
                            </w:rPr>
                            <w:delText>!</w:delText>
                          </w:r>
                        </w:del>
                      </w:p>
                    </w:txbxContent>
                  </v:textbox>
                </v:rect>
                <v:shape id="Shape 338" o:spid="_x0000_s1054" style="position:absolute;left:13656;top:10248;width:2736;height:0;visibility:visible;mso-wrap-style:square;v-text-anchor:top" coordsize="273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" path="m,l273661,e" filled="f" strokecolor="#4c4cff" strokeweight="1.0713mm">
                  <v:stroke opacity="49087f" miterlimit="83231f" joinstyle="miter"/>
                  <v:path arrowok="t" textboxrect="0,0,273661,0"/>
                </v:shape>
                <v:shape id="Shape 339" o:spid="_x0000_s1055" style="position:absolute;left:16251;top:9719;width:1410;height:1058;visibility:visible;mso-wrap-style:square;v-text-anchor:top" coordsize="141009,105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" path="m,c42303,24676,103406,45828,141009,52878,103406,59929,42303,81080,,105757l,xe" fillcolor="#4c4cff" stroked="f" strokeweight="0">
                  <v:fill opacity="49087f"/>
                  <v:stroke miterlimit="83231f" joinstyle="miter"/>
                  <v:path arrowok="t" textboxrect="0,0,141009,105757"/>
                </v:shape>
                <v:shape id="Shape 340" o:spid="_x0000_s1056" style="position:absolute;left:25412;top:10248;width:2965;height:0;visibility:visible;mso-wrap-style:square;v-text-anchor:top" coordsize="296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" path="m,l296541,e" filled="f" strokeweight=".57142mm">
                  <v:stroke opacity="49087f" miterlimit="83231f" joinstyle="miter"/>
                  <v:path arrowok="t" textboxrect="0,0,296541,0"/>
                </v:shape>
                <v:shape id="Shape 341" o:spid="_x0000_s1057" style="position:absolute;left:28290;top:9922;width:870;height:652;visibility:visible;mso-wrap-style:square;v-text-anchor:top" coordsize="87017,6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" path="m,c26105,15228,63812,28281,87017,32631,63812,36982,26105,50035,,65263l,xe" fillcolor="black" stroked="f" strokeweight="0">
                  <v:fill opacity="49087f"/>
                  <v:stroke miterlimit="83231f" joinstyle="miter"/>
                  <v:path arrowok="t" textboxrect="0,0,87017,65263"/>
                </v:shape>
                <v:shape id="Shape 342" o:spid="_x0000_s1058" style="position:absolute;left:39626;top:10248;width:1898;height:0;visibility:visible;mso-wrap-style:square;v-text-anchor:top" coordsize="189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" path="m,l189732,e" filled="f" strokeweight=".57142mm">
                  <v:stroke miterlimit="83231f" joinstyle="miter"/>
                  <v:path arrowok="t" textboxrect="0,0,189732,0"/>
                </v:shape>
                <v:shape id="Shape 343" o:spid="_x0000_s1059" style="position:absolute;left:41437;top:9922;width:870;height:652;visibility:visible;mso-wrap-style:square;v-text-anchor:top" coordsize="87017,6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" path="m,c26105,15228,63812,28281,87017,32631,63812,36982,26105,50035,,65263l,xe" fillcolor="black" stroked="f" strokeweight="0">
                  <v:stroke miterlimit="83231f" joinstyle="miter"/>
                  <v:path arrowok="t" textboxrect="0,0,87017,65263"/>
                </v:shape>
                <v:shape id="Shape 344" o:spid="_x0000_s1060" style="position:absolute;left:45964;top:6612;width:0;height:1964;visibility:visible;mso-wrap-style:square;v-text-anchor:top" coordsize="0,196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" path="m,196372l,e" filled="f" strokeweight=".57142mm">
                  <v:stroke miterlimit="83231f" joinstyle="miter"/>
                  <v:path arrowok="t" textboxrect="0,0,0,196372"/>
                </v:shape>
                <v:shape id="Shape 345" o:spid="_x0000_s1061" style="position:absolute;left:45638;top:5829;width:653;height:870;visibility:visible;mso-wrap-style:square;v-text-anchor:top" coordsize="65263,8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" path="m32631,v4351,23205,17404,60912,32632,87017l,87017c15228,60912,28280,23205,32631,xe" fillcolor="black" stroked="f" strokeweight="0">
                  <v:stroke miterlimit="83231f" joinstyle="miter"/>
                  <v:path arrowok="t" textboxrect="0,0,65263,87017"/>
                </v:shape>
                <v:rect id="Rectangle 346" o:spid="_x0000_s1062" style="position:absolute;left:44302;top:7644;width:1675;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545F2C1B" w14:textId="77777777" w:rsidR="00357641" w:rsidRDefault="00000000">
                        <w:pPr>
                          <w:spacing w:after="160" w:line="259" w:lineRule="auto"/>
                          <w:ind w:left="0" w:right="0" w:firstLine="0"/>
                          <w:jc w:val="left"/>
                        </w:pPr>
                        <w:r>
                          <w:rPr>
                            <w:w w:val="99"/>
                            <w:sz w:val="13"/>
                          </w:rPr>
                          <w:t>Yes</w:t>
                        </w:r>
                      </w:p>
                    </w:txbxContent>
                  </v:textbox>
                </v:rect>
                <v:shape id="Shape 347" o:spid="_x0000_s1063" style="position:absolute;left:49621;top:9789;width:9365;height:457;flip:y;visibility:visible;mso-wrap-style:square;v-text-anchor:top" coordsize="38484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" path="m,l384842,e" filled="f" strokeweight=".57142mm">
                  <v:stroke miterlimit="83231f" joinstyle="miter"/>
                  <v:path arrowok="t" textboxrect="0,0,384842,45719"/>
                </v:shape>
                <v:rect id="Rectangle 349" o:spid="_x0000_s1064" style="position:absolute;left:50026;top:9179;width:139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4A201C18" w14:textId="77777777" w:rsidR="00357641" w:rsidRDefault="00000000">
                        <w:pPr>
                          <w:spacing w:after="160" w:line="259" w:lineRule="auto"/>
                          <w:ind w:left="0" w:right="0" w:firstLine="0"/>
                          <w:jc w:val="left"/>
                        </w:pPr>
                        <w:r>
                          <w:rPr>
                            <w:w w:val="105"/>
                            <w:sz w:val="13"/>
                          </w:rPr>
                          <w:t>No</w:t>
                        </w:r>
                      </w:p>
                    </w:txbxContent>
                  </v:textbox>
                </v:rect>
                <v:shape id="Shape 350" o:spid="_x0000_s1065" style="position:absolute;left:21537;top:1168;width:24427;height:6726;visibility:visible;mso-wrap-style:square;v-text-anchor:top" coordsize="2442772,67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" path="m2442772,167136l2442772,,,,,672594e" filled="f" strokeweight=".71431mm">
                  <v:stroke opacity="49087f" miterlimit="83231f" joinstyle="miter"/>
                  <v:path arrowok="t" textboxrect="0,0,2442772,672594"/>
                </v:shape>
                <v:shape id="Shape 351" o:spid="_x0000_s1066" style="position:absolute;left:21152;top:7791;width:769;height:1025;visibility:visible;mso-wrap-style:square;v-text-anchor:top" coordsize="76837,102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" path="m,l76837,c58908,30735,43541,75129,38418,102449,33296,75129,17929,30735,,xe" fillcolor="black" stroked="f" strokeweight="0">
                  <v:fill opacity="49087f"/>
                  <v:stroke miterlimit="83231f" joinstyle="miter"/>
                  <v:path arrowok="t" textboxrect="0,0,76837,102449"/>
                </v:shape>
                <v:rect id="_x0000_s1067" style="position:absolute;left:26010;top:8627;width:2954;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2EAA1173" w14:textId="77777777" w:rsidR="00357641" w:rsidRDefault="00000000">
                        <w:pPr>
                          <w:spacing w:after="160" w:line="259" w:lineRule="auto"/>
                          <w:ind w:left="0" w:right="0" w:firstLine="0"/>
                          <w:jc w:val="left"/>
                        </w:pPr>
                        <w:del w:id="385" w:author="cs park" w:date="2026-05-27T17:34:00Z" w16du:dateUtc="2026-05-27T08:34:00Z">
                          <w:r w:rsidDel="00357ABF">
                            <w:rPr>
                              <w:w w:val="107"/>
                              <w:sz w:val="14"/>
                            </w:rPr>
                            <w:delText>Next</w:delText>
                          </w:r>
                          <w:r w:rsidDel="00357ABF">
                            <w:rPr>
                              <w:spacing w:val="12"/>
                              <w:w w:val="107"/>
                              <w:sz w:val="14"/>
                            </w:rPr>
                            <w:delText xml:space="preserve"> </w:delText>
                          </w:r>
                        </w:del>
                        <w:r>
                          <w:rPr>
                            <w:w w:val="107"/>
                            <w:sz w:val="14"/>
                          </w:rPr>
                          <w:t>frame</w:t>
                        </w:r>
                      </w:p>
                    </w:txbxContent>
                  </v:textbox>
                </v:rect>
                <v:shape id="Shape 353" o:spid="_x0000_s1068" style="position:absolute;left:21535;top:1180;width:37504;height:8920;visibility:visible;mso-wrap-style:square;v-text-anchor:top" coordsize="3728442,77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" path="m3728442,771402l3728442,,,,,671311e" filled="f" strokeweight=".71431mm">
                  <v:stroke opacity="49087f" miterlimit="83231f" joinstyle="miter"/>
                  <v:path arrowok="t" textboxrect="0,0,3728442,771402"/>
                </v:shape>
                <v:shape id="Shape 354" o:spid="_x0000_s1069" style="position:absolute;left:21152;top:7791;width:769;height:1025;visibility:visible;mso-wrap-style:square;v-text-anchor:top" coordsize="76837,102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" path="m,l76837,c58908,30735,43541,75129,38418,102449,33296,75129,17929,30735,,xe" fillcolor="black" stroked="f" strokeweight="0">
                  <v:fill opacity="49087f"/>
                  <v:stroke miterlimit="83231f" joinstyle="miter"/>
                  <v:path arrowok="t" textboxrect="0,0,76837,102449"/>
                </v:shape>
                <w10:anchorlock/>
              </v:group>
            </w:pict>
          </mc:Fallback>
        </mc:AlternateContent>
      </w:r>
    </w:p>
    <w:p w14:paraId="163787A3" w14:textId="262DB57D" w:rsidR="00357641" w:rsidRDefault="00357ABF">
      <w:pPr>
        <w:spacing w:after="371" w:line="259" w:lineRule="auto"/>
        <w:ind w:left="232" w:right="0" w:firstLine="0"/>
        <w:jc w:val="left"/>
        <w:rPr>
          <w:ins w:id="386" w:author="cs park" w:date="2026-05-27T17:17:00Z" w16du:dateUtc="2026-05-27T08:17:00Z"/>
          <w:rFonts w:eastAsiaTheme="minorEastAsia"/>
          <w:lang w:eastAsia="ko-KR"/>
        </w:rPr>
      </w:pPr>
      <w:ins w:id="387" w:author="cs park" w:date="2026-05-27T17:35:00Z" w16du:dateUtc="2026-05-27T08:35:00Z">
        <w:r>
          <w:rPr>
            <w:noProof/>
          </w:rPr>
          <mc:AlternateContent>
            <mc:Choice Requires="wps">
              <w:drawing>
                <wp:anchor distT="0" distB="0" distL="114300" distR="114300" simplePos="0" relativeHeight="251663360" behindDoc="0" locked="0" layoutInCell="1" allowOverlap="1" wp14:anchorId="42985247" wp14:editId="47E9A751">
                  <wp:simplePos x="0" y="0"/>
                  <wp:positionH relativeFrom="column">
                    <wp:posOffset>2679001</wp:posOffset>
                  </wp:positionH>
                  <wp:positionV relativeFrom="paragraph">
                    <wp:posOffset>1080781</wp:posOffset>
                  </wp:positionV>
                  <wp:extent cx="295433" cy="120168"/>
                  <wp:effectExtent l="0" t="0" r="0" b="0"/>
                  <wp:wrapNone/>
                  <wp:docPr id="840470611" name="Rectangle 352"/>
                  <wp:cNvGraphicFramePr/>
                  <a:graphic xmlns:a="http://schemas.openxmlformats.org/drawingml/2006/main">
                    <a:graphicData uri="http://schemas.microsoft.com/office/word/2010/wordprocessingShape">
                      <wps:wsp>
                        <wps:cNvSpPr/>
                        <wps:spPr>
                          <a:xfrm>
                            <a:off x="0" y="0"/>
                            <a:ext cx="295433" cy="120168"/>
                          </a:xfrm>
                          <a:prstGeom prst="rect">
                            <a:avLst/>
                          </a:prstGeom>
                          <a:ln>
                            <a:noFill/>
                          </a:ln>
                        </wps:spPr>
                        <wps:txbx>
                          <w:txbxContent>
                            <w:p w14:paraId="14233826" w14:textId="77777777" w:rsidR="00357ABF" w:rsidRDefault="00357ABF" w:rsidP="00357ABF">
                              <w:pPr>
                                <w:spacing w:after="160" w:line="259" w:lineRule="auto"/>
                                <w:ind w:left="0" w:right="0" w:firstLine="0"/>
                                <w:jc w:val="left"/>
                              </w:pPr>
                              <w:del w:id="388" w:author="cs park" w:date="2026-05-27T17:34:00Z" w16du:dateUtc="2026-05-27T08:34:00Z">
                                <w:r w:rsidDel="00357ABF">
                                  <w:rPr>
                                    <w:w w:val="107"/>
                                    <w:sz w:val="14"/>
                                  </w:rPr>
                                  <w:delText>Next</w:delText>
                                </w:r>
                                <w:r w:rsidDel="00357ABF">
                                  <w:rPr>
                                    <w:spacing w:val="12"/>
                                    <w:w w:val="107"/>
                                    <w:sz w:val="14"/>
                                  </w:rPr>
                                  <w:delText xml:space="preserve"> </w:delText>
                                </w:r>
                              </w:del>
                              <w:r>
                                <w:rPr>
                                  <w:w w:val="107"/>
                                  <w:sz w:val="14"/>
                                </w:rPr>
                                <w:t>frame</w:t>
                              </w:r>
                            </w:p>
                          </w:txbxContent>
                        </wps:txbx>
                        <wps:bodyPr horzOverflow="overflow" vert="horz" lIns="0" tIns="0" rIns="0" bIns="0" rtlCol="0">
                          <a:noAutofit/>
                        </wps:bodyPr>
                      </wps:wsp>
                    </a:graphicData>
                  </a:graphic>
                </wp:anchor>
              </w:drawing>
            </mc:Choice>
            <mc:Fallback>
              <w:pict>
                <v:rect w14:anchorId="42985247" id="Rectangle 352" o:spid="_x0000_s1070" style="position:absolute;left:0;text-align:left;margin-left:210.95pt;margin-top:85.1pt;width:23.25pt;height:9.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" filled="f" stroked="f">
                  <v:textbox inset="0,0,0,0">
                    <w:txbxContent>
                      <w:p w14:paraId="14233826" w14:textId="77777777" w:rsidR="00357ABF" w:rsidRDefault="00357ABF" w:rsidP="00357ABF">
                        <w:pPr>
                          <w:spacing w:after="160" w:line="259" w:lineRule="auto"/>
                          <w:ind w:left="0" w:right="0" w:firstLine="0"/>
                          <w:jc w:val="left"/>
                        </w:pPr>
                        <w:del w:id="389" w:author="cs park" w:date="2026-05-27T17:34:00Z" w16du:dateUtc="2026-05-27T08:34:00Z">
                          <w:r w:rsidDel="00357ABF">
                            <w:rPr>
                              <w:w w:val="107"/>
                              <w:sz w:val="14"/>
                            </w:rPr>
                            <w:delText>Next</w:delText>
                          </w:r>
                          <w:r w:rsidDel="00357ABF">
                            <w:rPr>
                              <w:spacing w:val="12"/>
                              <w:w w:val="107"/>
                              <w:sz w:val="14"/>
                            </w:rPr>
                            <w:delText xml:space="preserve"> </w:delText>
                          </w:r>
                        </w:del>
                        <w:r>
                          <w:rPr>
                            <w:w w:val="107"/>
                            <w:sz w:val="14"/>
                          </w:rPr>
                          <w:t>frame</w:t>
                        </w:r>
                      </w:p>
                    </w:txbxContent>
                  </v:textbox>
                </v:rect>
              </w:pict>
            </mc:Fallback>
          </mc:AlternateContent>
        </w:r>
      </w:ins>
      <w:r>
        <w:rPr>
          <w:rFonts w:ascii="Calibri" w:eastAsia="Calibri" w:hAnsi="Calibri" w:cs="Calibri"/>
          <w:noProof/>
          <w:sz w:val="22"/>
        </w:rPr>
        <mc:AlternateContent>
          <mc:Choice Requires="wpg">
            <w:drawing>
              <wp:inline distT="0" distB="0" distL="0" distR="0" wp14:anchorId="39DA8451" wp14:editId="029E86FB">
                <wp:extent cx="6621199" cy="3069794"/>
                <wp:effectExtent l="0" t="0" r="27305" b="16510"/>
                <wp:docPr id="65669" name="Group 65669"/>
                <wp:cNvGraphicFramePr/>
                <a:graphic xmlns:a="http://schemas.openxmlformats.org/drawingml/2006/main">
                  <a:graphicData uri="http://schemas.microsoft.com/office/word/2010/wordprocessingGroup">
                    <wpg:wgp>
                      <wpg:cNvGrpSpPr/>
                      <wpg:grpSpPr>
                        <a:xfrm>
                          <a:off x="0" y="0"/>
                          <a:ext cx="6621199" cy="3069794"/>
                          <a:chOff x="0" y="0"/>
                          <a:chExt cx="6621199" cy="3069794"/>
                        </a:xfrm>
                      </wpg:grpSpPr>
                      <wps:wsp>
                        <wps:cNvPr id="303" name="Shape 303"/>
                        <wps:cNvSpPr/>
                        <wps:spPr>
                          <a:xfrm>
                            <a:off x="0" y="148077"/>
                            <a:ext cx="6621199" cy="0"/>
                          </a:xfrm>
                          <a:custGeom>
                            <a:avLst/>
                            <a:gdLst/>
                            <a:ahLst/>
                            <a:cxnLst/>
                            <a:rect l="0" t="0" r="0" b="0"/>
                            <a:pathLst>
                              <a:path w="6621199">
                                <a:moveTo>
                                  <a:pt x="0" y="0"/>
                                </a:moveTo>
                                <a:lnTo>
                                  <a:pt x="6621199" y="0"/>
                                </a:lnTo>
                              </a:path>
                            </a:pathLst>
                          </a:custGeom>
                          <a:ln w="13556" cap="flat">
                            <a:custDash>
                              <a:ds d="213478" sp="213478"/>
                            </a:custDash>
                            <a:miter lim="127000"/>
                          </a:ln>
                        </wps:spPr>
                        <wps:style>
                          <a:lnRef idx="1">
                            <a:srgbClr val="A6A6A6"/>
                          </a:lnRef>
                          <a:fillRef idx="0">
                            <a:srgbClr val="000000">
                              <a:alpha val="0"/>
                            </a:srgbClr>
                          </a:fillRef>
                          <a:effectRef idx="0">
                            <a:scrgbClr r="0" g="0" b="0"/>
                          </a:effectRef>
                          <a:fontRef idx="none"/>
                        </wps:style>
                        <wps:bodyPr/>
                      </wps:wsp>
                      <wps:wsp>
                        <wps:cNvPr id="63755" name="Rectangle 63755"/>
                        <wps:cNvSpPr/>
                        <wps:spPr>
                          <a:xfrm>
                            <a:off x="72326" y="174708"/>
                            <a:ext cx="1281259" cy="120194"/>
                          </a:xfrm>
                          <a:prstGeom prst="rect">
                            <a:avLst/>
                          </a:prstGeom>
                          <a:ln>
                            <a:noFill/>
                          </a:ln>
                        </wps:spPr>
                        <wps:txbx>
                          <w:txbxContent>
                            <w:p w14:paraId="48D7EC06" w14:textId="77777777" w:rsidR="00357641" w:rsidRDefault="00000000">
                              <w:pPr>
                                <w:spacing w:after="160" w:line="259" w:lineRule="auto"/>
                                <w:ind w:left="0" w:right="0" w:firstLine="0"/>
                                <w:jc w:val="left"/>
                              </w:pPr>
                              <w:r>
                                <w:rPr>
                                  <w:b/>
                                  <w:color w:val="8C8C8C"/>
                                  <w:w w:val="125"/>
                                  <w:sz w:val="14"/>
                                </w:rPr>
                                <w:t>b)</w:t>
                              </w:r>
                              <w:r>
                                <w:rPr>
                                  <w:b/>
                                  <w:color w:val="8C8C8C"/>
                                  <w:spacing w:val="19"/>
                                  <w:w w:val="125"/>
                                  <w:sz w:val="14"/>
                                </w:rPr>
                                <w:t xml:space="preserve"> </w:t>
                              </w:r>
                              <w:r>
                                <w:rPr>
                                  <w:b/>
                                  <w:color w:val="8C8C8C"/>
                                  <w:w w:val="125"/>
                                  <w:sz w:val="14"/>
                                </w:rPr>
                                <w:t>Proposed</w:t>
                              </w:r>
                              <w:r>
                                <w:rPr>
                                  <w:b/>
                                  <w:color w:val="8C8C8C"/>
                                  <w:spacing w:val="19"/>
                                  <w:w w:val="125"/>
                                  <w:sz w:val="14"/>
                                </w:rPr>
                                <w:t xml:space="preserve"> </w:t>
                              </w:r>
                              <w:r>
                                <w:rPr>
                                  <w:b/>
                                  <w:color w:val="8C8C8C"/>
                                  <w:w w:val="125"/>
                                  <w:sz w:val="14"/>
                                </w:rPr>
                                <w:t>Pipeline</w:t>
                              </w:r>
                            </w:p>
                          </w:txbxContent>
                        </wps:txbx>
                        <wps:bodyPr horzOverflow="overflow" vert="horz" lIns="0" tIns="0" rIns="0" bIns="0" rtlCol="0">
                          <a:noAutofit/>
                        </wps:bodyPr>
                      </wps:wsp>
                      <wps:wsp>
                        <wps:cNvPr id="63754" name="Rectangle 63754"/>
                        <wps:cNvSpPr/>
                        <wps:spPr>
                          <a:xfrm>
                            <a:off x="31931" y="174708"/>
                            <a:ext cx="53726" cy="120194"/>
                          </a:xfrm>
                          <a:prstGeom prst="rect">
                            <a:avLst/>
                          </a:prstGeom>
                          <a:ln>
                            <a:noFill/>
                          </a:ln>
                        </wps:spPr>
                        <wps:txbx>
                          <w:txbxContent>
                            <w:p w14:paraId="2A1C88CC" w14:textId="77777777" w:rsidR="00357641" w:rsidRDefault="00000000">
                              <w:pPr>
                                <w:spacing w:after="160" w:line="259" w:lineRule="auto"/>
                                <w:ind w:left="0" w:right="0" w:firstLine="0"/>
                                <w:jc w:val="left"/>
                              </w:pPr>
                              <w:r>
                                <w:rPr>
                                  <w:b/>
                                  <w:color w:val="8C8C8C"/>
                                  <w:w w:val="134"/>
                                  <w:sz w:val="14"/>
                                </w:rPr>
                                <w:t>(</w:t>
                              </w:r>
                            </w:p>
                          </w:txbxContent>
                        </wps:txbx>
                        <wps:bodyPr horzOverflow="overflow" vert="horz" lIns="0" tIns="0" rIns="0" bIns="0" rtlCol="0">
                          <a:noAutofit/>
                        </wps:bodyPr>
                      </wps:wsp>
                      <wps:wsp>
                        <wps:cNvPr id="63759" name="Rectangle 63759"/>
                        <wps:cNvSpPr/>
                        <wps:spPr>
                          <a:xfrm>
                            <a:off x="66543" y="283152"/>
                            <a:ext cx="1128253" cy="120194"/>
                          </a:xfrm>
                          <a:prstGeom prst="rect">
                            <a:avLst/>
                          </a:prstGeom>
                          <a:ln>
                            <a:noFill/>
                          </a:ln>
                        </wps:spPr>
                        <wps:txbx>
                          <w:txbxContent>
                            <w:p w14:paraId="0382B025" w14:textId="77777777" w:rsidR="00357641" w:rsidRDefault="00000000">
                              <w:pPr>
                                <w:spacing w:after="160" w:line="259" w:lineRule="auto"/>
                                <w:ind w:left="0" w:right="0" w:firstLine="0"/>
                                <w:jc w:val="left"/>
                              </w:pPr>
                              <w:r>
                                <w:rPr>
                                  <w:b/>
                                  <w:color w:val="8C8C8C"/>
                                  <w:w w:val="123"/>
                                  <w:sz w:val="14"/>
                                </w:rPr>
                                <w:t>With</w:t>
                              </w:r>
                              <w:r>
                                <w:rPr>
                                  <w:b/>
                                  <w:color w:val="8C8C8C"/>
                                  <w:spacing w:val="19"/>
                                  <w:w w:val="123"/>
                                  <w:sz w:val="14"/>
                                </w:rPr>
                                <w:t xml:space="preserve"> </w:t>
                              </w:r>
                              <w:r>
                                <w:rPr>
                                  <w:b/>
                                  <w:color w:val="8C8C8C"/>
                                  <w:w w:val="123"/>
                                  <w:sz w:val="14"/>
                                </w:rPr>
                                <w:t>Skip</w:t>
                              </w:r>
                              <w:r>
                                <w:rPr>
                                  <w:b/>
                                  <w:color w:val="8C8C8C"/>
                                  <w:spacing w:val="19"/>
                                  <w:w w:val="123"/>
                                  <w:sz w:val="14"/>
                                </w:rPr>
                                <w:t xml:space="preserve"> </w:t>
                              </w:r>
                              <w:r>
                                <w:rPr>
                                  <w:b/>
                                  <w:color w:val="8C8C8C"/>
                                  <w:w w:val="123"/>
                                  <w:sz w:val="14"/>
                                </w:rPr>
                                <w:t>Module</w:t>
                              </w:r>
                            </w:p>
                          </w:txbxContent>
                        </wps:txbx>
                        <wps:bodyPr horzOverflow="overflow" vert="horz" lIns="0" tIns="0" rIns="0" bIns="0" rtlCol="0">
                          <a:noAutofit/>
                        </wps:bodyPr>
                      </wps:wsp>
                      <wps:wsp>
                        <wps:cNvPr id="63756" name="Rectangle 63756"/>
                        <wps:cNvSpPr/>
                        <wps:spPr>
                          <a:xfrm>
                            <a:off x="31931" y="283152"/>
                            <a:ext cx="46034" cy="120194"/>
                          </a:xfrm>
                          <a:prstGeom prst="rect">
                            <a:avLst/>
                          </a:prstGeom>
                          <a:ln>
                            <a:noFill/>
                          </a:ln>
                        </wps:spPr>
                        <wps:txbx>
                          <w:txbxContent>
                            <w:p w14:paraId="334042AA" w14:textId="77777777" w:rsidR="00357641" w:rsidRDefault="00000000">
                              <w:pPr>
                                <w:spacing w:after="160" w:line="259" w:lineRule="auto"/>
                                <w:ind w:left="0" w:right="0" w:firstLine="0"/>
                                <w:jc w:val="left"/>
                              </w:pPr>
                              <w:r>
                                <w:rPr>
                                  <w:b/>
                                  <w:color w:val="8C8C8C"/>
                                  <w:w w:val="115"/>
                                  <w:sz w:val="14"/>
                                </w:rPr>
                                <w:t>-</w:t>
                              </w:r>
                            </w:p>
                          </w:txbxContent>
                        </wps:txbx>
                        <wps:bodyPr horzOverflow="overflow" vert="horz" lIns="0" tIns="0" rIns="0" bIns="0" rtlCol="0">
                          <a:noAutofit/>
                        </wps:bodyPr>
                      </wps:wsp>
                      <wps:wsp>
                        <wps:cNvPr id="63757" name="Rectangle 63757"/>
                        <wps:cNvSpPr/>
                        <wps:spPr>
                          <a:xfrm>
                            <a:off x="914853" y="283152"/>
                            <a:ext cx="38342" cy="120194"/>
                          </a:xfrm>
                          <a:prstGeom prst="rect">
                            <a:avLst/>
                          </a:prstGeom>
                          <a:ln>
                            <a:noFill/>
                          </a:ln>
                        </wps:spPr>
                        <wps:txbx>
                          <w:txbxContent>
                            <w:p w14:paraId="1489F884" w14:textId="77777777" w:rsidR="00357641" w:rsidRDefault="00000000">
                              <w:pPr>
                                <w:spacing w:after="160" w:line="259" w:lineRule="auto"/>
                                <w:ind w:left="0" w:right="0" w:firstLine="0"/>
                                <w:jc w:val="left"/>
                              </w:pPr>
                              <w:r>
                                <w:rPr>
                                  <w:b/>
                                  <w:color w:val="8C8C8C"/>
                                  <w:w w:val="114"/>
                                  <w:sz w:val="14"/>
                                </w:rPr>
                                <w:t>:</w:t>
                              </w:r>
                            </w:p>
                          </w:txbxContent>
                        </wps:txbx>
                        <wps:bodyPr horzOverflow="overflow" vert="horz" lIns="0" tIns="0" rIns="0" bIns="0" rtlCol="0">
                          <a:noAutofit/>
                        </wps:bodyPr>
                      </wps:wsp>
                      <wps:wsp>
                        <wps:cNvPr id="63753" name="Rectangle 63753"/>
                        <wps:cNvSpPr/>
                        <wps:spPr>
                          <a:xfrm>
                            <a:off x="2614496" y="0"/>
                            <a:ext cx="1679193" cy="108175"/>
                          </a:xfrm>
                          <a:prstGeom prst="rect">
                            <a:avLst/>
                          </a:prstGeom>
                          <a:ln>
                            <a:noFill/>
                          </a:ln>
                        </wps:spPr>
                        <wps:txbx>
                          <w:txbxContent>
                            <w:p w14:paraId="4DC2A72F" w14:textId="77777777" w:rsidR="00357641" w:rsidRDefault="00000000">
                              <w:pPr>
                                <w:spacing w:after="160" w:line="259" w:lineRule="auto"/>
                                <w:ind w:left="0" w:right="0" w:firstLine="0"/>
                                <w:jc w:val="left"/>
                              </w:pPr>
                              <w:r>
                                <w:rPr>
                                  <w:b/>
                                  <w:color w:val="990000"/>
                                  <w:w w:val="129"/>
                                  <w:sz w:val="13"/>
                                </w:rPr>
                                <w:t>ms/frame</w:t>
                              </w:r>
                              <w:r>
                                <w:rPr>
                                  <w:b/>
                                  <w:color w:val="990000"/>
                                  <w:spacing w:val="18"/>
                                  <w:w w:val="129"/>
                                  <w:sz w:val="13"/>
                                </w:rPr>
                                <w:t xml:space="preserve"> </w:t>
                              </w:r>
                              <w:r>
                                <w:rPr>
                                  <w:b/>
                                  <w:color w:val="990000"/>
                                  <w:w w:val="129"/>
                                  <w:sz w:val="13"/>
                                </w:rPr>
                                <w:t>—</w:t>
                              </w:r>
                              <w:r>
                                <w:rPr>
                                  <w:b/>
                                  <w:color w:val="990000"/>
                                  <w:spacing w:val="18"/>
                                  <w:w w:val="129"/>
                                  <w:sz w:val="13"/>
                                </w:rPr>
                                <w:t xml:space="preserve"> </w:t>
                              </w:r>
                              <w:r>
                                <w:rPr>
                                  <w:b/>
                                  <w:color w:val="990000"/>
                                  <w:w w:val="129"/>
                                  <w:sz w:val="13"/>
                                </w:rPr>
                                <w:t>25</w:t>
                              </w:r>
                              <w:r>
                                <w:rPr>
                                  <w:b/>
                                  <w:color w:val="990000"/>
                                  <w:spacing w:val="18"/>
                                  <w:w w:val="129"/>
                                  <w:sz w:val="13"/>
                                </w:rPr>
                                <w:t xml:space="preserve"> </w:t>
                              </w:r>
                              <w:r>
                                <w:rPr>
                                  <w:b/>
                                  <w:color w:val="990000"/>
                                  <w:w w:val="129"/>
                                  <w:sz w:val="13"/>
                                </w:rPr>
                                <w:t>FPS</w:t>
                              </w:r>
                              <w:r>
                                <w:rPr>
                                  <w:b/>
                                  <w:color w:val="990000"/>
                                  <w:spacing w:val="18"/>
                                  <w:w w:val="129"/>
                                  <w:sz w:val="13"/>
                                </w:rPr>
                                <w:t xml:space="preserve"> </w:t>
                              </w:r>
                              <w:r>
                                <w:rPr>
                                  <w:b/>
                                  <w:color w:val="990000"/>
                                  <w:w w:val="129"/>
                                  <w:sz w:val="13"/>
                                </w:rPr>
                                <w:t>(runs</w:t>
                              </w:r>
                              <w:r>
                                <w:rPr>
                                  <w:b/>
                                  <w:color w:val="990000"/>
                                  <w:spacing w:val="18"/>
                                  <w:w w:val="129"/>
                                  <w:sz w:val="13"/>
                                </w:rPr>
                                <w:t xml:space="preserve"> </w:t>
                              </w:r>
                              <w:r>
                                <w:rPr>
                                  <w:b/>
                                  <w:color w:val="990000"/>
                                  <w:w w:val="129"/>
                                  <w:sz w:val="13"/>
                                </w:rPr>
                                <w:t>on</w:t>
                              </w:r>
                            </w:p>
                          </w:txbxContent>
                        </wps:txbx>
                        <wps:bodyPr horzOverflow="overflow" vert="horz" lIns="0" tIns="0" rIns="0" bIns="0" rtlCol="0">
                          <a:noAutofit/>
                        </wps:bodyPr>
                      </wps:wsp>
                      <wps:wsp>
                        <wps:cNvPr id="63752" name="Rectangle 63752"/>
                        <wps:cNvSpPr/>
                        <wps:spPr>
                          <a:xfrm>
                            <a:off x="2504695" y="0"/>
                            <a:ext cx="128079" cy="108175"/>
                          </a:xfrm>
                          <a:prstGeom prst="rect">
                            <a:avLst/>
                          </a:prstGeom>
                          <a:ln>
                            <a:noFill/>
                          </a:ln>
                        </wps:spPr>
                        <wps:txbx>
                          <w:txbxContent>
                            <w:p w14:paraId="4053A1D6" w14:textId="77777777" w:rsidR="00357641" w:rsidRDefault="00000000">
                              <w:pPr>
                                <w:spacing w:after="160" w:line="259" w:lineRule="auto"/>
                                <w:ind w:left="0" w:right="0" w:firstLine="0"/>
                                <w:jc w:val="left"/>
                              </w:pPr>
                              <w:r>
                                <w:rPr>
                                  <w:b/>
                                  <w:color w:val="990000"/>
                                  <w:w w:val="118"/>
                                  <w:sz w:val="13"/>
                                </w:rPr>
                                <w:t>50</w:t>
                              </w:r>
                            </w:p>
                          </w:txbxContent>
                        </wps:txbx>
                        <wps:bodyPr horzOverflow="overflow" vert="horz" lIns="0" tIns="0" rIns="0" bIns="0" rtlCol="0">
                          <a:noAutofit/>
                        </wps:bodyPr>
                      </wps:wsp>
                      <wps:wsp>
                        <wps:cNvPr id="336" name="Rectangle 336"/>
                        <wps:cNvSpPr/>
                        <wps:spPr>
                          <a:xfrm>
                            <a:off x="3909149" y="0"/>
                            <a:ext cx="287744" cy="108175"/>
                          </a:xfrm>
                          <a:prstGeom prst="rect">
                            <a:avLst/>
                          </a:prstGeom>
                          <a:ln>
                            <a:noFill/>
                          </a:ln>
                        </wps:spPr>
                        <wps:txbx>
                          <w:txbxContent>
                            <w:p w14:paraId="045B681D" w14:textId="77777777" w:rsidR="00357641" w:rsidRDefault="00000000">
                              <w:pPr>
                                <w:spacing w:after="160" w:line="259" w:lineRule="auto"/>
                                <w:ind w:left="0" w:right="0" w:firstLine="0"/>
                                <w:jc w:val="left"/>
                              </w:pPr>
                              <w:r>
                                <w:rPr>
                                  <w:b/>
                                  <w:i/>
                                  <w:color w:val="990000"/>
                                  <w:w w:val="119"/>
                                  <w:sz w:val="13"/>
                                </w:rPr>
                                <w:t>every</w:t>
                              </w:r>
                            </w:p>
                          </w:txbxContent>
                        </wps:txbx>
                        <wps:bodyPr horzOverflow="overflow" vert="horz" lIns="0" tIns="0" rIns="0" bIns="0" rtlCol="0">
                          <a:noAutofit/>
                        </wps:bodyPr>
                      </wps:wsp>
                      <wps:wsp>
                        <wps:cNvPr id="337" name="Rectangle 337"/>
                        <wps:cNvSpPr/>
                        <wps:spPr>
                          <a:xfrm>
                            <a:off x="4160225" y="0"/>
                            <a:ext cx="369308" cy="108175"/>
                          </a:xfrm>
                          <a:prstGeom prst="rect">
                            <a:avLst/>
                          </a:prstGeom>
                          <a:ln>
                            <a:noFill/>
                          </a:ln>
                        </wps:spPr>
                        <wps:txbx>
                          <w:txbxContent>
                            <w:p w14:paraId="7914776E" w14:textId="77777777" w:rsidR="00357641" w:rsidRDefault="00000000">
                              <w:pPr>
                                <w:spacing w:after="160" w:line="259" w:lineRule="auto"/>
                                <w:ind w:left="0" w:right="0" w:firstLine="0"/>
                                <w:jc w:val="left"/>
                              </w:pPr>
                              <w:r>
                                <w:rPr>
                                  <w:b/>
                                  <w:color w:val="990000"/>
                                  <w:w w:val="128"/>
                                  <w:sz w:val="13"/>
                                </w:rPr>
                                <w:t>frame)</w:t>
                              </w:r>
                            </w:p>
                          </w:txbxContent>
                        </wps:txbx>
                        <wps:bodyPr horzOverflow="overflow" vert="horz" lIns="0" tIns="0" rIns="0" bIns="0" rtlCol="0">
                          <a:noAutofit/>
                        </wps:bodyPr>
                      </wps:wsp>
                      <wps:wsp>
                        <wps:cNvPr id="356" name="Shape 356"/>
                        <wps:cNvSpPr/>
                        <wps:spPr>
                          <a:xfrm>
                            <a:off x="668547" y="1022333"/>
                            <a:ext cx="719976" cy="462842"/>
                          </a:xfrm>
                          <a:custGeom>
                            <a:avLst/>
                            <a:gdLst/>
                            <a:ahLst/>
                            <a:cxnLst/>
                            <a:rect l="0" t="0" r="0" b="0"/>
                            <a:pathLst>
                              <a:path w="719976" h="462842">
                                <a:moveTo>
                                  <a:pt x="36149" y="0"/>
                                </a:moveTo>
                                <a:lnTo>
                                  <a:pt x="683827" y="0"/>
                                </a:lnTo>
                                <a:cubicBezTo>
                                  <a:pt x="703792" y="0"/>
                                  <a:pt x="719976" y="16184"/>
                                  <a:pt x="719976" y="36149"/>
                                </a:cubicBezTo>
                                <a:lnTo>
                                  <a:pt x="719976" y="426693"/>
                                </a:lnTo>
                                <a:cubicBezTo>
                                  <a:pt x="719976" y="446658"/>
                                  <a:pt x="703792" y="462842"/>
                                  <a:pt x="683827" y="462842"/>
                                </a:cubicBezTo>
                                <a:lnTo>
                                  <a:pt x="36149" y="462842"/>
                                </a:lnTo>
                                <a:cubicBezTo>
                                  <a:pt x="16184" y="462842"/>
                                  <a:pt x="0" y="446658"/>
                                  <a:pt x="0" y="426693"/>
                                </a:cubicBezTo>
                                <a:lnTo>
                                  <a:pt x="0" y="36149"/>
                                </a:lnTo>
                                <a:cubicBezTo>
                                  <a:pt x="0" y="16184"/>
                                  <a:pt x="16184" y="0"/>
                                  <a:pt x="36149" y="0"/>
                                </a:cubicBezTo>
                                <a:close/>
                              </a:path>
                            </a:pathLst>
                          </a:custGeom>
                          <a:ln w="18074" cap="flat">
                            <a:miter lim="127000"/>
                          </a:ln>
                        </wps:spPr>
                        <wps:style>
                          <a:lnRef idx="1">
                            <a:srgbClr val="E22179"/>
                          </a:lnRef>
                          <a:fillRef idx="0">
                            <a:srgbClr val="FFFFFF"/>
                          </a:fillRef>
                          <a:effectRef idx="0">
                            <a:scrgbClr r="0" g="0" b="0"/>
                          </a:effectRef>
                          <a:fontRef idx="none"/>
                        </wps:style>
                        <wps:bodyPr/>
                      </wps:wsp>
                      <wps:wsp>
                        <wps:cNvPr id="357" name="Rectangle 357"/>
                        <wps:cNvSpPr/>
                        <wps:spPr>
                          <a:xfrm>
                            <a:off x="896496" y="1093845"/>
                            <a:ext cx="351204" cy="120193"/>
                          </a:xfrm>
                          <a:prstGeom prst="rect">
                            <a:avLst/>
                          </a:prstGeom>
                          <a:ln>
                            <a:noFill/>
                          </a:ln>
                        </wps:spPr>
                        <wps:txbx>
                          <w:txbxContent>
                            <w:p w14:paraId="48C7B2E7" w14:textId="77777777" w:rsidR="00357641" w:rsidRDefault="00000000">
                              <w:pPr>
                                <w:spacing w:after="160" w:line="259" w:lineRule="auto"/>
                                <w:ind w:left="0" w:right="0" w:firstLine="0"/>
                                <w:jc w:val="left"/>
                              </w:pPr>
                              <w:r>
                                <w:rPr>
                                  <w:b/>
                                  <w:w w:val="128"/>
                                  <w:sz w:val="14"/>
                                </w:rPr>
                                <w:t>Static</w:t>
                              </w:r>
                            </w:p>
                          </w:txbxContent>
                        </wps:txbx>
                        <wps:bodyPr horzOverflow="overflow" vert="horz" lIns="0" tIns="0" rIns="0" bIns="0" rtlCol="0">
                          <a:noAutofit/>
                        </wps:bodyPr>
                      </wps:wsp>
                      <wps:wsp>
                        <wps:cNvPr id="358" name="Rectangle 358"/>
                        <wps:cNvSpPr/>
                        <wps:spPr>
                          <a:xfrm>
                            <a:off x="851949" y="1202289"/>
                            <a:ext cx="469715" cy="120194"/>
                          </a:xfrm>
                          <a:prstGeom prst="rect">
                            <a:avLst/>
                          </a:prstGeom>
                          <a:ln>
                            <a:noFill/>
                          </a:ln>
                        </wps:spPr>
                        <wps:txbx>
                          <w:txbxContent>
                            <w:p w14:paraId="6B3ADF22" w14:textId="77777777" w:rsidR="00357641" w:rsidRDefault="00000000">
                              <w:pPr>
                                <w:spacing w:after="160" w:line="259" w:lineRule="auto"/>
                                <w:ind w:left="0" w:right="0" w:firstLine="0"/>
                                <w:jc w:val="left"/>
                              </w:pPr>
                              <w:r>
                                <w:rPr>
                                  <w:b/>
                                  <w:w w:val="125"/>
                                  <w:sz w:val="14"/>
                                </w:rPr>
                                <w:t>Camera</w:t>
                              </w:r>
                            </w:p>
                          </w:txbxContent>
                        </wps:txbx>
                        <wps:bodyPr horzOverflow="overflow" vert="horz" lIns="0" tIns="0" rIns="0" bIns="0" rtlCol="0">
                          <a:noAutofit/>
                        </wps:bodyPr>
                      </wps:wsp>
                      <wps:wsp>
                        <wps:cNvPr id="63781" name="Rectangle 63781"/>
                        <wps:cNvSpPr/>
                        <wps:spPr>
                          <a:xfrm>
                            <a:off x="1278306" y="1318016"/>
                            <a:ext cx="43270" cy="108175"/>
                          </a:xfrm>
                          <a:prstGeom prst="rect">
                            <a:avLst/>
                          </a:prstGeom>
                          <a:ln>
                            <a:noFill/>
                          </a:ln>
                        </wps:spPr>
                        <wps:txbx>
                          <w:txbxContent>
                            <w:p w14:paraId="279CD9B8" w14:textId="77777777" w:rsidR="00357641" w:rsidRDefault="00000000">
                              <w:pPr>
                                <w:spacing w:after="160" w:line="259" w:lineRule="auto"/>
                                <w:ind w:left="0" w:right="0" w:firstLine="0"/>
                                <w:jc w:val="left"/>
                              </w:pPr>
                              <w:r>
                                <w:rPr>
                                  <w:w w:val="120"/>
                                  <w:sz w:val="13"/>
                                </w:rPr>
                                <w:t>)</w:t>
                              </w:r>
                            </w:p>
                          </w:txbxContent>
                        </wps:txbx>
                        <wps:bodyPr horzOverflow="overflow" vert="horz" lIns="0" tIns="0" rIns="0" bIns="0" rtlCol="0">
                          <a:noAutofit/>
                        </wps:bodyPr>
                      </wps:wsp>
                      <wps:wsp>
                        <wps:cNvPr id="63780" name="Rectangle 63780"/>
                        <wps:cNvSpPr/>
                        <wps:spPr>
                          <a:xfrm>
                            <a:off x="746217" y="1318016"/>
                            <a:ext cx="43270" cy="108175"/>
                          </a:xfrm>
                          <a:prstGeom prst="rect">
                            <a:avLst/>
                          </a:prstGeom>
                          <a:ln>
                            <a:noFill/>
                          </a:ln>
                        </wps:spPr>
                        <wps:txbx>
                          <w:txbxContent>
                            <w:p w14:paraId="434B6A00" w14:textId="77777777" w:rsidR="00357641" w:rsidRDefault="00000000">
                              <w:pPr>
                                <w:spacing w:after="160" w:line="259" w:lineRule="auto"/>
                                <w:ind w:left="0" w:right="0" w:firstLine="0"/>
                                <w:jc w:val="left"/>
                              </w:pPr>
                              <w:r>
                                <w:rPr>
                                  <w:w w:val="120"/>
                                  <w:sz w:val="13"/>
                                </w:rPr>
                                <w:t>(</w:t>
                              </w:r>
                            </w:p>
                          </w:txbxContent>
                        </wps:txbx>
                        <wps:bodyPr horzOverflow="overflow" vert="horz" lIns="0" tIns="0" rIns="0" bIns="0" rtlCol="0">
                          <a:noAutofit/>
                        </wps:bodyPr>
                      </wps:wsp>
                      <wps:wsp>
                        <wps:cNvPr id="63783" name="Rectangle 63783"/>
                        <wps:cNvSpPr/>
                        <wps:spPr>
                          <a:xfrm>
                            <a:off x="778751" y="1318016"/>
                            <a:ext cx="664408" cy="108175"/>
                          </a:xfrm>
                          <a:prstGeom prst="rect">
                            <a:avLst/>
                          </a:prstGeom>
                          <a:ln>
                            <a:noFill/>
                          </a:ln>
                        </wps:spPr>
                        <wps:txbx>
                          <w:txbxContent>
                            <w:p w14:paraId="70AB7718" w14:textId="77777777" w:rsidR="00357641" w:rsidRDefault="00000000">
                              <w:pPr>
                                <w:spacing w:after="160" w:line="259" w:lineRule="auto"/>
                                <w:ind w:left="0" w:right="0" w:firstLine="0"/>
                                <w:jc w:val="left"/>
                              </w:pPr>
                              <w:r>
                                <w:rPr>
                                  <w:w w:val="109"/>
                                  <w:sz w:val="13"/>
                                </w:rPr>
                                <w:t>Video</w:t>
                              </w:r>
                              <w:r>
                                <w:rPr>
                                  <w:spacing w:val="12"/>
                                  <w:w w:val="109"/>
                                  <w:sz w:val="13"/>
                                </w:rPr>
                                <w:t xml:space="preserve"> </w:t>
                              </w:r>
                              <w:r>
                                <w:rPr>
                                  <w:w w:val="109"/>
                                  <w:sz w:val="13"/>
                                </w:rPr>
                                <w:t>Stream</w:t>
                              </w:r>
                            </w:p>
                          </w:txbxContent>
                        </wps:txbx>
                        <wps:bodyPr horzOverflow="overflow" vert="horz" lIns="0" tIns="0" rIns="0" bIns="0" rtlCol="0">
                          <a:noAutofit/>
                        </wps:bodyPr>
                      </wps:wsp>
                      <wps:wsp>
                        <wps:cNvPr id="361" name="Shape 361"/>
                        <wps:cNvSpPr/>
                        <wps:spPr>
                          <a:xfrm>
                            <a:off x="1799937" y="1112329"/>
                            <a:ext cx="771402" cy="282849"/>
                          </a:xfrm>
                          <a:custGeom>
                            <a:avLst/>
                            <a:gdLst/>
                            <a:ahLst/>
                            <a:cxnLst/>
                            <a:rect l="0" t="0" r="0" b="0"/>
                            <a:pathLst>
                              <a:path w="771402" h="282849">
                                <a:moveTo>
                                  <a:pt x="36149" y="0"/>
                                </a:moveTo>
                                <a:lnTo>
                                  <a:pt x="735253" y="0"/>
                                </a:lnTo>
                                <a:cubicBezTo>
                                  <a:pt x="755218" y="0"/>
                                  <a:pt x="771402" y="16184"/>
                                  <a:pt x="771402" y="36149"/>
                                </a:cubicBezTo>
                                <a:lnTo>
                                  <a:pt x="771402" y="246700"/>
                                </a:lnTo>
                                <a:cubicBezTo>
                                  <a:pt x="771402" y="266665"/>
                                  <a:pt x="755218" y="282849"/>
                                  <a:pt x="735253" y="282849"/>
                                </a:cubicBezTo>
                                <a:lnTo>
                                  <a:pt x="36149" y="282849"/>
                                </a:lnTo>
                                <a:cubicBezTo>
                                  <a:pt x="16184" y="282849"/>
                                  <a:pt x="0" y="266665"/>
                                  <a:pt x="0" y="246700"/>
                                </a:cubicBezTo>
                                <a:lnTo>
                                  <a:pt x="0" y="36149"/>
                                </a:lnTo>
                                <a:cubicBezTo>
                                  <a:pt x="0" y="16184"/>
                                  <a:pt x="16184" y="0"/>
                                  <a:pt x="36149" y="0"/>
                                </a:cubicBezTo>
                                <a:close/>
                              </a:path>
                            </a:pathLst>
                          </a:custGeom>
                          <a:ln w="3615" cap="flat">
                            <a:miter lim="127000"/>
                          </a:ln>
                        </wps:spPr>
                        <wps:style>
                          <a:lnRef idx="1">
                            <a:srgbClr val="000000"/>
                          </a:lnRef>
                          <a:fillRef idx="0">
                            <a:srgbClr val="FFFFFF"/>
                          </a:fillRef>
                          <a:effectRef idx="0">
                            <a:scrgbClr r="0" g="0" b="0"/>
                          </a:effectRef>
                          <a:fontRef idx="none"/>
                        </wps:style>
                        <wps:bodyPr/>
                      </wps:wsp>
                      <wps:wsp>
                        <wps:cNvPr id="362" name="Rectangle 362"/>
                        <wps:cNvSpPr/>
                        <wps:spPr>
                          <a:xfrm>
                            <a:off x="2043489" y="1156927"/>
                            <a:ext cx="378248" cy="120193"/>
                          </a:xfrm>
                          <a:prstGeom prst="rect">
                            <a:avLst/>
                          </a:prstGeom>
                          <a:ln>
                            <a:noFill/>
                          </a:ln>
                        </wps:spPr>
                        <wps:txbx>
                          <w:txbxContent>
                            <w:p w14:paraId="3AEA1196" w14:textId="77777777" w:rsidR="00357641" w:rsidRDefault="00000000">
                              <w:pPr>
                                <w:spacing w:after="160" w:line="259" w:lineRule="auto"/>
                                <w:ind w:left="0" w:right="0" w:firstLine="0"/>
                                <w:jc w:val="left"/>
                              </w:pPr>
                              <w:r>
                                <w:rPr>
                                  <w:b/>
                                  <w:w w:val="123"/>
                                  <w:sz w:val="14"/>
                                </w:rPr>
                                <w:t>Frame</w:t>
                              </w:r>
                            </w:p>
                          </w:txbxContent>
                        </wps:txbx>
                        <wps:bodyPr horzOverflow="overflow" vert="horz" lIns="0" tIns="0" rIns="0" bIns="0" rtlCol="0">
                          <a:noAutofit/>
                        </wps:bodyPr>
                      </wps:wsp>
                      <wps:wsp>
                        <wps:cNvPr id="363" name="Rectangle 363"/>
                        <wps:cNvSpPr/>
                        <wps:spPr>
                          <a:xfrm>
                            <a:off x="2023469" y="1265371"/>
                            <a:ext cx="431373" cy="120194"/>
                          </a:xfrm>
                          <a:prstGeom prst="rect">
                            <a:avLst/>
                          </a:prstGeom>
                          <a:ln>
                            <a:noFill/>
                          </a:ln>
                        </wps:spPr>
                        <wps:txbx>
                          <w:txbxContent>
                            <w:p w14:paraId="739BF87B" w14:textId="77777777" w:rsidR="00357641" w:rsidRDefault="00000000">
                              <w:pPr>
                                <w:spacing w:after="160" w:line="259" w:lineRule="auto"/>
                                <w:ind w:left="0" w:right="0" w:firstLine="0"/>
                                <w:jc w:val="left"/>
                              </w:pPr>
                              <w:r>
                                <w:rPr>
                                  <w:b/>
                                  <w:w w:val="126"/>
                                  <w:sz w:val="14"/>
                                </w:rPr>
                                <w:t>Reader</w:t>
                              </w:r>
                            </w:p>
                          </w:txbxContent>
                        </wps:txbx>
                        <wps:bodyPr horzOverflow="overflow" vert="horz" lIns="0" tIns="0" rIns="0" bIns="0" rtlCol="0">
                          <a:noAutofit/>
                        </wps:bodyPr>
                      </wps:wsp>
                      <wps:wsp>
                        <wps:cNvPr id="364" name="Shape 364"/>
                        <wps:cNvSpPr/>
                        <wps:spPr>
                          <a:xfrm>
                            <a:off x="2828473" y="970907"/>
                            <a:ext cx="1028536" cy="565694"/>
                          </a:xfrm>
                          <a:custGeom>
                            <a:avLst/>
                            <a:gdLst/>
                            <a:ahLst/>
                            <a:cxnLst/>
                            <a:rect l="0" t="0" r="0" b="0"/>
                            <a:pathLst>
                              <a:path w="1028536" h="565694">
                                <a:moveTo>
                                  <a:pt x="992387" y="0"/>
                                </a:moveTo>
                                <a:lnTo>
                                  <a:pt x="36149" y="0"/>
                                </a:lnTo>
                                <a:cubicBezTo>
                                  <a:pt x="16184" y="0"/>
                                  <a:pt x="0" y="16184"/>
                                  <a:pt x="0" y="36149"/>
                                </a:cubicBezTo>
                                <a:lnTo>
                                  <a:pt x="0" y="529545"/>
                                </a:lnTo>
                                <a:cubicBezTo>
                                  <a:pt x="0" y="549510"/>
                                  <a:pt x="16184" y="565694"/>
                                  <a:pt x="36149" y="565694"/>
                                </a:cubicBezTo>
                                <a:lnTo>
                                  <a:pt x="992387" y="565694"/>
                                </a:lnTo>
                                <a:cubicBezTo>
                                  <a:pt x="1012352" y="565694"/>
                                  <a:pt x="1028536" y="549510"/>
                                  <a:pt x="1028536" y="529545"/>
                                </a:cubicBezTo>
                                <a:lnTo>
                                  <a:pt x="1028536" y="36149"/>
                                </a:lnTo>
                                <a:cubicBezTo>
                                  <a:pt x="1028536" y="16184"/>
                                  <a:pt x="1012352" y="0"/>
                                  <a:pt x="992387" y="0"/>
                                </a:cubicBezTo>
                                <a:close/>
                              </a:path>
                            </a:pathLst>
                          </a:custGeom>
                          <a:ln w="18074" cap="flat">
                            <a:custDash>
                              <a:ds d="213478" sp="213478"/>
                            </a:custDash>
                            <a:miter lim="127000"/>
                          </a:ln>
                        </wps:spPr>
                        <wps:style>
                          <a:lnRef idx="1">
                            <a:srgbClr val="0000FF"/>
                          </a:lnRef>
                          <a:fillRef idx="0">
                            <a:srgbClr val="000000">
                              <a:alpha val="0"/>
                            </a:srgbClr>
                          </a:fillRef>
                          <a:effectRef idx="0">
                            <a:scrgbClr r="0" g="0" b="0"/>
                          </a:effectRef>
                          <a:fontRef idx="none"/>
                        </wps:style>
                        <wps:bodyPr/>
                      </wps:wsp>
                      <wps:wsp>
                        <wps:cNvPr id="366" name="Rectangle 366"/>
                        <wps:cNvSpPr/>
                        <wps:spPr>
                          <a:xfrm>
                            <a:off x="3076957" y="1093664"/>
                            <a:ext cx="707096" cy="120193"/>
                          </a:xfrm>
                          <a:prstGeom prst="rect">
                            <a:avLst/>
                          </a:prstGeom>
                          <a:ln>
                            <a:noFill/>
                          </a:ln>
                        </wps:spPr>
                        <wps:txbx>
                          <w:txbxContent>
                            <w:p w14:paraId="11EED610" w14:textId="77777777" w:rsidR="00357641" w:rsidRDefault="00000000">
                              <w:pPr>
                                <w:spacing w:after="160" w:line="259" w:lineRule="auto"/>
                                <w:ind w:left="0" w:right="0" w:firstLine="0"/>
                                <w:jc w:val="left"/>
                              </w:pPr>
                              <w:r>
                                <w:rPr>
                                  <w:b/>
                                  <w:color w:val="0000CC"/>
                                  <w:w w:val="120"/>
                                  <w:sz w:val="14"/>
                                </w:rPr>
                                <w:t>Lightweight</w:t>
                              </w:r>
                            </w:p>
                          </w:txbxContent>
                        </wps:txbx>
                        <wps:bodyPr horzOverflow="overflow" vert="horz" lIns="0" tIns="0" rIns="0" bIns="0" rtlCol="0">
                          <a:noAutofit/>
                        </wps:bodyPr>
                      </wps:wsp>
                      <wps:wsp>
                        <wps:cNvPr id="367" name="Rectangle 367"/>
                        <wps:cNvSpPr/>
                        <wps:spPr>
                          <a:xfrm>
                            <a:off x="3053100" y="1202108"/>
                            <a:ext cx="770438" cy="120194"/>
                          </a:xfrm>
                          <a:prstGeom prst="rect">
                            <a:avLst/>
                          </a:prstGeom>
                          <a:ln>
                            <a:noFill/>
                          </a:ln>
                        </wps:spPr>
                        <wps:txbx>
                          <w:txbxContent>
                            <w:p w14:paraId="3FC563F1" w14:textId="77777777" w:rsidR="00357641" w:rsidRDefault="00000000">
                              <w:pPr>
                                <w:spacing w:after="160" w:line="259" w:lineRule="auto"/>
                                <w:ind w:left="0" w:right="0" w:firstLine="0"/>
                                <w:jc w:val="left"/>
                              </w:pPr>
                              <w:r>
                                <w:rPr>
                                  <w:b/>
                                  <w:color w:val="0000CC"/>
                                  <w:w w:val="121"/>
                                  <w:sz w:val="14"/>
                                </w:rPr>
                                <w:t>Skip</w:t>
                              </w:r>
                              <w:r>
                                <w:rPr>
                                  <w:b/>
                                  <w:color w:val="0000CC"/>
                                  <w:spacing w:val="19"/>
                                  <w:w w:val="121"/>
                                  <w:sz w:val="14"/>
                                </w:rPr>
                                <w:t xml:space="preserve"> </w:t>
                              </w:r>
                              <w:r>
                                <w:rPr>
                                  <w:b/>
                                  <w:color w:val="0000CC"/>
                                  <w:w w:val="121"/>
                                  <w:sz w:val="14"/>
                                </w:rPr>
                                <w:t>Module</w:t>
                              </w:r>
                            </w:p>
                          </w:txbxContent>
                        </wps:txbx>
                        <wps:bodyPr horzOverflow="overflow" vert="horz" lIns="0" tIns="0" rIns="0" bIns="0" rtlCol="0">
                          <a:noAutofit/>
                        </wps:bodyPr>
                      </wps:wsp>
                      <wps:wsp>
                        <wps:cNvPr id="368" name="Rectangle 368"/>
                        <wps:cNvSpPr/>
                        <wps:spPr>
                          <a:xfrm>
                            <a:off x="2977140" y="1317835"/>
                            <a:ext cx="49760" cy="108175"/>
                          </a:xfrm>
                          <a:prstGeom prst="rect">
                            <a:avLst/>
                          </a:prstGeom>
                          <a:ln>
                            <a:noFill/>
                          </a:ln>
                        </wps:spPr>
                        <wps:txbx>
                          <w:txbxContent>
                            <w:p w14:paraId="6B6A4F6F" w14:textId="77777777" w:rsidR="00357641" w:rsidRDefault="00000000">
                              <w:pPr>
                                <w:spacing w:after="160" w:line="259" w:lineRule="auto"/>
                                <w:ind w:left="0" w:right="0" w:firstLine="0"/>
                                <w:jc w:val="left"/>
                              </w:pPr>
                              <w:r>
                                <w:rPr>
                                  <w:b/>
                                  <w:color w:val="0000CC"/>
                                  <w:w w:val="138"/>
                                  <w:sz w:val="13"/>
                                </w:rPr>
                                <w:t>(</w:t>
                              </w:r>
                            </w:p>
                          </w:txbxContent>
                        </wps:txbx>
                        <wps:bodyPr horzOverflow="overflow" vert="horz" lIns="0" tIns="0" rIns="0" bIns="0" rtlCol="0">
                          <a:noAutofit/>
                        </wps:bodyPr>
                      </wps:wsp>
                      <wps:wsp>
                        <wps:cNvPr id="369" name="Rectangle 369"/>
                        <wps:cNvSpPr/>
                        <wps:spPr>
                          <a:xfrm>
                            <a:off x="3014558" y="1320194"/>
                            <a:ext cx="86431" cy="187684"/>
                          </a:xfrm>
                          <a:prstGeom prst="rect">
                            <a:avLst/>
                          </a:prstGeom>
                          <a:ln>
                            <a:noFill/>
                          </a:ln>
                        </wps:spPr>
                        <wps:txbx>
                          <w:txbxContent>
                            <w:p w14:paraId="1E34D3CC" w14:textId="77777777" w:rsidR="00357641" w:rsidRDefault="00000000">
                              <w:pPr>
                                <w:spacing w:after="160" w:line="259" w:lineRule="auto"/>
                                <w:ind w:left="0" w:right="0" w:firstLine="0"/>
                                <w:jc w:val="left"/>
                              </w:pPr>
                              <w:r>
                                <w:rPr>
                                  <w:rFonts w:ascii="Cambria" w:eastAsia="Cambria" w:hAnsi="Cambria" w:cs="Cambria"/>
                                  <w:color w:val="0000CC"/>
                                  <w:sz w:val="13"/>
                                </w:rPr>
                                <w:t>∼</w:t>
                              </w:r>
                            </w:p>
                          </w:txbxContent>
                        </wps:txbx>
                        <wps:bodyPr horzOverflow="overflow" vert="horz" lIns="0" tIns="0" rIns="0" bIns="0" rtlCol="0">
                          <a:noAutofit/>
                        </wps:bodyPr>
                      </wps:wsp>
                      <wps:wsp>
                        <wps:cNvPr id="63772" name="Rectangle 63772"/>
                        <wps:cNvSpPr/>
                        <wps:spPr>
                          <a:xfrm>
                            <a:off x="3079569" y="1317835"/>
                            <a:ext cx="227707" cy="108175"/>
                          </a:xfrm>
                          <a:prstGeom prst="rect">
                            <a:avLst/>
                          </a:prstGeom>
                          <a:ln>
                            <a:noFill/>
                          </a:ln>
                        </wps:spPr>
                        <wps:txbx>
                          <w:txbxContent>
                            <w:p w14:paraId="0A90A5B6" w14:textId="77777777" w:rsidR="00357641" w:rsidRDefault="00000000">
                              <w:pPr>
                                <w:spacing w:after="160" w:line="259" w:lineRule="auto"/>
                                <w:ind w:left="0" w:right="0" w:firstLine="0"/>
                                <w:jc w:val="left"/>
                              </w:pPr>
                              <w:r>
                                <w:rPr>
                                  <w:b/>
                                  <w:color w:val="0000CC"/>
                                  <w:w w:val="120"/>
                                  <w:sz w:val="13"/>
                                </w:rPr>
                                <w:t>1.79</w:t>
                              </w:r>
                            </w:p>
                          </w:txbxContent>
                        </wps:txbx>
                        <wps:bodyPr horzOverflow="overflow" vert="horz" lIns="0" tIns="0" rIns="0" bIns="0" rtlCol="0">
                          <a:noAutofit/>
                        </wps:bodyPr>
                      </wps:wsp>
                      <wps:wsp>
                        <wps:cNvPr id="63776" name="Rectangle 63776"/>
                        <wps:cNvSpPr/>
                        <wps:spPr>
                          <a:xfrm>
                            <a:off x="3264279" y="1317835"/>
                            <a:ext cx="540765" cy="108175"/>
                          </a:xfrm>
                          <a:prstGeom prst="rect">
                            <a:avLst/>
                          </a:prstGeom>
                          <a:ln>
                            <a:noFill/>
                          </a:ln>
                        </wps:spPr>
                        <wps:txbx>
                          <w:txbxContent>
                            <w:p w14:paraId="17B6DE41" w14:textId="77777777" w:rsidR="00357641" w:rsidRDefault="00000000">
                              <w:pPr>
                                <w:spacing w:after="160" w:line="259" w:lineRule="auto"/>
                                <w:ind w:left="0" w:right="0" w:firstLine="0"/>
                                <w:jc w:val="left"/>
                              </w:pPr>
                              <w:r>
                                <w:rPr>
                                  <w:b/>
                                  <w:color w:val="0000CC"/>
                                  <w:w w:val="132"/>
                                  <w:sz w:val="13"/>
                                </w:rPr>
                                <w:t>ms/frame</w:t>
                              </w:r>
                            </w:p>
                          </w:txbxContent>
                        </wps:txbx>
                        <wps:bodyPr horzOverflow="overflow" vert="horz" lIns="0" tIns="0" rIns="0" bIns="0" rtlCol="0">
                          <a:noAutofit/>
                        </wps:bodyPr>
                      </wps:wsp>
                      <wps:wsp>
                        <wps:cNvPr id="63775" name="Rectangle 63775"/>
                        <wps:cNvSpPr/>
                        <wps:spPr>
                          <a:xfrm>
                            <a:off x="3670869" y="1317835"/>
                            <a:ext cx="49760" cy="108175"/>
                          </a:xfrm>
                          <a:prstGeom prst="rect">
                            <a:avLst/>
                          </a:prstGeom>
                          <a:ln>
                            <a:noFill/>
                          </a:ln>
                        </wps:spPr>
                        <wps:txbx>
                          <w:txbxContent>
                            <w:p w14:paraId="0DF56B4D" w14:textId="77777777" w:rsidR="00357641" w:rsidRDefault="00000000">
                              <w:pPr>
                                <w:spacing w:after="160" w:line="259" w:lineRule="auto"/>
                                <w:ind w:left="0" w:right="0" w:firstLine="0"/>
                                <w:jc w:val="left"/>
                              </w:pPr>
                              <w:r>
                                <w:rPr>
                                  <w:b/>
                                  <w:color w:val="0000CC"/>
                                  <w:w w:val="138"/>
                                  <w:sz w:val="13"/>
                                </w:rPr>
                                <w:t>)</w:t>
                              </w:r>
                            </w:p>
                          </w:txbxContent>
                        </wps:txbx>
                        <wps:bodyPr horzOverflow="overflow" vert="horz" lIns="0" tIns="0" rIns="0" bIns="0" rtlCol="0">
                          <a:noAutofit/>
                        </wps:bodyPr>
                      </wps:wsp>
                      <wps:wsp>
                        <wps:cNvPr id="371" name="Shape 371"/>
                        <wps:cNvSpPr/>
                        <wps:spPr>
                          <a:xfrm>
                            <a:off x="4197212" y="1058163"/>
                            <a:ext cx="862398" cy="391182"/>
                          </a:xfrm>
                          <a:custGeom>
                            <a:avLst/>
                            <a:gdLst/>
                            <a:ahLst/>
                            <a:cxnLst/>
                            <a:rect l="0" t="0" r="0" b="0"/>
                            <a:pathLst>
                              <a:path w="862398" h="391182">
                                <a:moveTo>
                                  <a:pt x="431199" y="0"/>
                                </a:moveTo>
                                <a:lnTo>
                                  <a:pt x="862398" y="195591"/>
                                </a:lnTo>
                                <a:lnTo>
                                  <a:pt x="431199" y="391182"/>
                                </a:lnTo>
                                <a:lnTo>
                                  <a:pt x="0" y="195591"/>
                                </a:lnTo>
                                <a:lnTo>
                                  <a:pt x="431199" y="0"/>
                                </a:lnTo>
                                <a:close/>
                              </a:path>
                            </a:pathLst>
                          </a:custGeom>
                          <a:ln w="3615" cap="flat">
                            <a:miter lim="127000"/>
                          </a:ln>
                        </wps:spPr>
                        <wps:style>
                          <a:lnRef idx="1">
                            <a:srgbClr val="000000"/>
                          </a:lnRef>
                          <a:fillRef idx="0">
                            <a:srgbClr val="FFFFFF"/>
                          </a:fillRef>
                          <a:effectRef idx="0">
                            <a:scrgbClr r="0" g="0" b="0"/>
                          </a:effectRef>
                          <a:fontRef idx="none"/>
                        </wps:style>
                        <wps:bodyPr/>
                      </wps:wsp>
                      <wps:wsp>
                        <wps:cNvPr id="372" name="Rectangle 372"/>
                        <wps:cNvSpPr/>
                        <wps:spPr>
                          <a:xfrm>
                            <a:off x="4541742" y="1158051"/>
                            <a:ext cx="230531" cy="120193"/>
                          </a:xfrm>
                          <a:prstGeom prst="rect">
                            <a:avLst/>
                          </a:prstGeom>
                          <a:ln>
                            <a:noFill/>
                          </a:ln>
                        </wps:spPr>
                        <wps:txbx>
                          <w:txbxContent>
                            <w:p w14:paraId="06C6F829" w14:textId="77777777" w:rsidR="00357641" w:rsidRDefault="00000000">
                              <w:pPr>
                                <w:spacing w:after="160" w:line="259" w:lineRule="auto"/>
                                <w:ind w:left="0" w:right="0" w:firstLine="0"/>
                                <w:jc w:val="left"/>
                              </w:pPr>
                              <w:r>
                                <w:rPr>
                                  <w:w w:val="104"/>
                                  <w:sz w:val="14"/>
                                </w:rPr>
                                <w:t>Skip</w:t>
                              </w:r>
                            </w:p>
                          </w:txbxContent>
                        </wps:txbx>
                        <wps:bodyPr horzOverflow="overflow" vert="horz" lIns="0" tIns="0" rIns="0" bIns="0" rtlCol="0">
                          <a:noAutofit/>
                        </wps:bodyPr>
                      </wps:wsp>
                      <wps:wsp>
                        <wps:cNvPr id="373" name="Rectangle 373"/>
                        <wps:cNvSpPr/>
                        <wps:spPr>
                          <a:xfrm>
                            <a:off x="4483316" y="1266494"/>
                            <a:ext cx="386060" cy="120194"/>
                          </a:xfrm>
                          <a:prstGeom prst="rect">
                            <a:avLst/>
                          </a:prstGeom>
                          <a:ln>
                            <a:noFill/>
                          </a:ln>
                        </wps:spPr>
                        <wps:txbx>
                          <w:txbxContent>
                            <w:p w14:paraId="7BD5C3DF" w14:textId="77777777" w:rsidR="00357641" w:rsidRDefault="00000000">
                              <w:pPr>
                                <w:spacing w:after="160" w:line="259" w:lineRule="auto"/>
                                <w:ind w:left="0" w:right="0" w:firstLine="0"/>
                                <w:jc w:val="left"/>
                              </w:pPr>
                              <w:r>
                                <w:rPr>
                                  <w:w w:val="107"/>
                                  <w:sz w:val="14"/>
                                </w:rPr>
                                <w:t>Frame?</w:t>
                              </w:r>
                            </w:p>
                          </w:txbxContent>
                        </wps:txbx>
                        <wps:bodyPr horzOverflow="overflow" vert="horz" lIns="0" tIns="0" rIns="0" bIns="0" rtlCol="0">
                          <a:noAutofit/>
                        </wps:bodyPr>
                      </wps:wsp>
                      <wps:wsp>
                        <wps:cNvPr id="375" name="Shape 375"/>
                        <wps:cNvSpPr/>
                        <wps:spPr>
                          <a:xfrm>
                            <a:off x="4178426" y="482352"/>
                            <a:ext cx="899969" cy="257134"/>
                          </a:xfrm>
                          <a:custGeom>
                            <a:avLst/>
                            <a:gdLst/>
                            <a:ahLst/>
                            <a:cxnLst/>
                            <a:rect l="0" t="0" r="0" b="0"/>
                            <a:pathLst>
                              <a:path w="899969" h="257134">
                                <a:moveTo>
                                  <a:pt x="36149" y="0"/>
                                </a:moveTo>
                                <a:lnTo>
                                  <a:pt x="863820" y="0"/>
                                </a:lnTo>
                                <a:cubicBezTo>
                                  <a:pt x="883785" y="0"/>
                                  <a:pt x="899969" y="16184"/>
                                  <a:pt x="899969" y="36149"/>
                                </a:cubicBezTo>
                                <a:lnTo>
                                  <a:pt x="899969" y="220985"/>
                                </a:lnTo>
                                <a:cubicBezTo>
                                  <a:pt x="899969" y="240950"/>
                                  <a:pt x="883785" y="257134"/>
                                  <a:pt x="863820" y="257134"/>
                                </a:cubicBezTo>
                                <a:lnTo>
                                  <a:pt x="36149" y="257134"/>
                                </a:lnTo>
                                <a:cubicBezTo>
                                  <a:pt x="16184" y="257134"/>
                                  <a:pt x="0" y="240950"/>
                                  <a:pt x="0" y="220985"/>
                                </a:cubicBezTo>
                                <a:lnTo>
                                  <a:pt x="0" y="36149"/>
                                </a:lnTo>
                                <a:cubicBezTo>
                                  <a:pt x="0" y="16184"/>
                                  <a:pt x="16184" y="0"/>
                                  <a:pt x="36149" y="0"/>
                                </a:cubicBezTo>
                                <a:close/>
                              </a:path>
                            </a:pathLst>
                          </a:custGeom>
                          <a:ln w="18074" cap="flat">
                            <a:miter lim="127000"/>
                          </a:ln>
                        </wps:spPr>
                        <wps:style>
                          <a:lnRef idx="1">
                            <a:srgbClr val="007F00"/>
                          </a:lnRef>
                          <a:fillRef idx="1">
                            <a:srgbClr val="009900"/>
                          </a:fillRef>
                          <a:effectRef idx="0">
                            <a:scrgbClr r="0" g="0" b="0"/>
                          </a:effectRef>
                          <a:fontRef idx="none"/>
                        </wps:style>
                        <wps:bodyPr/>
                      </wps:wsp>
                      <wps:wsp>
                        <wps:cNvPr id="376" name="Rectangle 376"/>
                        <wps:cNvSpPr/>
                        <wps:spPr>
                          <a:xfrm>
                            <a:off x="4250734" y="558522"/>
                            <a:ext cx="839828" cy="297523"/>
                          </a:xfrm>
                          <a:prstGeom prst="rect">
                            <a:avLst/>
                          </a:prstGeom>
                          <a:ln>
                            <a:noFill/>
                          </a:ln>
                        </wps:spPr>
                        <wps:txbx>
                          <w:txbxContent>
                            <w:p w14:paraId="65FD5C9B" w14:textId="1E966048" w:rsidR="00357641" w:rsidRPr="00357ABF" w:rsidRDefault="00000000">
                              <w:pPr>
                                <w:spacing w:after="160" w:line="259" w:lineRule="auto"/>
                                <w:ind w:left="0" w:right="0" w:firstLine="0"/>
                                <w:jc w:val="left"/>
                                <w:rPr>
                                  <w:rFonts w:eastAsiaTheme="minorEastAsia"/>
                                  <w:lang w:eastAsia="ko-KR"/>
                                  <w:rPrChange w:id="390" w:author="cs park" w:date="2026-05-27T17:33:00Z" w16du:dateUtc="2026-05-27T08:33:00Z">
                                    <w:rPr/>
                                  </w:rPrChange>
                                </w:rPr>
                              </w:pPr>
                              <w:r>
                                <w:rPr>
                                  <w:b/>
                                  <w:color w:val="FFFFFF"/>
                                  <w:w w:val="127"/>
                                  <w:sz w:val="14"/>
                                </w:rPr>
                                <w:t>S</w:t>
                              </w:r>
                              <w:ins w:id="391" w:author="cs park" w:date="2026-05-27T17:33:00Z" w16du:dateUtc="2026-05-27T08:33:00Z">
                                <w:r w:rsidR="00357ABF">
                                  <w:rPr>
                                    <w:rFonts w:eastAsiaTheme="minorEastAsia" w:hint="eastAsia"/>
                                    <w:b/>
                                    <w:color w:val="FFFFFF"/>
                                    <w:w w:val="127"/>
                                    <w:sz w:val="14"/>
                                    <w:lang w:eastAsia="ko-KR"/>
                                  </w:rPr>
                                  <w:t>kip</w:t>
                                </w:r>
                              </w:ins>
                              <w:del w:id="392" w:author="cs park" w:date="2026-05-27T17:33:00Z" w16du:dateUtc="2026-05-27T08:33:00Z">
                                <w:r w:rsidDel="00357ABF">
                                  <w:rPr>
                                    <w:b/>
                                    <w:color w:val="FFFFFF"/>
                                    <w:w w:val="127"/>
                                    <w:sz w:val="14"/>
                                  </w:rPr>
                                  <w:delText>KIP</w:delText>
                                </w:r>
                              </w:del>
                              <w:ins w:id="393" w:author="cs park" w:date="2026-05-27T17:33:00Z" w16du:dateUtc="2026-05-27T08:33:00Z">
                                <w:r w:rsidR="00357ABF">
                                  <w:rPr>
                                    <w:rFonts w:eastAsiaTheme="minorEastAsia" w:hint="eastAsia"/>
                                    <w:b/>
                                    <w:color w:val="FFFFFF"/>
                                    <w:w w:val="127"/>
                                    <w:sz w:val="14"/>
                                    <w:lang w:eastAsia="ko-KR"/>
                                  </w:rPr>
                                  <w:t xml:space="preserve"> Inference</w:t>
                                </w:r>
                              </w:ins>
                            </w:p>
                          </w:txbxContent>
                        </wps:txbx>
                        <wps:bodyPr horzOverflow="overflow" vert="horz" lIns="0" tIns="0" rIns="0" bIns="0" rtlCol="0">
                          <a:noAutofit/>
                        </wps:bodyPr>
                      </wps:wsp>
                      <wps:wsp>
                        <wps:cNvPr id="379" name="Shape 379"/>
                        <wps:cNvSpPr/>
                        <wps:spPr>
                          <a:xfrm>
                            <a:off x="4114143" y="1742308"/>
                            <a:ext cx="1028536" cy="565694"/>
                          </a:xfrm>
                          <a:custGeom>
                            <a:avLst/>
                            <a:gdLst/>
                            <a:ahLst/>
                            <a:cxnLst/>
                            <a:rect l="0" t="0" r="0" b="0"/>
                            <a:pathLst>
                              <a:path w="1028536" h="565694">
                                <a:moveTo>
                                  <a:pt x="992387" y="0"/>
                                </a:moveTo>
                                <a:lnTo>
                                  <a:pt x="36149" y="0"/>
                                </a:lnTo>
                                <a:cubicBezTo>
                                  <a:pt x="16184" y="0"/>
                                  <a:pt x="0" y="16184"/>
                                  <a:pt x="0" y="36149"/>
                                </a:cubicBezTo>
                                <a:lnTo>
                                  <a:pt x="0" y="529545"/>
                                </a:lnTo>
                                <a:cubicBezTo>
                                  <a:pt x="0" y="549510"/>
                                  <a:pt x="16184" y="565694"/>
                                  <a:pt x="36149" y="565694"/>
                                </a:cubicBezTo>
                                <a:lnTo>
                                  <a:pt x="992387" y="565694"/>
                                </a:lnTo>
                                <a:cubicBezTo>
                                  <a:pt x="1012352" y="565694"/>
                                  <a:pt x="1028536" y="549510"/>
                                  <a:pt x="1028536" y="529545"/>
                                </a:cubicBezTo>
                                <a:lnTo>
                                  <a:pt x="1028536" y="36149"/>
                                </a:lnTo>
                                <a:cubicBezTo>
                                  <a:pt x="1028536" y="16184"/>
                                  <a:pt x="1012352" y="0"/>
                                  <a:pt x="992387" y="0"/>
                                </a:cubicBezTo>
                                <a:close/>
                              </a:path>
                            </a:pathLst>
                          </a:custGeom>
                          <a:ln w="18074" cap="flat">
                            <a:custDash>
                              <a:ds d="213478" sp="213478"/>
                            </a:custDash>
                            <a:miter lim="127000"/>
                          </a:ln>
                        </wps:spPr>
                        <wps:style>
                          <a:lnRef idx="1">
                            <a:srgbClr val="007F00"/>
                          </a:lnRef>
                          <a:fillRef idx="0">
                            <a:srgbClr val="000000">
                              <a:alpha val="0"/>
                            </a:srgbClr>
                          </a:fillRef>
                          <a:effectRef idx="0">
                            <a:scrgbClr r="0" g="0" b="0"/>
                          </a:effectRef>
                          <a:fontRef idx="none"/>
                        </wps:style>
                        <wps:bodyPr/>
                      </wps:wsp>
                      <wps:wsp>
                        <wps:cNvPr id="381" name="Rectangle 381"/>
                        <wps:cNvSpPr/>
                        <wps:spPr>
                          <a:xfrm>
                            <a:off x="4369720" y="1865208"/>
                            <a:ext cx="688106" cy="120193"/>
                          </a:xfrm>
                          <a:prstGeom prst="rect">
                            <a:avLst/>
                          </a:prstGeom>
                          <a:ln>
                            <a:noFill/>
                          </a:ln>
                        </wps:spPr>
                        <wps:txbx>
                          <w:txbxContent>
                            <w:p w14:paraId="0770B64D" w14:textId="77777777" w:rsidR="00357641" w:rsidRDefault="00000000">
                              <w:pPr>
                                <w:spacing w:after="160" w:line="259" w:lineRule="auto"/>
                                <w:ind w:left="0" w:right="0" w:firstLine="0"/>
                                <w:jc w:val="left"/>
                              </w:pPr>
                              <w:r>
                                <w:rPr>
                                  <w:b/>
                                  <w:color w:val="006600"/>
                                  <w:w w:val="122"/>
                                  <w:sz w:val="14"/>
                                </w:rPr>
                                <w:t>BIG</w:t>
                              </w:r>
                              <w:r>
                                <w:rPr>
                                  <w:b/>
                                  <w:color w:val="006600"/>
                                  <w:spacing w:val="19"/>
                                  <w:w w:val="122"/>
                                  <w:sz w:val="14"/>
                                </w:rPr>
                                <w:t xml:space="preserve"> </w:t>
                              </w:r>
                              <w:r>
                                <w:rPr>
                                  <w:b/>
                                  <w:color w:val="006600"/>
                                  <w:w w:val="122"/>
                                  <w:sz w:val="14"/>
                                </w:rPr>
                                <w:t>Model</w:t>
                              </w:r>
                            </w:p>
                          </w:txbxContent>
                        </wps:txbx>
                        <wps:bodyPr horzOverflow="overflow" vert="horz" lIns="0" tIns="0" rIns="0" bIns="0" rtlCol="0">
                          <a:noAutofit/>
                        </wps:bodyPr>
                      </wps:wsp>
                      <wps:wsp>
                        <wps:cNvPr id="382" name="Rectangle 382"/>
                        <wps:cNvSpPr/>
                        <wps:spPr>
                          <a:xfrm>
                            <a:off x="4419157" y="1973651"/>
                            <a:ext cx="556614" cy="120194"/>
                          </a:xfrm>
                          <a:prstGeom prst="rect">
                            <a:avLst/>
                          </a:prstGeom>
                          <a:ln>
                            <a:noFill/>
                          </a:ln>
                        </wps:spPr>
                        <wps:txbx>
                          <w:txbxContent>
                            <w:p w14:paraId="66D699EB" w14:textId="77777777" w:rsidR="00357641" w:rsidRDefault="00000000">
                              <w:pPr>
                                <w:spacing w:after="160" w:line="259" w:lineRule="auto"/>
                                <w:ind w:left="0" w:right="0" w:firstLine="0"/>
                                <w:jc w:val="left"/>
                              </w:pPr>
                              <w:r>
                                <w:rPr>
                                  <w:b/>
                                  <w:color w:val="006600"/>
                                  <w:w w:val="122"/>
                                  <w:sz w:val="14"/>
                                </w:rPr>
                                <w:t>Inference</w:t>
                              </w:r>
                            </w:p>
                          </w:txbxContent>
                        </wps:txbx>
                        <wps:bodyPr horzOverflow="overflow" vert="horz" lIns="0" tIns="0" rIns="0" bIns="0" rtlCol="0">
                          <a:noAutofit/>
                        </wps:bodyPr>
                      </wps:wsp>
                      <wps:wsp>
                        <wps:cNvPr id="383" name="Rectangle 383"/>
                        <wps:cNvSpPr/>
                        <wps:spPr>
                          <a:xfrm>
                            <a:off x="4300263" y="2089378"/>
                            <a:ext cx="49760" cy="108175"/>
                          </a:xfrm>
                          <a:prstGeom prst="rect">
                            <a:avLst/>
                          </a:prstGeom>
                          <a:ln>
                            <a:noFill/>
                          </a:ln>
                        </wps:spPr>
                        <wps:txbx>
                          <w:txbxContent>
                            <w:p w14:paraId="744782FB" w14:textId="77777777" w:rsidR="00357641" w:rsidRDefault="00000000">
                              <w:pPr>
                                <w:spacing w:after="160" w:line="259" w:lineRule="auto"/>
                                <w:ind w:left="0" w:right="0" w:firstLine="0"/>
                                <w:jc w:val="left"/>
                              </w:pPr>
                              <w:r>
                                <w:rPr>
                                  <w:b/>
                                  <w:color w:val="006600"/>
                                  <w:w w:val="138"/>
                                  <w:sz w:val="13"/>
                                </w:rPr>
                                <w:t>(</w:t>
                              </w:r>
                            </w:p>
                          </w:txbxContent>
                        </wps:txbx>
                        <wps:bodyPr horzOverflow="overflow" vert="horz" lIns="0" tIns="0" rIns="0" bIns="0" rtlCol="0">
                          <a:noAutofit/>
                        </wps:bodyPr>
                      </wps:wsp>
                      <wps:wsp>
                        <wps:cNvPr id="384" name="Rectangle 384"/>
                        <wps:cNvSpPr/>
                        <wps:spPr>
                          <a:xfrm>
                            <a:off x="4337681" y="2091738"/>
                            <a:ext cx="86431" cy="187683"/>
                          </a:xfrm>
                          <a:prstGeom prst="rect">
                            <a:avLst/>
                          </a:prstGeom>
                          <a:ln>
                            <a:noFill/>
                          </a:ln>
                        </wps:spPr>
                        <wps:txbx>
                          <w:txbxContent>
                            <w:p w14:paraId="15A0DAA4" w14:textId="77777777" w:rsidR="00357641" w:rsidRDefault="00000000">
                              <w:pPr>
                                <w:spacing w:after="160" w:line="259" w:lineRule="auto"/>
                                <w:ind w:left="0" w:right="0" w:firstLine="0"/>
                                <w:jc w:val="left"/>
                              </w:pPr>
                              <w:r>
                                <w:rPr>
                                  <w:rFonts w:ascii="Cambria" w:eastAsia="Cambria" w:hAnsi="Cambria" w:cs="Cambria"/>
                                  <w:color w:val="006600"/>
                                  <w:sz w:val="13"/>
                                </w:rPr>
                                <w:t>∼</w:t>
                              </w:r>
                            </w:p>
                          </w:txbxContent>
                        </wps:txbx>
                        <wps:bodyPr horzOverflow="overflow" vert="horz" lIns="0" tIns="0" rIns="0" bIns="0" rtlCol="0">
                          <a:noAutofit/>
                        </wps:bodyPr>
                      </wps:wsp>
                      <wps:wsp>
                        <wps:cNvPr id="63792" name="Rectangle 63792"/>
                        <wps:cNvSpPr/>
                        <wps:spPr>
                          <a:xfrm>
                            <a:off x="4919084" y="2089378"/>
                            <a:ext cx="49761" cy="108175"/>
                          </a:xfrm>
                          <a:prstGeom prst="rect">
                            <a:avLst/>
                          </a:prstGeom>
                          <a:ln>
                            <a:noFill/>
                          </a:ln>
                        </wps:spPr>
                        <wps:txbx>
                          <w:txbxContent>
                            <w:p w14:paraId="65BF38F5" w14:textId="77777777" w:rsidR="00357641" w:rsidRDefault="00000000">
                              <w:pPr>
                                <w:spacing w:after="160" w:line="259" w:lineRule="auto"/>
                                <w:ind w:left="0" w:right="0" w:firstLine="0"/>
                                <w:jc w:val="left"/>
                              </w:pPr>
                              <w:r>
                                <w:rPr>
                                  <w:b/>
                                  <w:color w:val="006600"/>
                                  <w:w w:val="138"/>
                                  <w:sz w:val="13"/>
                                </w:rPr>
                                <w:t>)</w:t>
                              </w:r>
                            </w:p>
                          </w:txbxContent>
                        </wps:txbx>
                        <wps:bodyPr horzOverflow="overflow" vert="horz" lIns="0" tIns="0" rIns="0" bIns="0" rtlCol="0">
                          <a:noAutofit/>
                        </wps:bodyPr>
                      </wps:wsp>
                      <wps:wsp>
                        <wps:cNvPr id="63796" name="Rectangle 63796"/>
                        <wps:cNvSpPr/>
                        <wps:spPr>
                          <a:xfrm>
                            <a:off x="4512494" y="2089378"/>
                            <a:ext cx="540765" cy="108175"/>
                          </a:xfrm>
                          <a:prstGeom prst="rect">
                            <a:avLst/>
                          </a:prstGeom>
                          <a:ln>
                            <a:noFill/>
                          </a:ln>
                        </wps:spPr>
                        <wps:txbx>
                          <w:txbxContent>
                            <w:p w14:paraId="336A85B4" w14:textId="77777777" w:rsidR="00357641" w:rsidRDefault="00000000">
                              <w:pPr>
                                <w:spacing w:after="160" w:line="259" w:lineRule="auto"/>
                                <w:ind w:left="0" w:right="0" w:firstLine="0"/>
                                <w:jc w:val="left"/>
                              </w:pPr>
                              <w:r>
                                <w:rPr>
                                  <w:b/>
                                  <w:color w:val="006600"/>
                                  <w:w w:val="132"/>
                                  <w:sz w:val="13"/>
                                </w:rPr>
                                <w:t>ms/frame</w:t>
                              </w:r>
                            </w:p>
                          </w:txbxContent>
                        </wps:txbx>
                        <wps:bodyPr horzOverflow="overflow" vert="horz" lIns="0" tIns="0" rIns="0" bIns="0" rtlCol="0">
                          <a:noAutofit/>
                        </wps:bodyPr>
                      </wps:wsp>
                      <wps:wsp>
                        <wps:cNvPr id="63791" name="Rectangle 63791"/>
                        <wps:cNvSpPr/>
                        <wps:spPr>
                          <a:xfrm>
                            <a:off x="4402693" y="2089378"/>
                            <a:ext cx="128078" cy="108175"/>
                          </a:xfrm>
                          <a:prstGeom prst="rect">
                            <a:avLst/>
                          </a:prstGeom>
                          <a:ln>
                            <a:noFill/>
                          </a:ln>
                        </wps:spPr>
                        <wps:txbx>
                          <w:txbxContent>
                            <w:p w14:paraId="203CB6E6" w14:textId="77777777" w:rsidR="00357641" w:rsidRDefault="00000000">
                              <w:pPr>
                                <w:spacing w:after="160" w:line="259" w:lineRule="auto"/>
                                <w:ind w:left="0" w:right="0" w:firstLine="0"/>
                                <w:jc w:val="left"/>
                              </w:pPr>
                              <w:r>
                                <w:rPr>
                                  <w:b/>
                                  <w:color w:val="006600"/>
                                  <w:w w:val="118"/>
                                  <w:sz w:val="13"/>
                                </w:rPr>
                                <w:t>50</w:t>
                              </w:r>
                            </w:p>
                          </w:txbxContent>
                        </wps:txbx>
                        <wps:bodyPr horzOverflow="overflow" vert="horz" lIns="0" tIns="0" rIns="0" bIns="0" rtlCol="0">
                          <a:noAutofit/>
                        </wps:bodyPr>
                      </wps:wsp>
                      <wps:wsp>
                        <wps:cNvPr id="386" name="Shape 386"/>
                        <wps:cNvSpPr/>
                        <wps:spPr>
                          <a:xfrm>
                            <a:off x="5422320" y="1860476"/>
                            <a:ext cx="726387" cy="329359"/>
                          </a:xfrm>
                          <a:custGeom>
                            <a:avLst/>
                            <a:gdLst/>
                            <a:ahLst/>
                            <a:cxnLst/>
                            <a:rect l="0" t="0" r="0" b="0"/>
                            <a:pathLst>
                              <a:path w="726387" h="329359">
                                <a:moveTo>
                                  <a:pt x="363194" y="0"/>
                                </a:moveTo>
                                <a:lnTo>
                                  <a:pt x="726387" y="164679"/>
                                </a:lnTo>
                                <a:lnTo>
                                  <a:pt x="363194" y="329359"/>
                                </a:lnTo>
                                <a:lnTo>
                                  <a:pt x="0" y="164679"/>
                                </a:lnTo>
                                <a:lnTo>
                                  <a:pt x="363194" y="0"/>
                                </a:lnTo>
                                <a:close/>
                              </a:path>
                            </a:pathLst>
                          </a:custGeom>
                          <a:ln w="3615" cap="flat">
                            <a:miter lim="127000"/>
                          </a:ln>
                        </wps:spPr>
                        <wps:style>
                          <a:lnRef idx="1">
                            <a:srgbClr val="000000"/>
                          </a:lnRef>
                          <a:fillRef idx="0">
                            <a:srgbClr val="FFFFFF"/>
                          </a:fillRef>
                          <a:effectRef idx="0">
                            <a:scrgbClr r="0" g="0" b="0"/>
                          </a:effectRef>
                          <a:fontRef idx="none"/>
                        </wps:style>
                        <wps:bodyPr/>
                      </wps:wsp>
                      <wps:wsp>
                        <wps:cNvPr id="387" name="Rectangle 387"/>
                        <wps:cNvSpPr/>
                        <wps:spPr>
                          <a:xfrm>
                            <a:off x="5589135" y="1983675"/>
                            <a:ext cx="522359" cy="120194"/>
                          </a:xfrm>
                          <a:prstGeom prst="rect">
                            <a:avLst/>
                          </a:prstGeom>
                          <a:ln>
                            <a:noFill/>
                          </a:ln>
                        </wps:spPr>
                        <wps:txbx>
                          <w:txbxContent>
                            <w:p w14:paraId="6C64127C" w14:textId="77777777" w:rsidR="00357641" w:rsidRDefault="00000000">
                              <w:pPr>
                                <w:spacing w:after="160" w:line="259" w:lineRule="auto"/>
                                <w:ind w:left="0" w:right="0" w:firstLine="0"/>
                                <w:jc w:val="left"/>
                              </w:pPr>
                              <w:r>
                                <w:rPr>
                                  <w:w w:val="108"/>
                                  <w:sz w:val="14"/>
                                </w:rPr>
                                <w:t>Detected?</w:t>
                              </w:r>
                            </w:p>
                          </w:txbxContent>
                        </wps:txbx>
                        <wps:bodyPr horzOverflow="overflow" vert="horz" lIns="0" tIns="0" rIns="0" bIns="0" rtlCol="0">
                          <a:noAutofit/>
                        </wps:bodyPr>
                      </wps:wsp>
                      <wps:wsp>
                        <wps:cNvPr id="389" name="Shape 389"/>
                        <wps:cNvSpPr/>
                        <wps:spPr>
                          <a:xfrm>
                            <a:off x="5335529" y="1370439"/>
                            <a:ext cx="899969" cy="280898"/>
                          </a:xfrm>
                          <a:custGeom>
                            <a:avLst/>
                            <a:gdLst/>
                            <a:ahLst/>
                            <a:cxnLst/>
                            <a:rect l="0" t="0" r="0" b="0"/>
                            <a:pathLst>
                              <a:path w="899969" h="280898">
                                <a:moveTo>
                                  <a:pt x="36149" y="0"/>
                                </a:moveTo>
                                <a:lnTo>
                                  <a:pt x="863820" y="0"/>
                                </a:lnTo>
                                <a:cubicBezTo>
                                  <a:pt x="883785" y="0"/>
                                  <a:pt x="899969" y="16184"/>
                                  <a:pt x="899969" y="36149"/>
                                </a:cubicBezTo>
                                <a:lnTo>
                                  <a:pt x="899969" y="244749"/>
                                </a:lnTo>
                                <a:cubicBezTo>
                                  <a:pt x="899969" y="264714"/>
                                  <a:pt x="883785" y="280898"/>
                                  <a:pt x="863820" y="280898"/>
                                </a:cubicBezTo>
                                <a:lnTo>
                                  <a:pt x="36149" y="280898"/>
                                </a:lnTo>
                                <a:cubicBezTo>
                                  <a:pt x="16184" y="280898"/>
                                  <a:pt x="0" y="264714"/>
                                  <a:pt x="0" y="244749"/>
                                </a:cubicBezTo>
                                <a:lnTo>
                                  <a:pt x="0" y="36149"/>
                                </a:lnTo>
                                <a:cubicBezTo>
                                  <a:pt x="0" y="16184"/>
                                  <a:pt x="16184" y="0"/>
                                  <a:pt x="36149" y="0"/>
                                </a:cubicBezTo>
                                <a:close/>
                              </a:path>
                            </a:pathLst>
                          </a:custGeom>
                          <a:ln w="18074" cap="flat">
                            <a:miter lim="127000"/>
                          </a:ln>
                        </wps:spPr>
                        <wps:style>
                          <a:lnRef idx="1">
                            <a:srgbClr val="CC0000"/>
                          </a:lnRef>
                          <a:fillRef idx="1">
                            <a:srgbClr val="B20000"/>
                          </a:fillRef>
                          <a:effectRef idx="0">
                            <a:scrgbClr r="0" g="0" b="0"/>
                          </a:effectRef>
                          <a:fontRef idx="none"/>
                        </wps:style>
                        <wps:bodyPr/>
                      </wps:wsp>
                      <wps:wsp>
                        <wps:cNvPr id="390" name="Rectangle 390"/>
                        <wps:cNvSpPr/>
                        <wps:spPr>
                          <a:xfrm>
                            <a:off x="5357381" y="1379582"/>
                            <a:ext cx="705856" cy="266581"/>
                          </a:xfrm>
                          <a:prstGeom prst="rect">
                            <a:avLst/>
                          </a:prstGeom>
                          <a:ln>
                            <a:noFill/>
                          </a:ln>
                        </wps:spPr>
                        <wps:txbx>
                          <w:txbxContent>
                            <w:p w14:paraId="1459DC33" w14:textId="616C4525" w:rsidR="00D83B65" w:rsidRDefault="00000000" w:rsidP="00D83B65">
                              <w:pPr>
                                <w:spacing w:after="160" w:line="259" w:lineRule="auto"/>
                                <w:ind w:left="0" w:right="0" w:firstLine="0"/>
                                <w:jc w:val="left"/>
                                <w:rPr>
                                  <w:ins w:id="394" w:author="cs park" w:date="2026-05-27T18:11:00Z" w16du:dateUtc="2026-05-27T09:11:00Z"/>
                                </w:rPr>
                              </w:pPr>
                              <w:del w:id="395" w:author="cs park" w:date="2026-05-27T18:12:00Z" w16du:dateUtc="2026-05-27T09:12:00Z">
                                <w:r w:rsidDel="00D83B65">
                                  <w:rPr>
                                    <w:b/>
                                    <w:color w:val="FFFFFF"/>
                                    <w:w w:val="121"/>
                                    <w:sz w:val="14"/>
                                  </w:rPr>
                                  <w:delText>A</w:delText>
                                </w:r>
                              </w:del>
                              <w:ins w:id="396" w:author="cs park" w:date="2026-05-27T18:11:00Z" w16du:dateUtc="2026-05-27T09:11:00Z">
                                <w:r w:rsidR="00D83B65">
                                  <w:rPr>
                                    <w:rFonts w:eastAsiaTheme="minorEastAsia" w:hint="eastAsia"/>
                                    <w:b/>
                                    <w:color w:val="FFFFFF"/>
                                    <w:w w:val="121"/>
                                    <w:sz w:val="14"/>
                                    <w:lang w:eastAsia="ko-KR"/>
                                  </w:rPr>
                                  <w:t>Process Fire/Smoke</w:t>
                                </w:r>
                              </w:ins>
                              <w:ins w:id="397" w:author="cs park" w:date="2026-05-27T18:12:00Z" w16du:dateUtc="2026-05-27T09:12:00Z">
                                <w:r w:rsidR="00D83B65">
                                  <w:rPr>
                                    <w:rFonts w:eastAsiaTheme="minorEastAsia" w:hint="eastAsia"/>
                                    <w:b/>
                                    <w:color w:val="FFFFFF"/>
                                    <w:w w:val="121"/>
                                    <w:sz w:val="14"/>
                                    <w:lang w:eastAsia="ko-KR"/>
                                  </w:rPr>
                                  <w:t xml:space="preserve"> </w:t>
                                </w:r>
                              </w:ins>
                              <w:ins w:id="398" w:author="cs park" w:date="2026-05-27T18:11:00Z" w16du:dateUtc="2026-05-27T09:11:00Z">
                                <w:r w:rsidR="00D83B65">
                                  <w:rPr>
                                    <w:rFonts w:eastAsiaTheme="minorEastAsia" w:hint="eastAsia"/>
                                    <w:b/>
                                    <w:color w:val="FFFFFF"/>
                                    <w:w w:val="121"/>
                                    <w:sz w:val="14"/>
                                    <w:lang w:eastAsia="ko-KR"/>
                                  </w:rPr>
                                  <w:t>Event</w:t>
                                </w:r>
                              </w:ins>
                            </w:p>
                            <w:p w14:paraId="0B175F37" w14:textId="566157EF" w:rsidR="00357641" w:rsidRPr="00D83B65" w:rsidRDefault="00000000">
                              <w:pPr>
                                <w:spacing w:after="160" w:line="259" w:lineRule="auto"/>
                                <w:ind w:left="0" w:right="0" w:firstLine="0"/>
                                <w:jc w:val="left"/>
                                <w:rPr>
                                  <w:rFonts w:eastAsiaTheme="minorEastAsia"/>
                                  <w:lang w:eastAsia="ko-KR"/>
                                  <w:rPrChange w:id="399" w:author="cs park" w:date="2026-05-27T18:11:00Z" w16du:dateUtc="2026-05-27T09:11:00Z">
                                    <w:rPr/>
                                  </w:rPrChange>
                                </w:rPr>
                              </w:pPr>
                              <w:del w:id="400" w:author="cs park" w:date="2026-05-27T18:11:00Z" w16du:dateUtc="2026-05-27T09:11:00Z">
                                <w:r w:rsidDel="00D83B65">
                                  <w:rPr>
                                    <w:b/>
                                    <w:color w:val="FFFFFF"/>
                                    <w:w w:val="121"/>
                                    <w:sz w:val="14"/>
                                  </w:rPr>
                                  <w:delText>LARM</w:delText>
                                </w:r>
                              </w:del>
                            </w:p>
                          </w:txbxContent>
                        </wps:txbx>
                        <wps:bodyPr horzOverflow="overflow" vert="horz" lIns="0" tIns="0" rIns="0" bIns="0" rtlCol="0">
                          <a:noAutofit/>
                        </wps:bodyPr>
                      </wps:wsp>
                      <wps:wsp>
                        <wps:cNvPr id="397" name="Shape 397"/>
                        <wps:cNvSpPr/>
                        <wps:spPr>
                          <a:xfrm>
                            <a:off x="1397561" y="1253754"/>
                            <a:ext cx="273661" cy="0"/>
                          </a:xfrm>
                          <a:custGeom>
                            <a:avLst/>
                            <a:gdLst/>
                            <a:ahLst/>
                            <a:cxnLst/>
                            <a:rect l="0" t="0" r="0" b="0"/>
                            <a:pathLst>
                              <a:path w="273661">
                                <a:moveTo>
                                  <a:pt x="0" y="0"/>
                                </a:moveTo>
                                <a:lnTo>
                                  <a:pt x="273661" y="0"/>
                                </a:lnTo>
                              </a:path>
                            </a:pathLst>
                          </a:custGeom>
                          <a:ln w="38568" cap="flat">
                            <a:miter lim="127000"/>
                          </a:ln>
                        </wps:spPr>
                        <wps:style>
                          <a:lnRef idx="1">
                            <a:srgbClr val="4C4CFF"/>
                          </a:lnRef>
                          <a:fillRef idx="0">
                            <a:srgbClr val="000000">
                              <a:alpha val="0"/>
                            </a:srgbClr>
                          </a:fillRef>
                          <a:effectRef idx="0">
                            <a:scrgbClr r="0" g="0" b="0"/>
                          </a:effectRef>
                          <a:fontRef idx="none"/>
                        </wps:style>
                        <wps:bodyPr/>
                      </wps:wsp>
                      <wps:wsp>
                        <wps:cNvPr id="398" name="Shape 398"/>
                        <wps:cNvSpPr/>
                        <wps:spPr>
                          <a:xfrm>
                            <a:off x="1657120" y="1200876"/>
                            <a:ext cx="141009" cy="105757"/>
                          </a:xfrm>
                          <a:custGeom>
                            <a:avLst/>
                            <a:gdLst/>
                            <a:ahLst/>
                            <a:cxnLst/>
                            <a:rect l="0" t="0" r="0" b="0"/>
                            <a:pathLst>
                              <a:path w="141009" h="105757">
                                <a:moveTo>
                                  <a:pt x="0" y="0"/>
                                </a:moveTo>
                                <a:cubicBezTo>
                                  <a:pt x="42303" y="24677"/>
                                  <a:pt x="103406" y="45828"/>
                                  <a:pt x="141009" y="52879"/>
                                </a:cubicBezTo>
                                <a:cubicBezTo>
                                  <a:pt x="103406" y="59929"/>
                                  <a:pt x="42303" y="81080"/>
                                  <a:pt x="0" y="105757"/>
                                </a:cubicBezTo>
                                <a:lnTo>
                                  <a:pt x="0" y="0"/>
                                </a:lnTo>
                                <a:close/>
                              </a:path>
                            </a:pathLst>
                          </a:custGeom>
                          <a:ln w="0" cap="flat">
                            <a:miter lim="127000"/>
                          </a:ln>
                        </wps:spPr>
                        <wps:style>
                          <a:lnRef idx="0">
                            <a:srgbClr val="000000">
                              <a:alpha val="0"/>
                            </a:srgbClr>
                          </a:lnRef>
                          <a:fillRef idx="1">
                            <a:srgbClr val="4C4CFF"/>
                          </a:fillRef>
                          <a:effectRef idx="0">
                            <a:scrgbClr r="0" g="0" b="0"/>
                          </a:effectRef>
                          <a:fontRef idx="none"/>
                        </wps:style>
                        <wps:bodyPr/>
                      </wps:wsp>
                      <wps:wsp>
                        <wps:cNvPr id="399" name="Shape 399"/>
                        <wps:cNvSpPr/>
                        <wps:spPr>
                          <a:xfrm>
                            <a:off x="2573147" y="1253754"/>
                            <a:ext cx="167973" cy="0"/>
                          </a:xfrm>
                          <a:custGeom>
                            <a:avLst/>
                            <a:gdLst/>
                            <a:ahLst/>
                            <a:cxnLst/>
                            <a:rect l="0" t="0" r="0" b="0"/>
                            <a:pathLst>
                              <a:path w="167973">
                                <a:moveTo>
                                  <a:pt x="0" y="0"/>
                                </a:moveTo>
                                <a:lnTo>
                                  <a:pt x="167973"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00" name="Shape 400"/>
                        <wps:cNvSpPr/>
                        <wps:spPr>
                          <a:xfrm>
                            <a:off x="2732418" y="1221123"/>
                            <a:ext cx="87017" cy="65263"/>
                          </a:xfrm>
                          <a:custGeom>
                            <a:avLst/>
                            <a:gdLst/>
                            <a:ahLst/>
                            <a:cxnLst/>
                            <a:rect l="0" t="0" r="0" b="0"/>
                            <a:pathLst>
                              <a:path w="87017" h="65263">
                                <a:moveTo>
                                  <a:pt x="0" y="0"/>
                                </a:moveTo>
                                <a:cubicBezTo>
                                  <a:pt x="26105" y="15228"/>
                                  <a:pt x="63813" y="28280"/>
                                  <a:pt x="87017" y="32631"/>
                                </a:cubicBezTo>
                                <a:cubicBezTo>
                                  <a:pt x="63813" y="36982"/>
                                  <a:pt x="26105" y="50035"/>
                                  <a:pt x="0" y="652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3866046" y="1253754"/>
                            <a:ext cx="250294" cy="0"/>
                          </a:xfrm>
                          <a:custGeom>
                            <a:avLst/>
                            <a:gdLst/>
                            <a:ahLst/>
                            <a:cxnLst/>
                            <a:rect l="0" t="0" r="0" b="0"/>
                            <a:pathLst>
                              <a:path w="250294">
                                <a:moveTo>
                                  <a:pt x="0" y="0"/>
                                </a:moveTo>
                                <a:lnTo>
                                  <a:pt x="250294"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02" name="Shape 402"/>
                        <wps:cNvSpPr/>
                        <wps:spPr>
                          <a:xfrm>
                            <a:off x="4107639" y="1221123"/>
                            <a:ext cx="87017" cy="65263"/>
                          </a:xfrm>
                          <a:custGeom>
                            <a:avLst/>
                            <a:gdLst/>
                            <a:ahLst/>
                            <a:cxnLst/>
                            <a:rect l="0" t="0" r="0" b="0"/>
                            <a:pathLst>
                              <a:path w="87017" h="65263">
                                <a:moveTo>
                                  <a:pt x="0" y="0"/>
                                </a:moveTo>
                                <a:cubicBezTo>
                                  <a:pt x="26105" y="15228"/>
                                  <a:pt x="63812" y="28280"/>
                                  <a:pt x="87017" y="32631"/>
                                </a:cubicBezTo>
                                <a:cubicBezTo>
                                  <a:pt x="63812" y="36982"/>
                                  <a:pt x="26105" y="50035"/>
                                  <a:pt x="0" y="652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4628411" y="826839"/>
                            <a:ext cx="0" cy="228768"/>
                          </a:xfrm>
                          <a:custGeom>
                            <a:avLst/>
                            <a:gdLst/>
                            <a:ahLst/>
                            <a:cxnLst/>
                            <a:rect l="0" t="0" r="0" b="0"/>
                            <a:pathLst>
                              <a:path h="228768">
                                <a:moveTo>
                                  <a:pt x="0" y="228768"/>
                                </a:moveTo>
                                <a:lnTo>
                                  <a:pt x="0" y="74486"/>
                                </a:lnTo>
                                <a:lnTo>
                                  <a:pt x="0" y="74486"/>
                                </a:lnTo>
                                <a:lnTo>
                                  <a:pt x="0"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04" name="Shape 404"/>
                        <wps:cNvSpPr/>
                        <wps:spPr>
                          <a:xfrm>
                            <a:off x="4595779" y="748523"/>
                            <a:ext cx="65263" cy="87017"/>
                          </a:xfrm>
                          <a:custGeom>
                            <a:avLst/>
                            <a:gdLst/>
                            <a:ahLst/>
                            <a:cxnLst/>
                            <a:rect l="0" t="0" r="0" b="0"/>
                            <a:pathLst>
                              <a:path w="65263" h="87017">
                                <a:moveTo>
                                  <a:pt x="32631" y="0"/>
                                </a:moveTo>
                                <a:cubicBezTo>
                                  <a:pt x="36982" y="23205"/>
                                  <a:pt x="50035" y="60912"/>
                                  <a:pt x="65263" y="87017"/>
                                </a:cubicBezTo>
                                <a:lnTo>
                                  <a:pt x="0" y="87017"/>
                                </a:lnTo>
                                <a:cubicBezTo>
                                  <a:pt x="15228" y="60912"/>
                                  <a:pt x="28280" y="23205"/>
                                  <a:pt x="326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 name="Rectangle 405"/>
                        <wps:cNvSpPr/>
                        <wps:spPr>
                          <a:xfrm>
                            <a:off x="4668818" y="856103"/>
                            <a:ext cx="287528" cy="108175"/>
                          </a:xfrm>
                          <a:prstGeom prst="rect">
                            <a:avLst/>
                          </a:prstGeom>
                          <a:ln>
                            <a:noFill/>
                          </a:ln>
                        </wps:spPr>
                        <wps:txbx>
                          <w:txbxContent>
                            <w:p w14:paraId="205486D7" w14:textId="77777777" w:rsidR="00357641" w:rsidRDefault="00000000">
                              <w:pPr>
                                <w:spacing w:after="160" w:line="259" w:lineRule="auto"/>
                                <w:ind w:left="0" w:right="0" w:firstLine="0"/>
                                <w:jc w:val="left"/>
                              </w:pPr>
                              <w:r>
                                <w:rPr>
                                  <w:b/>
                                  <w:color w:val="007F00"/>
                                  <w:w w:val="119"/>
                                  <w:sz w:val="13"/>
                                </w:rPr>
                                <w:t>Yes</w:t>
                              </w:r>
                              <w:r>
                                <w:rPr>
                                  <w:b/>
                                  <w:color w:val="007F00"/>
                                  <w:spacing w:val="18"/>
                                  <w:w w:val="119"/>
                                  <w:sz w:val="13"/>
                                </w:rPr>
                                <w:t xml:space="preserve"> </w:t>
                              </w:r>
                              <w:r>
                                <w:rPr>
                                  <w:b/>
                                  <w:color w:val="007F00"/>
                                  <w:w w:val="119"/>
                                  <w:sz w:val="13"/>
                                </w:rPr>
                                <w:t>(</w:t>
                              </w:r>
                            </w:p>
                          </w:txbxContent>
                        </wps:txbx>
                        <wps:bodyPr horzOverflow="overflow" vert="horz" lIns="0" tIns="0" rIns="0" bIns="0" rtlCol="0">
                          <a:noAutofit/>
                        </wps:bodyPr>
                      </wps:wsp>
                      <wps:wsp>
                        <wps:cNvPr id="406" name="Rectangle 406"/>
                        <wps:cNvSpPr/>
                        <wps:spPr>
                          <a:xfrm>
                            <a:off x="4885007" y="858462"/>
                            <a:ext cx="86431" cy="187684"/>
                          </a:xfrm>
                          <a:prstGeom prst="rect">
                            <a:avLst/>
                          </a:prstGeom>
                          <a:ln>
                            <a:noFill/>
                          </a:ln>
                        </wps:spPr>
                        <wps:txbx>
                          <w:txbxContent>
                            <w:p w14:paraId="6D75C330" w14:textId="77777777" w:rsidR="00357641" w:rsidRDefault="00000000">
                              <w:pPr>
                                <w:spacing w:after="160" w:line="259" w:lineRule="auto"/>
                                <w:ind w:left="0" w:right="0" w:firstLine="0"/>
                                <w:jc w:val="left"/>
                              </w:pPr>
                              <w:r>
                                <w:rPr>
                                  <w:rFonts w:ascii="Cambria" w:eastAsia="Cambria" w:hAnsi="Cambria" w:cs="Cambria"/>
                                  <w:color w:val="007F00"/>
                                  <w:sz w:val="13"/>
                                </w:rPr>
                                <w:t>∼</w:t>
                              </w:r>
                            </w:p>
                          </w:txbxContent>
                        </wps:txbx>
                        <wps:bodyPr horzOverflow="overflow" vert="horz" lIns="0" tIns="0" rIns="0" bIns="0" rtlCol="0">
                          <a:noAutofit/>
                        </wps:bodyPr>
                      </wps:wsp>
                      <wps:wsp>
                        <wps:cNvPr id="63763" name="Rectangle 63763"/>
                        <wps:cNvSpPr/>
                        <wps:spPr>
                          <a:xfrm>
                            <a:off x="5817783" y="856103"/>
                            <a:ext cx="49760" cy="108175"/>
                          </a:xfrm>
                          <a:prstGeom prst="rect">
                            <a:avLst/>
                          </a:prstGeom>
                          <a:ln>
                            <a:noFill/>
                          </a:ln>
                        </wps:spPr>
                        <wps:txbx>
                          <w:txbxContent>
                            <w:p w14:paraId="4F035AC6" w14:textId="77777777" w:rsidR="00357641" w:rsidRDefault="00000000">
                              <w:pPr>
                                <w:spacing w:after="160" w:line="259" w:lineRule="auto"/>
                                <w:ind w:left="0" w:right="0" w:firstLine="0"/>
                                <w:jc w:val="left"/>
                              </w:pPr>
                              <w:r>
                                <w:rPr>
                                  <w:b/>
                                  <w:color w:val="007F00"/>
                                  <w:w w:val="138"/>
                                  <w:sz w:val="13"/>
                                </w:rPr>
                                <w:t>)</w:t>
                              </w:r>
                            </w:p>
                          </w:txbxContent>
                        </wps:txbx>
                        <wps:bodyPr horzOverflow="overflow" vert="horz" lIns="0" tIns="0" rIns="0" bIns="0" rtlCol="0">
                          <a:noAutofit/>
                        </wps:bodyPr>
                      </wps:wsp>
                      <wps:wsp>
                        <wps:cNvPr id="63764" name="Rectangle 63764"/>
                        <wps:cNvSpPr/>
                        <wps:spPr>
                          <a:xfrm>
                            <a:off x="5046327" y="856103"/>
                            <a:ext cx="1026036" cy="108175"/>
                          </a:xfrm>
                          <a:prstGeom prst="rect">
                            <a:avLst/>
                          </a:prstGeom>
                          <a:ln>
                            <a:noFill/>
                          </a:ln>
                        </wps:spPr>
                        <wps:txbx>
                          <w:txbxContent>
                            <w:p w14:paraId="74655B9A" w14:textId="77777777" w:rsidR="00357641" w:rsidRDefault="00000000">
                              <w:pPr>
                                <w:spacing w:after="160" w:line="259" w:lineRule="auto"/>
                                <w:ind w:left="0" w:right="0" w:firstLine="0"/>
                                <w:jc w:val="left"/>
                              </w:pPr>
                              <w:r>
                                <w:rPr>
                                  <w:b/>
                                  <w:color w:val="007F00"/>
                                  <w:w w:val="125"/>
                                  <w:sz w:val="13"/>
                                </w:rPr>
                                <w:t>%</w:t>
                              </w:r>
                              <w:r>
                                <w:rPr>
                                  <w:b/>
                                  <w:color w:val="007F00"/>
                                  <w:spacing w:val="18"/>
                                  <w:w w:val="125"/>
                                  <w:sz w:val="13"/>
                                </w:rPr>
                                <w:t xml:space="preserve"> </w:t>
                              </w:r>
                              <w:r>
                                <w:rPr>
                                  <w:b/>
                                  <w:color w:val="007F00"/>
                                  <w:w w:val="125"/>
                                  <w:sz w:val="13"/>
                                </w:rPr>
                                <w:t>negative</w:t>
                              </w:r>
                              <w:r>
                                <w:rPr>
                                  <w:b/>
                                  <w:color w:val="007F00"/>
                                  <w:spacing w:val="18"/>
                                  <w:w w:val="125"/>
                                  <w:sz w:val="13"/>
                                </w:rPr>
                                <w:t xml:space="preserve"> </w:t>
                              </w:r>
                              <w:r>
                                <w:rPr>
                                  <w:b/>
                                  <w:color w:val="007F00"/>
                                  <w:w w:val="125"/>
                                  <w:sz w:val="13"/>
                                </w:rPr>
                                <w:t>frames</w:t>
                              </w:r>
                            </w:p>
                          </w:txbxContent>
                        </wps:txbx>
                        <wps:bodyPr horzOverflow="overflow" vert="horz" lIns="0" tIns="0" rIns="0" bIns="0" rtlCol="0">
                          <a:noAutofit/>
                        </wps:bodyPr>
                      </wps:wsp>
                      <wps:wsp>
                        <wps:cNvPr id="63762" name="Rectangle 63762"/>
                        <wps:cNvSpPr/>
                        <wps:spPr>
                          <a:xfrm>
                            <a:off x="4950028" y="856103"/>
                            <a:ext cx="128078" cy="108175"/>
                          </a:xfrm>
                          <a:prstGeom prst="rect">
                            <a:avLst/>
                          </a:prstGeom>
                          <a:ln>
                            <a:noFill/>
                          </a:ln>
                        </wps:spPr>
                        <wps:txbx>
                          <w:txbxContent>
                            <w:p w14:paraId="70000DEE" w14:textId="77777777" w:rsidR="00357641" w:rsidRDefault="00000000">
                              <w:pPr>
                                <w:spacing w:after="160" w:line="259" w:lineRule="auto"/>
                                <w:ind w:left="0" w:right="0" w:firstLine="0"/>
                                <w:jc w:val="left"/>
                              </w:pPr>
                              <w:r>
                                <w:rPr>
                                  <w:b/>
                                  <w:color w:val="007F00"/>
                                  <w:w w:val="118"/>
                                  <w:sz w:val="13"/>
                                </w:rPr>
                                <w:t>30</w:t>
                              </w:r>
                            </w:p>
                          </w:txbxContent>
                        </wps:txbx>
                        <wps:bodyPr horzOverflow="overflow" vert="horz" lIns="0" tIns="0" rIns="0" bIns="0" rtlCol="0">
                          <a:noAutofit/>
                        </wps:bodyPr>
                      </wps:wsp>
                      <wps:wsp>
                        <wps:cNvPr id="408" name="Shape 408"/>
                        <wps:cNvSpPr/>
                        <wps:spPr>
                          <a:xfrm>
                            <a:off x="4628411" y="1451901"/>
                            <a:ext cx="0" cy="203055"/>
                          </a:xfrm>
                          <a:custGeom>
                            <a:avLst/>
                            <a:gdLst/>
                            <a:ahLst/>
                            <a:cxnLst/>
                            <a:rect l="0" t="0" r="0" b="0"/>
                            <a:pathLst>
                              <a:path h="203055">
                                <a:moveTo>
                                  <a:pt x="0" y="0"/>
                                </a:moveTo>
                                <a:lnTo>
                                  <a:pt x="0" y="203055"/>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09" name="Shape 409"/>
                        <wps:cNvSpPr/>
                        <wps:spPr>
                          <a:xfrm>
                            <a:off x="4595779" y="1646254"/>
                            <a:ext cx="65263" cy="87017"/>
                          </a:xfrm>
                          <a:custGeom>
                            <a:avLst/>
                            <a:gdLst/>
                            <a:ahLst/>
                            <a:cxnLst/>
                            <a:rect l="0" t="0" r="0" b="0"/>
                            <a:pathLst>
                              <a:path w="65263" h="87017">
                                <a:moveTo>
                                  <a:pt x="0" y="0"/>
                                </a:moveTo>
                                <a:lnTo>
                                  <a:pt x="65263" y="0"/>
                                </a:lnTo>
                                <a:cubicBezTo>
                                  <a:pt x="50035" y="26105"/>
                                  <a:pt x="36982" y="63812"/>
                                  <a:pt x="32631" y="87017"/>
                                </a:cubicBezTo>
                                <a:cubicBezTo>
                                  <a:pt x="28280" y="63812"/>
                                  <a:pt x="15228" y="26105"/>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Rectangle 410"/>
                        <wps:cNvSpPr/>
                        <wps:spPr>
                          <a:xfrm>
                            <a:off x="4668818" y="1554688"/>
                            <a:ext cx="163992" cy="108175"/>
                          </a:xfrm>
                          <a:prstGeom prst="rect">
                            <a:avLst/>
                          </a:prstGeom>
                          <a:ln>
                            <a:noFill/>
                          </a:ln>
                        </wps:spPr>
                        <wps:txbx>
                          <w:txbxContent>
                            <w:p w14:paraId="5F3ADEF4" w14:textId="77777777" w:rsidR="00357641" w:rsidRDefault="00000000">
                              <w:pPr>
                                <w:spacing w:after="160" w:line="259" w:lineRule="auto"/>
                                <w:ind w:left="0" w:right="0" w:firstLine="0"/>
                                <w:jc w:val="left"/>
                              </w:pPr>
                              <w:r>
                                <w:rPr>
                                  <w:b/>
                                  <w:color w:val="FF7F00"/>
                                  <w:w w:val="124"/>
                                  <w:sz w:val="13"/>
                                </w:rPr>
                                <w:t>No</w:t>
                              </w:r>
                            </w:p>
                          </w:txbxContent>
                        </wps:txbx>
                        <wps:bodyPr horzOverflow="overflow" vert="horz" lIns="0" tIns="0" rIns="0" bIns="0" rtlCol="0">
                          <a:noAutofit/>
                        </wps:bodyPr>
                      </wps:wsp>
                      <wps:wsp>
                        <wps:cNvPr id="411" name="Shape 411"/>
                        <wps:cNvSpPr/>
                        <wps:spPr>
                          <a:xfrm>
                            <a:off x="5151716" y="2025155"/>
                            <a:ext cx="189732" cy="0"/>
                          </a:xfrm>
                          <a:custGeom>
                            <a:avLst/>
                            <a:gdLst/>
                            <a:ahLst/>
                            <a:cxnLst/>
                            <a:rect l="0" t="0" r="0" b="0"/>
                            <a:pathLst>
                              <a:path w="189732">
                                <a:moveTo>
                                  <a:pt x="0" y="0"/>
                                </a:moveTo>
                                <a:lnTo>
                                  <a:pt x="189732"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12" name="Shape 412"/>
                        <wps:cNvSpPr/>
                        <wps:spPr>
                          <a:xfrm>
                            <a:off x="5332746" y="1992524"/>
                            <a:ext cx="87017" cy="65263"/>
                          </a:xfrm>
                          <a:custGeom>
                            <a:avLst/>
                            <a:gdLst/>
                            <a:ahLst/>
                            <a:cxnLst/>
                            <a:rect l="0" t="0" r="0" b="0"/>
                            <a:pathLst>
                              <a:path w="87017" h="65263">
                                <a:moveTo>
                                  <a:pt x="0" y="0"/>
                                </a:moveTo>
                                <a:cubicBezTo>
                                  <a:pt x="26105" y="15228"/>
                                  <a:pt x="63812" y="28280"/>
                                  <a:pt x="87017" y="32631"/>
                                </a:cubicBezTo>
                                <a:cubicBezTo>
                                  <a:pt x="63812" y="36982"/>
                                  <a:pt x="26105" y="50035"/>
                                  <a:pt x="0" y="652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5785513" y="1738689"/>
                            <a:ext cx="0" cy="119231"/>
                          </a:xfrm>
                          <a:custGeom>
                            <a:avLst/>
                            <a:gdLst/>
                            <a:ahLst/>
                            <a:cxnLst/>
                            <a:rect l="0" t="0" r="0" b="0"/>
                            <a:pathLst>
                              <a:path h="119231">
                                <a:moveTo>
                                  <a:pt x="0" y="119231"/>
                                </a:moveTo>
                                <a:lnTo>
                                  <a:pt x="0" y="0"/>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14" name="Shape 414"/>
                        <wps:cNvSpPr/>
                        <wps:spPr>
                          <a:xfrm>
                            <a:off x="5752882" y="1660374"/>
                            <a:ext cx="65263" cy="87017"/>
                          </a:xfrm>
                          <a:custGeom>
                            <a:avLst/>
                            <a:gdLst/>
                            <a:ahLst/>
                            <a:cxnLst/>
                            <a:rect l="0" t="0" r="0" b="0"/>
                            <a:pathLst>
                              <a:path w="65263" h="87017">
                                <a:moveTo>
                                  <a:pt x="32631" y="0"/>
                                </a:moveTo>
                                <a:cubicBezTo>
                                  <a:pt x="36982" y="23205"/>
                                  <a:pt x="50035" y="60912"/>
                                  <a:pt x="65263" y="87017"/>
                                </a:cubicBezTo>
                                <a:lnTo>
                                  <a:pt x="0" y="87017"/>
                                </a:lnTo>
                                <a:cubicBezTo>
                                  <a:pt x="15228" y="60912"/>
                                  <a:pt x="28280" y="23205"/>
                                  <a:pt x="326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Rectangle 415"/>
                        <wps:cNvSpPr/>
                        <wps:spPr>
                          <a:xfrm>
                            <a:off x="5619277" y="1780185"/>
                            <a:ext cx="167454" cy="108175"/>
                          </a:xfrm>
                          <a:prstGeom prst="rect">
                            <a:avLst/>
                          </a:prstGeom>
                          <a:ln>
                            <a:noFill/>
                          </a:ln>
                        </wps:spPr>
                        <wps:txbx>
                          <w:txbxContent>
                            <w:p w14:paraId="338A7B34" w14:textId="77777777" w:rsidR="00357641" w:rsidRDefault="00000000">
                              <w:pPr>
                                <w:spacing w:after="160" w:line="259" w:lineRule="auto"/>
                                <w:ind w:left="0" w:right="0" w:firstLine="0"/>
                                <w:jc w:val="left"/>
                              </w:pPr>
                              <w:r>
                                <w:rPr>
                                  <w:w w:val="99"/>
                                  <w:sz w:val="13"/>
                                </w:rPr>
                                <w:t>Yes</w:t>
                              </w:r>
                            </w:p>
                          </w:txbxContent>
                        </wps:txbx>
                        <wps:bodyPr horzOverflow="overflow" vert="horz" lIns="0" tIns="0" rIns="0" bIns="0" rtlCol="0">
                          <a:noAutofit/>
                        </wps:bodyPr>
                      </wps:wsp>
                      <wps:wsp>
                        <wps:cNvPr id="416" name="Shape 416"/>
                        <wps:cNvSpPr/>
                        <wps:spPr>
                          <a:xfrm>
                            <a:off x="5785513" y="2192391"/>
                            <a:ext cx="0" cy="133372"/>
                          </a:xfrm>
                          <a:custGeom>
                            <a:avLst/>
                            <a:gdLst/>
                            <a:ahLst/>
                            <a:cxnLst/>
                            <a:rect l="0" t="0" r="0" b="0"/>
                            <a:pathLst>
                              <a:path h="133372">
                                <a:moveTo>
                                  <a:pt x="0" y="0"/>
                                </a:moveTo>
                                <a:lnTo>
                                  <a:pt x="0" y="133372"/>
                                </a:lnTo>
                              </a:path>
                            </a:pathLst>
                          </a:custGeom>
                          <a:ln w="20571" cap="flat">
                            <a:miter lim="127000"/>
                          </a:ln>
                        </wps:spPr>
                        <wps:style>
                          <a:lnRef idx="1">
                            <a:srgbClr val="000000"/>
                          </a:lnRef>
                          <a:fillRef idx="0">
                            <a:srgbClr val="000000">
                              <a:alpha val="0"/>
                            </a:srgbClr>
                          </a:fillRef>
                          <a:effectRef idx="0">
                            <a:scrgbClr r="0" g="0" b="0"/>
                          </a:effectRef>
                          <a:fontRef idx="none"/>
                        </wps:style>
                        <wps:bodyPr/>
                      </wps:wsp>
                      <wps:wsp>
                        <wps:cNvPr id="417" name="Shape 417"/>
                        <wps:cNvSpPr/>
                        <wps:spPr>
                          <a:xfrm>
                            <a:off x="5752882" y="2317061"/>
                            <a:ext cx="65263" cy="87017"/>
                          </a:xfrm>
                          <a:custGeom>
                            <a:avLst/>
                            <a:gdLst/>
                            <a:ahLst/>
                            <a:cxnLst/>
                            <a:rect l="0" t="0" r="0" b="0"/>
                            <a:pathLst>
                              <a:path w="65263" h="87017">
                                <a:moveTo>
                                  <a:pt x="0" y="0"/>
                                </a:moveTo>
                                <a:lnTo>
                                  <a:pt x="65263" y="0"/>
                                </a:lnTo>
                                <a:cubicBezTo>
                                  <a:pt x="50035" y="26105"/>
                                  <a:pt x="36982" y="63812"/>
                                  <a:pt x="32631" y="87017"/>
                                </a:cubicBezTo>
                                <a:cubicBezTo>
                                  <a:pt x="28280" y="63812"/>
                                  <a:pt x="15228" y="26105"/>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Rectangle 418"/>
                        <wps:cNvSpPr/>
                        <wps:spPr>
                          <a:xfrm>
                            <a:off x="5640594" y="2196498"/>
                            <a:ext cx="139004" cy="108174"/>
                          </a:xfrm>
                          <a:prstGeom prst="rect">
                            <a:avLst/>
                          </a:prstGeom>
                          <a:ln>
                            <a:noFill/>
                          </a:ln>
                        </wps:spPr>
                        <wps:txbx>
                          <w:txbxContent>
                            <w:p w14:paraId="7A9E4935" w14:textId="77777777" w:rsidR="00357641" w:rsidRDefault="00000000">
                              <w:pPr>
                                <w:spacing w:after="160" w:line="259" w:lineRule="auto"/>
                                <w:ind w:left="0" w:right="0" w:firstLine="0"/>
                                <w:jc w:val="left"/>
                              </w:pPr>
                              <w:r>
                                <w:rPr>
                                  <w:w w:val="105"/>
                                  <w:sz w:val="13"/>
                                </w:rPr>
                                <w:t>No</w:t>
                              </w:r>
                            </w:p>
                          </w:txbxContent>
                        </wps:txbx>
                        <wps:bodyPr horzOverflow="overflow" vert="horz" lIns="0" tIns="0" rIns="0" bIns="0" rtlCol="0">
                          <a:noAutofit/>
                        </wps:bodyPr>
                      </wps:wsp>
                      <wps:wsp>
                        <wps:cNvPr id="419" name="Shape 419"/>
                        <wps:cNvSpPr/>
                        <wps:spPr>
                          <a:xfrm>
                            <a:off x="2185638" y="344748"/>
                            <a:ext cx="2442772" cy="673570"/>
                          </a:xfrm>
                          <a:custGeom>
                            <a:avLst/>
                            <a:gdLst/>
                            <a:ahLst/>
                            <a:cxnLst/>
                            <a:rect l="0" t="0" r="0" b="0"/>
                            <a:pathLst>
                              <a:path w="2442772" h="673570">
                                <a:moveTo>
                                  <a:pt x="2442772" y="128567"/>
                                </a:moveTo>
                                <a:lnTo>
                                  <a:pt x="2442772" y="0"/>
                                </a:lnTo>
                                <a:lnTo>
                                  <a:pt x="0" y="0"/>
                                </a:lnTo>
                                <a:lnTo>
                                  <a:pt x="0" y="673570"/>
                                </a:lnTo>
                              </a:path>
                            </a:pathLst>
                          </a:custGeom>
                          <a:ln w="25715" cap="flat">
                            <a:miter lim="127000"/>
                          </a:ln>
                        </wps:spPr>
                        <wps:style>
                          <a:lnRef idx="1">
                            <a:srgbClr val="000000"/>
                          </a:lnRef>
                          <a:fillRef idx="0">
                            <a:srgbClr val="000000">
                              <a:alpha val="0"/>
                            </a:srgbClr>
                          </a:fillRef>
                          <a:effectRef idx="0">
                            <a:scrgbClr r="0" g="0" b="0"/>
                          </a:effectRef>
                          <a:fontRef idx="none"/>
                        </wps:style>
                        <wps:bodyPr/>
                      </wps:wsp>
                      <wps:wsp>
                        <wps:cNvPr id="420" name="Shape 420"/>
                        <wps:cNvSpPr/>
                        <wps:spPr>
                          <a:xfrm>
                            <a:off x="2147220" y="1008072"/>
                            <a:ext cx="76837" cy="102449"/>
                          </a:xfrm>
                          <a:custGeom>
                            <a:avLst/>
                            <a:gdLst/>
                            <a:ahLst/>
                            <a:cxnLst/>
                            <a:rect l="0" t="0" r="0" b="0"/>
                            <a:pathLst>
                              <a:path w="76837" h="102449">
                                <a:moveTo>
                                  <a:pt x="0" y="0"/>
                                </a:moveTo>
                                <a:lnTo>
                                  <a:pt x="76837" y="0"/>
                                </a:lnTo>
                                <a:cubicBezTo>
                                  <a:pt x="58908" y="30735"/>
                                  <a:pt x="43541" y="75129"/>
                                  <a:pt x="38418" y="102449"/>
                                </a:cubicBezTo>
                                <a:cubicBezTo>
                                  <a:pt x="33296" y="75129"/>
                                  <a:pt x="17929" y="30735"/>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2185638" y="340927"/>
                            <a:ext cx="4187464" cy="1169960"/>
                          </a:xfrm>
                          <a:custGeom>
                            <a:avLst/>
                            <a:gdLst/>
                            <a:ahLst/>
                            <a:cxnLst/>
                            <a:rect l="0" t="0" r="0" b="0"/>
                            <a:pathLst>
                              <a:path w="4187464" h="1169960">
                                <a:moveTo>
                                  <a:pt x="4058897" y="1169960"/>
                                </a:moveTo>
                                <a:lnTo>
                                  <a:pt x="4187464" y="1169960"/>
                                </a:lnTo>
                                <a:lnTo>
                                  <a:pt x="4187464" y="0"/>
                                </a:lnTo>
                                <a:lnTo>
                                  <a:pt x="0" y="0"/>
                                </a:lnTo>
                                <a:lnTo>
                                  <a:pt x="0" y="677390"/>
                                </a:lnTo>
                              </a:path>
                            </a:pathLst>
                          </a:custGeom>
                          <a:ln w="25715" cap="flat">
                            <a:miter lim="127000"/>
                          </a:ln>
                        </wps:spPr>
                        <wps:style>
                          <a:lnRef idx="1">
                            <a:srgbClr val="000000"/>
                          </a:lnRef>
                          <a:fillRef idx="0">
                            <a:srgbClr val="000000">
                              <a:alpha val="0"/>
                            </a:srgbClr>
                          </a:fillRef>
                          <a:effectRef idx="0">
                            <a:scrgbClr r="0" g="0" b="0"/>
                          </a:effectRef>
                          <a:fontRef idx="none"/>
                        </wps:style>
                        <wps:bodyPr/>
                      </wps:wsp>
                      <wps:wsp>
                        <wps:cNvPr id="423" name="Shape 423"/>
                        <wps:cNvSpPr/>
                        <wps:spPr>
                          <a:xfrm>
                            <a:off x="2147220" y="1008072"/>
                            <a:ext cx="76837" cy="102449"/>
                          </a:xfrm>
                          <a:custGeom>
                            <a:avLst/>
                            <a:gdLst/>
                            <a:ahLst/>
                            <a:cxnLst/>
                            <a:rect l="0" t="0" r="0" b="0"/>
                            <a:pathLst>
                              <a:path w="76837" h="102449">
                                <a:moveTo>
                                  <a:pt x="0" y="0"/>
                                </a:moveTo>
                                <a:lnTo>
                                  <a:pt x="76837" y="0"/>
                                </a:lnTo>
                                <a:cubicBezTo>
                                  <a:pt x="58908" y="30735"/>
                                  <a:pt x="43541" y="75129"/>
                                  <a:pt x="38418" y="102449"/>
                                </a:cubicBezTo>
                                <a:cubicBezTo>
                                  <a:pt x="33296" y="75129"/>
                                  <a:pt x="17929" y="30735"/>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5803533" y="340904"/>
                            <a:ext cx="573685" cy="2042879"/>
                          </a:xfrm>
                          <a:custGeom>
                            <a:avLst/>
                            <a:gdLst/>
                            <a:ahLst/>
                            <a:cxnLst/>
                            <a:rect l="0" t="0" r="0" b="0"/>
                            <a:pathLst>
                              <a:path w="134994" h="2198496">
                                <a:moveTo>
                                  <a:pt x="0" y="2198496"/>
                                </a:moveTo>
                                <a:lnTo>
                                  <a:pt x="134994" y="2198496"/>
                                </a:lnTo>
                                <a:lnTo>
                                  <a:pt x="134994" y="0"/>
                                </a:lnTo>
                              </a:path>
                            </a:pathLst>
                          </a:custGeom>
                          <a:ln w="25715" cap="flat">
                            <a:miter lim="127000"/>
                          </a:ln>
                        </wps:spPr>
                        <wps:style>
                          <a:lnRef idx="1">
                            <a:srgbClr val="000000"/>
                          </a:lnRef>
                          <a:fillRef idx="0">
                            <a:srgbClr val="000000">
                              <a:alpha val="0"/>
                            </a:srgbClr>
                          </a:fillRef>
                          <a:effectRef idx="0">
                            <a:scrgbClr r="0" g="0" b="0"/>
                          </a:effectRef>
                          <a:fontRef idx="none"/>
                        </wps:style>
                        <wps:bodyPr/>
                      </wps:wsp>
                      <wps:wsp>
                        <wps:cNvPr id="426" name="Shape 426"/>
                        <wps:cNvSpPr/>
                        <wps:spPr>
                          <a:xfrm>
                            <a:off x="1807" y="2669798"/>
                            <a:ext cx="4811805" cy="399996"/>
                          </a:xfrm>
                          <a:custGeom>
                            <a:avLst/>
                            <a:gdLst/>
                            <a:ahLst/>
                            <a:cxnLst/>
                            <a:rect l="0" t="0" r="0" b="0"/>
                            <a:pathLst>
                              <a:path w="4811805" h="399996">
                                <a:moveTo>
                                  <a:pt x="36149" y="0"/>
                                </a:moveTo>
                                <a:lnTo>
                                  <a:pt x="4775656" y="0"/>
                                </a:lnTo>
                                <a:cubicBezTo>
                                  <a:pt x="4795621" y="0"/>
                                  <a:pt x="4811805" y="16184"/>
                                  <a:pt x="4811805" y="36149"/>
                                </a:cubicBezTo>
                                <a:lnTo>
                                  <a:pt x="4811805" y="363847"/>
                                </a:lnTo>
                                <a:cubicBezTo>
                                  <a:pt x="4811805" y="383812"/>
                                  <a:pt x="4795621" y="399996"/>
                                  <a:pt x="4775656" y="399996"/>
                                </a:cubicBezTo>
                                <a:lnTo>
                                  <a:pt x="36149" y="399996"/>
                                </a:lnTo>
                                <a:cubicBezTo>
                                  <a:pt x="16184" y="399996"/>
                                  <a:pt x="0" y="383812"/>
                                  <a:pt x="0" y="363847"/>
                                </a:cubicBezTo>
                                <a:lnTo>
                                  <a:pt x="0" y="36149"/>
                                </a:lnTo>
                                <a:cubicBezTo>
                                  <a:pt x="0" y="16184"/>
                                  <a:pt x="16184" y="0"/>
                                  <a:pt x="36149" y="0"/>
                                </a:cubicBezTo>
                                <a:close/>
                              </a:path>
                            </a:pathLst>
                          </a:custGeom>
                          <a:ln w="3615" cap="flat">
                            <a:miter lim="127000"/>
                          </a:ln>
                        </wps:spPr>
                        <wps:style>
                          <a:lnRef idx="1">
                            <a:srgbClr val="BFBFBF"/>
                          </a:lnRef>
                          <a:fillRef idx="1">
                            <a:srgbClr val="F5F5F5"/>
                          </a:fillRef>
                          <a:effectRef idx="0">
                            <a:scrgbClr r="0" g="0" b="0"/>
                          </a:effectRef>
                          <a:fontRef idx="none"/>
                        </wps:style>
                        <wps:bodyPr/>
                      </wps:wsp>
                      <wps:wsp>
                        <wps:cNvPr id="427" name="Rectangle 427"/>
                        <wps:cNvSpPr/>
                        <wps:spPr>
                          <a:xfrm>
                            <a:off x="31931" y="2695368"/>
                            <a:ext cx="1043668" cy="108174"/>
                          </a:xfrm>
                          <a:prstGeom prst="rect">
                            <a:avLst/>
                          </a:prstGeom>
                          <a:ln>
                            <a:noFill/>
                          </a:ln>
                        </wps:spPr>
                        <wps:txbx>
                          <w:txbxContent>
                            <w:p w14:paraId="3B86C8B0" w14:textId="77777777" w:rsidR="00357641" w:rsidRDefault="00000000">
                              <w:pPr>
                                <w:spacing w:after="160" w:line="259" w:lineRule="auto"/>
                                <w:ind w:left="0" w:right="0" w:firstLine="0"/>
                                <w:jc w:val="left"/>
                              </w:pPr>
                              <w:r>
                                <w:rPr>
                                  <w:b/>
                                  <w:w w:val="125"/>
                                  <w:sz w:val="13"/>
                                </w:rPr>
                                <w:t>Baseline</w:t>
                              </w:r>
                              <w:r>
                                <w:rPr>
                                  <w:b/>
                                  <w:spacing w:val="18"/>
                                  <w:w w:val="125"/>
                                  <w:sz w:val="13"/>
                                </w:rPr>
                                <w:t xml:space="preserve"> </w:t>
                              </w:r>
                              <w:r>
                                <w:rPr>
                                  <w:b/>
                                  <w:w w:val="125"/>
                                  <w:sz w:val="13"/>
                                </w:rPr>
                                <w:t>(no</w:t>
                              </w:r>
                              <w:r>
                                <w:rPr>
                                  <w:b/>
                                  <w:spacing w:val="18"/>
                                  <w:w w:val="125"/>
                                  <w:sz w:val="13"/>
                                </w:rPr>
                                <w:t xml:space="preserve"> </w:t>
                              </w:r>
                              <w:r>
                                <w:rPr>
                                  <w:b/>
                                  <w:w w:val="125"/>
                                  <w:sz w:val="13"/>
                                </w:rPr>
                                <w:t>skip):</w:t>
                              </w:r>
                            </w:p>
                          </w:txbxContent>
                        </wps:txbx>
                        <wps:bodyPr horzOverflow="overflow" vert="horz" lIns="0" tIns="0" rIns="0" bIns="0" rtlCol="0">
                          <a:noAutofit/>
                        </wps:bodyPr>
                      </wps:wsp>
                      <wps:wsp>
                        <wps:cNvPr id="428" name="Rectangle 428"/>
                        <wps:cNvSpPr/>
                        <wps:spPr>
                          <a:xfrm>
                            <a:off x="897975" y="2704477"/>
                            <a:ext cx="110987" cy="96059"/>
                          </a:xfrm>
                          <a:prstGeom prst="rect">
                            <a:avLst/>
                          </a:prstGeom>
                          <a:ln>
                            <a:noFill/>
                          </a:ln>
                        </wps:spPr>
                        <wps:txbx>
                          <w:txbxContent>
                            <w:p w14:paraId="4275144B" w14:textId="77777777" w:rsidR="00357641" w:rsidRDefault="00000000">
                              <w:pPr>
                                <w:spacing w:after="160" w:line="259" w:lineRule="auto"/>
                                <w:ind w:left="0" w:right="0" w:firstLine="0"/>
                                <w:jc w:val="left"/>
                              </w:pPr>
                              <w:r>
                                <w:rPr>
                                  <w:rFonts w:ascii="Cambria" w:eastAsia="Cambria" w:hAnsi="Cambria" w:cs="Cambria"/>
                                  <w:sz w:val="13"/>
                                </w:rPr>
                                <w:t>40</w:t>
                              </w:r>
                            </w:p>
                          </w:txbxContent>
                        </wps:txbx>
                        <wps:bodyPr horzOverflow="overflow" vert="horz" lIns="0" tIns="0" rIns="0" bIns="0" rtlCol="0">
                          <a:noAutofit/>
                        </wps:bodyPr>
                      </wps:wsp>
                      <wps:wsp>
                        <wps:cNvPr id="429" name="Rectangle 429"/>
                        <wps:cNvSpPr/>
                        <wps:spPr>
                          <a:xfrm>
                            <a:off x="995126" y="2695368"/>
                            <a:ext cx="547471" cy="108174"/>
                          </a:xfrm>
                          <a:prstGeom prst="rect">
                            <a:avLst/>
                          </a:prstGeom>
                          <a:ln>
                            <a:noFill/>
                          </a:ln>
                        </wps:spPr>
                        <wps:txbx>
                          <w:txbxContent>
                            <w:p w14:paraId="0CD1D05D" w14:textId="77777777" w:rsidR="00357641" w:rsidRDefault="00000000">
                              <w:pPr>
                                <w:spacing w:after="160" w:line="259" w:lineRule="auto"/>
                                <w:ind w:left="0" w:right="0" w:firstLine="0"/>
                                <w:jc w:val="left"/>
                              </w:pPr>
                              <w:r>
                                <w:rPr>
                                  <w:w w:val="114"/>
                                  <w:sz w:val="13"/>
                                </w:rPr>
                                <w:t>ms/frame</w:t>
                              </w:r>
                              <w:r>
                                <w:rPr>
                                  <w:spacing w:val="12"/>
                                  <w:w w:val="114"/>
                                  <w:sz w:val="13"/>
                                </w:rPr>
                                <w:t xml:space="preserve"> </w:t>
                              </w:r>
                              <w:r>
                                <w:rPr>
                                  <w:w w:val="114"/>
                                  <w:sz w:val="13"/>
                                </w:rPr>
                                <w:t>(</w:t>
                              </w:r>
                            </w:p>
                          </w:txbxContent>
                        </wps:txbx>
                        <wps:bodyPr horzOverflow="overflow" vert="horz" lIns="0" tIns="0" rIns="0" bIns="0" rtlCol="0">
                          <a:noAutofit/>
                        </wps:bodyPr>
                      </wps:wsp>
                      <wps:wsp>
                        <wps:cNvPr id="430" name="Rectangle 430"/>
                        <wps:cNvSpPr/>
                        <wps:spPr>
                          <a:xfrm>
                            <a:off x="1406759" y="2704477"/>
                            <a:ext cx="110987" cy="96059"/>
                          </a:xfrm>
                          <a:prstGeom prst="rect">
                            <a:avLst/>
                          </a:prstGeom>
                          <a:ln>
                            <a:noFill/>
                          </a:ln>
                        </wps:spPr>
                        <wps:txbx>
                          <w:txbxContent>
                            <w:p w14:paraId="0D2BBB12" w14:textId="77777777" w:rsidR="00357641" w:rsidRDefault="00000000">
                              <w:pPr>
                                <w:spacing w:after="160" w:line="259" w:lineRule="auto"/>
                                <w:ind w:left="0" w:right="0" w:firstLine="0"/>
                                <w:jc w:val="left"/>
                              </w:pPr>
                              <w:r>
                                <w:rPr>
                                  <w:rFonts w:ascii="Cambria" w:eastAsia="Cambria" w:hAnsi="Cambria" w:cs="Cambria"/>
                                  <w:sz w:val="13"/>
                                </w:rPr>
                                <w:t>25</w:t>
                              </w:r>
                            </w:p>
                          </w:txbxContent>
                        </wps:txbx>
                        <wps:bodyPr horzOverflow="overflow" vert="horz" lIns="0" tIns="0" rIns="0" bIns="0" rtlCol="0">
                          <a:noAutofit/>
                        </wps:bodyPr>
                      </wps:wsp>
                      <wps:wsp>
                        <wps:cNvPr id="431" name="Rectangle 431"/>
                        <wps:cNvSpPr/>
                        <wps:spPr>
                          <a:xfrm>
                            <a:off x="1518251" y="2695368"/>
                            <a:ext cx="1387122" cy="108174"/>
                          </a:xfrm>
                          <a:prstGeom prst="rect">
                            <a:avLst/>
                          </a:prstGeom>
                          <a:ln>
                            <a:noFill/>
                          </a:ln>
                        </wps:spPr>
                        <wps:txbx>
                          <w:txbxContent>
                            <w:p w14:paraId="5E004E31" w14:textId="77777777" w:rsidR="00357641" w:rsidRDefault="00000000">
                              <w:pPr>
                                <w:spacing w:after="160" w:line="259" w:lineRule="auto"/>
                                <w:ind w:left="0" w:right="0" w:firstLine="0"/>
                                <w:jc w:val="left"/>
                              </w:pPr>
                              <w:r>
                                <w:rPr>
                                  <w:w w:val="110"/>
                                  <w:sz w:val="13"/>
                                </w:rPr>
                                <w:t>FPS)</w:t>
                              </w:r>
                              <w:r>
                                <w:rPr>
                                  <w:spacing w:val="12"/>
                                  <w:w w:val="110"/>
                                  <w:sz w:val="13"/>
                                </w:rPr>
                                <w:t xml:space="preserve"> </w:t>
                              </w:r>
                              <w:r>
                                <w:rPr>
                                  <w:w w:val="110"/>
                                  <w:sz w:val="13"/>
                                </w:rPr>
                                <w:t>—</w:t>
                              </w:r>
                              <w:r>
                                <w:rPr>
                                  <w:spacing w:val="12"/>
                                  <w:w w:val="110"/>
                                  <w:sz w:val="13"/>
                                </w:rPr>
                                <w:t xml:space="preserve"> </w:t>
                              </w:r>
                              <w:r>
                                <w:rPr>
                                  <w:w w:val="110"/>
                                  <w:sz w:val="13"/>
                                </w:rPr>
                                <w:t>BIG</w:t>
                              </w:r>
                              <w:r>
                                <w:rPr>
                                  <w:spacing w:val="12"/>
                                  <w:w w:val="110"/>
                                  <w:sz w:val="13"/>
                                </w:rPr>
                                <w:t xml:space="preserve"> </w:t>
                              </w:r>
                              <w:r>
                                <w:rPr>
                                  <w:w w:val="110"/>
                                  <w:sz w:val="13"/>
                                </w:rPr>
                                <w:t>Model</w:t>
                              </w:r>
                              <w:r>
                                <w:rPr>
                                  <w:spacing w:val="12"/>
                                  <w:w w:val="110"/>
                                  <w:sz w:val="13"/>
                                </w:rPr>
                                <w:t xml:space="preserve"> </w:t>
                              </w:r>
                              <w:r>
                                <w:rPr>
                                  <w:w w:val="110"/>
                                  <w:sz w:val="13"/>
                                </w:rPr>
                                <w:t>runs</w:t>
                              </w:r>
                              <w:r>
                                <w:rPr>
                                  <w:spacing w:val="12"/>
                                  <w:w w:val="110"/>
                                  <w:sz w:val="13"/>
                                </w:rPr>
                                <w:t xml:space="preserve"> </w:t>
                              </w:r>
                              <w:r>
                                <w:rPr>
                                  <w:w w:val="110"/>
                                  <w:sz w:val="13"/>
                                </w:rPr>
                                <w:t>on</w:t>
                              </w:r>
                            </w:p>
                          </w:txbxContent>
                        </wps:txbx>
                        <wps:bodyPr horzOverflow="overflow" vert="horz" lIns="0" tIns="0" rIns="0" bIns="0" rtlCol="0">
                          <a:noAutofit/>
                        </wps:bodyPr>
                      </wps:wsp>
                      <wps:wsp>
                        <wps:cNvPr id="432" name="Rectangle 432"/>
                        <wps:cNvSpPr/>
                        <wps:spPr>
                          <a:xfrm>
                            <a:off x="2589092" y="2695368"/>
                            <a:ext cx="253886" cy="108174"/>
                          </a:xfrm>
                          <a:prstGeom prst="rect">
                            <a:avLst/>
                          </a:prstGeom>
                          <a:ln>
                            <a:noFill/>
                          </a:ln>
                        </wps:spPr>
                        <wps:txbx>
                          <w:txbxContent>
                            <w:p w14:paraId="2EA5016F" w14:textId="77777777" w:rsidR="00357641" w:rsidRDefault="00000000">
                              <w:pPr>
                                <w:spacing w:after="160" w:line="259" w:lineRule="auto"/>
                                <w:ind w:left="0" w:right="0" w:firstLine="0"/>
                                <w:jc w:val="left"/>
                              </w:pPr>
                              <w:r>
                                <w:rPr>
                                  <w:i/>
                                  <w:w w:val="105"/>
                                  <w:sz w:val="13"/>
                                </w:rPr>
                                <w:t>every</w:t>
                              </w:r>
                            </w:p>
                          </w:txbxContent>
                        </wps:txbx>
                        <wps:bodyPr horzOverflow="overflow" vert="horz" lIns="0" tIns="0" rIns="0" bIns="0" rtlCol="0">
                          <a:noAutofit/>
                        </wps:bodyPr>
                      </wps:wsp>
                      <wps:wsp>
                        <wps:cNvPr id="433" name="Rectangle 433"/>
                        <wps:cNvSpPr/>
                        <wps:spPr>
                          <a:xfrm>
                            <a:off x="2810161" y="2695368"/>
                            <a:ext cx="275088" cy="108174"/>
                          </a:xfrm>
                          <a:prstGeom prst="rect">
                            <a:avLst/>
                          </a:prstGeom>
                          <a:ln>
                            <a:noFill/>
                          </a:ln>
                        </wps:spPr>
                        <wps:txbx>
                          <w:txbxContent>
                            <w:p w14:paraId="06116B35" w14:textId="77777777" w:rsidR="00357641" w:rsidRDefault="00000000">
                              <w:pPr>
                                <w:spacing w:after="160" w:line="259" w:lineRule="auto"/>
                                <w:ind w:left="0" w:right="0" w:firstLine="0"/>
                                <w:jc w:val="left"/>
                              </w:pPr>
                              <w:r>
                                <w:rPr>
                                  <w:w w:val="109"/>
                                  <w:sz w:val="13"/>
                                </w:rPr>
                                <w:t>frame</w:t>
                              </w:r>
                            </w:p>
                          </w:txbxContent>
                        </wps:txbx>
                        <wps:bodyPr horzOverflow="overflow" vert="horz" lIns="0" tIns="0" rIns="0" bIns="0" rtlCol="0">
                          <a:noAutofit/>
                        </wps:bodyPr>
                      </wps:wsp>
                      <wps:wsp>
                        <wps:cNvPr id="434" name="Rectangle 434"/>
                        <wps:cNvSpPr/>
                        <wps:spPr>
                          <a:xfrm>
                            <a:off x="31931" y="2821890"/>
                            <a:ext cx="1217288" cy="108174"/>
                          </a:xfrm>
                          <a:prstGeom prst="rect">
                            <a:avLst/>
                          </a:prstGeom>
                          <a:ln>
                            <a:noFill/>
                          </a:ln>
                        </wps:spPr>
                        <wps:txbx>
                          <w:txbxContent>
                            <w:p w14:paraId="78FC93F6" w14:textId="77777777" w:rsidR="00357641" w:rsidRDefault="00000000">
                              <w:pPr>
                                <w:spacing w:after="160" w:line="259" w:lineRule="auto"/>
                                <w:ind w:left="0" w:right="0" w:firstLine="0"/>
                                <w:jc w:val="left"/>
                              </w:pPr>
                              <w:r>
                                <w:rPr>
                                  <w:b/>
                                  <w:w w:val="128"/>
                                  <w:sz w:val="13"/>
                                </w:rPr>
                                <w:t>Proposed</w:t>
                              </w:r>
                              <w:r>
                                <w:rPr>
                                  <w:b/>
                                  <w:spacing w:val="18"/>
                                  <w:w w:val="128"/>
                                  <w:sz w:val="13"/>
                                </w:rPr>
                                <w:t xml:space="preserve"> </w:t>
                              </w:r>
                              <w:r>
                                <w:rPr>
                                  <w:b/>
                                  <w:w w:val="128"/>
                                  <w:sz w:val="13"/>
                                </w:rPr>
                                <w:t>(with</w:t>
                              </w:r>
                              <w:r>
                                <w:rPr>
                                  <w:b/>
                                  <w:spacing w:val="18"/>
                                  <w:w w:val="128"/>
                                  <w:sz w:val="13"/>
                                </w:rPr>
                                <w:t xml:space="preserve"> </w:t>
                              </w:r>
                              <w:r>
                                <w:rPr>
                                  <w:b/>
                                  <w:w w:val="128"/>
                                  <w:sz w:val="13"/>
                                </w:rPr>
                                <w:t>skip):</w:t>
                              </w:r>
                            </w:p>
                          </w:txbxContent>
                        </wps:txbx>
                        <wps:bodyPr horzOverflow="overflow" vert="horz" lIns="0" tIns="0" rIns="0" bIns="0" rtlCol="0">
                          <a:noAutofit/>
                        </wps:bodyPr>
                      </wps:wsp>
                      <wps:wsp>
                        <wps:cNvPr id="435" name="Rectangle 435"/>
                        <wps:cNvSpPr/>
                        <wps:spPr>
                          <a:xfrm>
                            <a:off x="1028516" y="2831000"/>
                            <a:ext cx="215916" cy="96058"/>
                          </a:xfrm>
                          <a:prstGeom prst="rect">
                            <a:avLst/>
                          </a:prstGeom>
                          <a:ln>
                            <a:noFill/>
                          </a:ln>
                        </wps:spPr>
                        <wps:txbx>
                          <w:txbxContent>
                            <w:p w14:paraId="0615701A" w14:textId="77777777" w:rsidR="00357641" w:rsidRDefault="00000000">
                              <w:pPr>
                                <w:spacing w:after="160" w:line="259" w:lineRule="auto"/>
                                <w:ind w:left="0" w:right="0" w:firstLine="0"/>
                                <w:jc w:val="left"/>
                              </w:pPr>
                              <w:r>
                                <w:rPr>
                                  <w:rFonts w:ascii="Cambria" w:eastAsia="Cambria" w:hAnsi="Cambria" w:cs="Cambria"/>
                                  <w:sz w:val="13"/>
                                </w:rPr>
                                <w:t>=(0</w:t>
                              </w:r>
                            </w:p>
                          </w:txbxContent>
                        </wps:txbx>
                        <wps:bodyPr horzOverflow="overflow" vert="horz" lIns="0" tIns="0" rIns="0" bIns="0" rtlCol="0">
                          <a:noAutofit/>
                        </wps:bodyPr>
                      </wps:wsp>
                      <wps:wsp>
                        <wps:cNvPr id="436" name="Rectangle 436"/>
                        <wps:cNvSpPr/>
                        <wps:spPr>
                          <a:xfrm>
                            <a:off x="1191060" y="2831000"/>
                            <a:ext cx="30830" cy="96058"/>
                          </a:xfrm>
                          <a:prstGeom prst="rect">
                            <a:avLst/>
                          </a:prstGeom>
                          <a:ln>
                            <a:noFill/>
                          </a:ln>
                        </wps:spPr>
                        <wps:txbx>
                          <w:txbxContent>
                            <w:p w14:paraId="10BF7DBF" w14:textId="77777777" w:rsidR="00357641" w:rsidRDefault="00000000">
                              <w:pPr>
                                <w:spacing w:after="160" w:line="259" w:lineRule="auto"/>
                                <w:ind w:left="0" w:right="0" w:firstLine="0"/>
                                <w:jc w:val="left"/>
                              </w:pPr>
                              <w:r>
                                <w:rPr>
                                  <w:rFonts w:ascii="Cambria" w:eastAsia="Cambria" w:hAnsi="Cambria" w:cs="Cambria"/>
                                  <w:i/>
                                  <w:sz w:val="13"/>
                                </w:rPr>
                                <w:t>.</w:t>
                              </w:r>
                            </w:p>
                          </w:txbxContent>
                        </wps:txbx>
                        <wps:bodyPr horzOverflow="overflow" vert="horz" lIns="0" tIns="0" rIns="0" bIns="0" rtlCol="0">
                          <a:noAutofit/>
                        </wps:bodyPr>
                      </wps:wsp>
                      <wps:wsp>
                        <wps:cNvPr id="437" name="Rectangle 437"/>
                        <wps:cNvSpPr/>
                        <wps:spPr>
                          <a:xfrm>
                            <a:off x="1214281" y="2831000"/>
                            <a:ext cx="110987" cy="96058"/>
                          </a:xfrm>
                          <a:prstGeom prst="rect">
                            <a:avLst/>
                          </a:prstGeom>
                          <a:ln>
                            <a:noFill/>
                          </a:ln>
                        </wps:spPr>
                        <wps:txbx>
                          <w:txbxContent>
                            <w:p w14:paraId="65748E25" w14:textId="77777777" w:rsidR="00357641" w:rsidRDefault="00000000">
                              <w:pPr>
                                <w:spacing w:after="160" w:line="259" w:lineRule="auto"/>
                                <w:ind w:left="0" w:right="0" w:firstLine="0"/>
                                <w:jc w:val="left"/>
                              </w:pPr>
                              <w:r>
                                <w:rPr>
                                  <w:rFonts w:ascii="Cambria" w:eastAsia="Cambria" w:hAnsi="Cambria" w:cs="Cambria"/>
                                  <w:sz w:val="13"/>
                                </w:rPr>
                                <w:t>27</w:t>
                              </w:r>
                            </w:p>
                          </w:txbxContent>
                        </wps:txbx>
                        <wps:bodyPr horzOverflow="overflow" vert="horz" lIns="0" tIns="0" rIns="0" bIns="0" rtlCol="0">
                          <a:noAutofit/>
                        </wps:bodyPr>
                      </wps:wsp>
                      <wps:wsp>
                        <wps:cNvPr id="438" name="Rectangle 438"/>
                        <wps:cNvSpPr/>
                        <wps:spPr>
                          <a:xfrm>
                            <a:off x="1316448" y="2824249"/>
                            <a:ext cx="86431" cy="187682"/>
                          </a:xfrm>
                          <a:prstGeom prst="rect">
                            <a:avLst/>
                          </a:prstGeom>
                          <a:ln>
                            <a:noFill/>
                          </a:ln>
                        </wps:spPr>
                        <wps:txbx>
                          <w:txbxContent>
                            <w:p w14:paraId="53404946"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439" name="Rectangle 439"/>
                        <wps:cNvSpPr/>
                        <wps:spPr>
                          <a:xfrm>
                            <a:off x="1400046" y="2831000"/>
                            <a:ext cx="55493" cy="96058"/>
                          </a:xfrm>
                          <a:prstGeom prst="rect">
                            <a:avLst/>
                          </a:prstGeom>
                          <a:ln>
                            <a:noFill/>
                          </a:ln>
                        </wps:spPr>
                        <wps:txbx>
                          <w:txbxContent>
                            <w:p w14:paraId="37DF2671" w14:textId="77777777" w:rsidR="00357641" w:rsidRDefault="00000000">
                              <w:pPr>
                                <w:spacing w:after="160" w:line="259" w:lineRule="auto"/>
                                <w:ind w:left="0" w:right="0" w:firstLine="0"/>
                                <w:jc w:val="left"/>
                              </w:pPr>
                              <w:r>
                                <w:rPr>
                                  <w:rFonts w:ascii="Cambria" w:eastAsia="Cambria" w:hAnsi="Cambria" w:cs="Cambria"/>
                                  <w:sz w:val="13"/>
                                </w:rPr>
                                <w:t>1</w:t>
                              </w:r>
                            </w:p>
                          </w:txbxContent>
                        </wps:txbx>
                        <wps:bodyPr horzOverflow="overflow" vert="horz" lIns="0" tIns="0" rIns="0" bIns="0" rtlCol="0">
                          <a:noAutofit/>
                        </wps:bodyPr>
                      </wps:wsp>
                      <wps:wsp>
                        <wps:cNvPr id="440" name="Rectangle 440"/>
                        <wps:cNvSpPr/>
                        <wps:spPr>
                          <a:xfrm>
                            <a:off x="1441836" y="2831000"/>
                            <a:ext cx="30830" cy="96058"/>
                          </a:xfrm>
                          <a:prstGeom prst="rect">
                            <a:avLst/>
                          </a:prstGeom>
                          <a:ln>
                            <a:noFill/>
                          </a:ln>
                        </wps:spPr>
                        <wps:txbx>
                          <w:txbxContent>
                            <w:p w14:paraId="5541998A" w14:textId="77777777" w:rsidR="00357641" w:rsidRDefault="00000000">
                              <w:pPr>
                                <w:spacing w:after="160" w:line="259" w:lineRule="auto"/>
                                <w:ind w:left="0" w:right="0" w:firstLine="0"/>
                                <w:jc w:val="left"/>
                              </w:pPr>
                              <w:r>
                                <w:rPr>
                                  <w:rFonts w:ascii="Cambria" w:eastAsia="Cambria" w:hAnsi="Cambria" w:cs="Cambria"/>
                                  <w:i/>
                                  <w:sz w:val="13"/>
                                </w:rPr>
                                <w:t>.</w:t>
                              </w:r>
                            </w:p>
                          </w:txbxContent>
                        </wps:txbx>
                        <wps:bodyPr horzOverflow="overflow" vert="horz" lIns="0" tIns="0" rIns="0" bIns="0" rtlCol="0">
                          <a:noAutofit/>
                        </wps:bodyPr>
                      </wps:wsp>
                      <wps:wsp>
                        <wps:cNvPr id="441" name="Rectangle 441"/>
                        <wps:cNvSpPr/>
                        <wps:spPr>
                          <a:xfrm>
                            <a:off x="1465058" y="2831000"/>
                            <a:ext cx="388563" cy="96058"/>
                          </a:xfrm>
                          <a:prstGeom prst="rect">
                            <a:avLst/>
                          </a:prstGeom>
                          <a:ln>
                            <a:noFill/>
                          </a:ln>
                        </wps:spPr>
                        <wps:txbx>
                          <w:txbxContent>
                            <w:p w14:paraId="748D1D63" w14:textId="77777777" w:rsidR="00357641" w:rsidRDefault="00000000">
                              <w:pPr>
                                <w:spacing w:after="160" w:line="259" w:lineRule="auto"/>
                                <w:ind w:left="0" w:right="0" w:firstLine="0"/>
                                <w:jc w:val="left"/>
                              </w:pPr>
                              <w:r>
                                <w:rPr>
                                  <w:rFonts w:ascii="Cambria" w:eastAsia="Cambria" w:hAnsi="Cambria" w:cs="Cambria"/>
                                  <w:sz w:val="13"/>
                                </w:rPr>
                                <w:t>79)+(0</w:t>
                              </w:r>
                            </w:p>
                          </w:txbxContent>
                        </wps:txbx>
                        <wps:bodyPr horzOverflow="overflow" vert="horz" lIns="0" tIns="0" rIns="0" bIns="0" rtlCol="0">
                          <a:noAutofit/>
                        </wps:bodyPr>
                      </wps:wsp>
                      <wps:wsp>
                        <wps:cNvPr id="442" name="Rectangle 442"/>
                        <wps:cNvSpPr/>
                        <wps:spPr>
                          <a:xfrm>
                            <a:off x="1757635" y="2831000"/>
                            <a:ext cx="30830" cy="96058"/>
                          </a:xfrm>
                          <a:prstGeom prst="rect">
                            <a:avLst/>
                          </a:prstGeom>
                          <a:ln>
                            <a:noFill/>
                          </a:ln>
                        </wps:spPr>
                        <wps:txbx>
                          <w:txbxContent>
                            <w:p w14:paraId="683A5C9C" w14:textId="77777777" w:rsidR="00357641" w:rsidRDefault="00000000">
                              <w:pPr>
                                <w:spacing w:after="160" w:line="259" w:lineRule="auto"/>
                                <w:ind w:left="0" w:right="0" w:firstLine="0"/>
                                <w:jc w:val="left"/>
                              </w:pPr>
                              <w:r>
                                <w:rPr>
                                  <w:rFonts w:ascii="Cambria" w:eastAsia="Cambria" w:hAnsi="Cambria" w:cs="Cambria"/>
                                  <w:i/>
                                  <w:sz w:val="13"/>
                                </w:rPr>
                                <w:t>.</w:t>
                              </w:r>
                            </w:p>
                          </w:txbxContent>
                        </wps:txbx>
                        <wps:bodyPr horzOverflow="overflow" vert="horz" lIns="0" tIns="0" rIns="0" bIns="0" rtlCol="0">
                          <a:noAutofit/>
                        </wps:bodyPr>
                      </wps:wsp>
                      <wps:wsp>
                        <wps:cNvPr id="443" name="Rectangle 443"/>
                        <wps:cNvSpPr/>
                        <wps:spPr>
                          <a:xfrm>
                            <a:off x="1780856" y="2831000"/>
                            <a:ext cx="110987" cy="96058"/>
                          </a:xfrm>
                          <a:prstGeom prst="rect">
                            <a:avLst/>
                          </a:prstGeom>
                          <a:ln>
                            <a:noFill/>
                          </a:ln>
                        </wps:spPr>
                        <wps:txbx>
                          <w:txbxContent>
                            <w:p w14:paraId="6B5B3674" w14:textId="77777777" w:rsidR="00357641" w:rsidRDefault="00000000">
                              <w:pPr>
                                <w:spacing w:after="160" w:line="259" w:lineRule="auto"/>
                                <w:ind w:left="0" w:right="0" w:firstLine="0"/>
                                <w:jc w:val="left"/>
                              </w:pPr>
                              <w:r>
                                <w:rPr>
                                  <w:rFonts w:ascii="Cambria" w:eastAsia="Cambria" w:hAnsi="Cambria" w:cs="Cambria"/>
                                  <w:sz w:val="13"/>
                                </w:rPr>
                                <w:t>73</w:t>
                              </w:r>
                            </w:p>
                          </w:txbxContent>
                        </wps:txbx>
                        <wps:bodyPr horzOverflow="overflow" vert="horz" lIns="0" tIns="0" rIns="0" bIns="0" rtlCol="0">
                          <a:noAutofit/>
                        </wps:bodyPr>
                      </wps:wsp>
                      <wps:wsp>
                        <wps:cNvPr id="444" name="Rectangle 444"/>
                        <wps:cNvSpPr/>
                        <wps:spPr>
                          <a:xfrm>
                            <a:off x="1883023" y="2824249"/>
                            <a:ext cx="86431" cy="187682"/>
                          </a:xfrm>
                          <a:prstGeom prst="rect">
                            <a:avLst/>
                          </a:prstGeom>
                          <a:ln>
                            <a:noFill/>
                          </a:ln>
                        </wps:spPr>
                        <wps:txbx>
                          <w:txbxContent>
                            <w:p w14:paraId="5FE68746"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445" name="Rectangle 445"/>
                        <wps:cNvSpPr/>
                        <wps:spPr>
                          <a:xfrm>
                            <a:off x="1966613" y="2831000"/>
                            <a:ext cx="110987" cy="96058"/>
                          </a:xfrm>
                          <a:prstGeom prst="rect">
                            <a:avLst/>
                          </a:prstGeom>
                          <a:ln>
                            <a:noFill/>
                          </a:ln>
                        </wps:spPr>
                        <wps:txbx>
                          <w:txbxContent>
                            <w:p w14:paraId="2193D251" w14:textId="77777777" w:rsidR="00357641" w:rsidRDefault="00000000">
                              <w:pPr>
                                <w:spacing w:after="160" w:line="259" w:lineRule="auto"/>
                                <w:ind w:left="0" w:right="0" w:firstLine="0"/>
                                <w:jc w:val="left"/>
                              </w:pPr>
                              <w:r>
                                <w:rPr>
                                  <w:rFonts w:ascii="Cambria" w:eastAsia="Cambria" w:hAnsi="Cambria" w:cs="Cambria"/>
                                  <w:sz w:val="13"/>
                                </w:rPr>
                                <w:t>41</w:t>
                              </w:r>
                            </w:p>
                          </w:txbxContent>
                        </wps:txbx>
                        <wps:bodyPr horzOverflow="overflow" vert="horz" lIns="0" tIns="0" rIns="0" bIns="0" rtlCol="0">
                          <a:noAutofit/>
                        </wps:bodyPr>
                      </wps:wsp>
                      <wps:wsp>
                        <wps:cNvPr id="446" name="Rectangle 446"/>
                        <wps:cNvSpPr/>
                        <wps:spPr>
                          <a:xfrm>
                            <a:off x="2050211" y="2831000"/>
                            <a:ext cx="30830" cy="96058"/>
                          </a:xfrm>
                          <a:prstGeom prst="rect">
                            <a:avLst/>
                          </a:prstGeom>
                          <a:ln>
                            <a:noFill/>
                          </a:ln>
                        </wps:spPr>
                        <wps:txbx>
                          <w:txbxContent>
                            <w:p w14:paraId="520FD8B3" w14:textId="77777777" w:rsidR="00357641" w:rsidRDefault="00000000">
                              <w:pPr>
                                <w:spacing w:after="160" w:line="259" w:lineRule="auto"/>
                                <w:ind w:left="0" w:right="0" w:firstLine="0"/>
                                <w:jc w:val="left"/>
                              </w:pPr>
                              <w:r>
                                <w:rPr>
                                  <w:rFonts w:ascii="Cambria" w:eastAsia="Cambria" w:hAnsi="Cambria" w:cs="Cambria"/>
                                  <w:i/>
                                  <w:sz w:val="13"/>
                                </w:rPr>
                                <w:t>.</w:t>
                              </w:r>
                            </w:p>
                          </w:txbxContent>
                        </wps:txbx>
                        <wps:bodyPr horzOverflow="overflow" vert="horz" lIns="0" tIns="0" rIns="0" bIns="0" rtlCol="0">
                          <a:noAutofit/>
                        </wps:bodyPr>
                      </wps:wsp>
                      <wps:wsp>
                        <wps:cNvPr id="447" name="Rectangle 447"/>
                        <wps:cNvSpPr/>
                        <wps:spPr>
                          <a:xfrm>
                            <a:off x="2073432" y="2831000"/>
                            <a:ext cx="154149" cy="96058"/>
                          </a:xfrm>
                          <a:prstGeom prst="rect">
                            <a:avLst/>
                          </a:prstGeom>
                          <a:ln>
                            <a:noFill/>
                          </a:ln>
                        </wps:spPr>
                        <wps:txbx>
                          <w:txbxContent>
                            <w:p w14:paraId="24E2CC01" w14:textId="77777777" w:rsidR="00357641" w:rsidRDefault="00000000">
                              <w:pPr>
                                <w:spacing w:after="160" w:line="259" w:lineRule="auto"/>
                                <w:ind w:left="0" w:right="0" w:firstLine="0"/>
                                <w:jc w:val="left"/>
                              </w:pPr>
                              <w:r>
                                <w:rPr>
                                  <w:rFonts w:ascii="Cambria" w:eastAsia="Cambria" w:hAnsi="Cambria" w:cs="Cambria"/>
                                  <w:sz w:val="13"/>
                                </w:rPr>
                                <w:t>79)</w:t>
                              </w:r>
                            </w:p>
                          </w:txbxContent>
                        </wps:txbx>
                        <wps:bodyPr horzOverflow="overflow" vert="horz" lIns="0" tIns="0" rIns="0" bIns="0" rtlCol="0">
                          <a:noAutofit/>
                        </wps:bodyPr>
                      </wps:wsp>
                      <wps:wsp>
                        <wps:cNvPr id="448" name="Rectangle 448"/>
                        <wps:cNvSpPr/>
                        <wps:spPr>
                          <a:xfrm>
                            <a:off x="2212754" y="2824249"/>
                            <a:ext cx="86431" cy="187682"/>
                          </a:xfrm>
                          <a:prstGeom prst="rect">
                            <a:avLst/>
                          </a:prstGeom>
                          <a:ln>
                            <a:noFill/>
                          </a:ln>
                        </wps:spPr>
                        <wps:txbx>
                          <w:txbxContent>
                            <w:p w14:paraId="73F2514C"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449" name="Rectangle 449"/>
                        <wps:cNvSpPr/>
                        <wps:spPr>
                          <a:xfrm>
                            <a:off x="2300988" y="2831000"/>
                            <a:ext cx="127862" cy="96058"/>
                          </a:xfrm>
                          <a:prstGeom prst="rect">
                            <a:avLst/>
                          </a:prstGeom>
                          <a:ln>
                            <a:noFill/>
                          </a:ln>
                        </wps:spPr>
                        <wps:txbx>
                          <w:txbxContent>
                            <w:p w14:paraId="6EC8B8E4" w14:textId="77777777" w:rsidR="00357641" w:rsidRDefault="00000000">
                              <w:pPr>
                                <w:spacing w:after="160" w:line="259" w:lineRule="auto"/>
                                <w:ind w:left="0" w:right="0" w:firstLine="0"/>
                                <w:jc w:val="left"/>
                              </w:pPr>
                              <w:r>
                                <w:rPr>
                                  <w:rFonts w:ascii="Cambria" w:eastAsia="Cambria" w:hAnsi="Cambria" w:cs="Cambria"/>
                                  <w:b/>
                                  <w:sz w:val="13"/>
                                </w:rPr>
                                <w:t>31</w:t>
                              </w:r>
                            </w:p>
                          </w:txbxContent>
                        </wps:txbx>
                        <wps:bodyPr horzOverflow="overflow" vert="horz" lIns="0" tIns="0" rIns="0" bIns="0" rtlCol="0">
                          <a:noAutofit/>
                        </wps:bodyPr>
                      </wps:wsp>
                      <wps:wsp>
                        <wps:cNvPr id="450" name="Rectangle 450"/>
                        <wps:cNvSpPr/>
                        <wps:spPr>
                          <a:xfrm>
                            <a:off x="2397231" y="2831000"/>
                            <a:ext cx="30830" cy="96058"/>
                          </a:xfrm>
                          <a:prstGeom prst="rect">
                            <a:avLst/>
                          </a:prstGeom>
                          <a:ln>
                            <a:noFill/>
                          </a:ln>
                        </wps:spPr>
                        <wps:txbx>
                          <w:txbxContent>
                            <w:p w14:paraId="6E81C18C" w14:textId="77777777" w:rsidR="00357641" w:rsidRDefault="00000000">
                              <w:pPr>
                                <w:spacing w:after="160" w:line="259" w:lineRule="auto"/>
                                <w:ind w:left="0" w:right="0" w:firstLine="0"/>
                                <w:jc w:val="left"/>
                              </w:pPr>
                              <w:r>
                                <w:rPr>
                                  <w:rFonts w:ascii="Cambria" w:eastAsia="Cambria" w:hAnsi="Cambria" w:cs="Cambria"/>
                                  <w:i/>
                                  <w:sz w:val="13"/>
                                </w:rPr>
                                <w:t>.</w:t>
                              </w:r>
                            </w:p>
                          </w:txbxContent>
                        </wps:txbx>
                        <wps:bodyPr horzOverflow="overflow" vert="horz" lIns="0" tIns="0" rIns="0" bIns="0" rtlCol="0">
                          <a:noAutofit/>
                        </wps:bodyPr>
                      </wps:wsp>
                      <wps:wsp>
                        <wps:cNvPr id="451" name="Rectangle 451"/>
                        <wps:cNvSpPr/>
                        <wps:spPr>
                          <a:xfrm>
                            <a:off x="2420453" y="2831000"/>
                            <a:ext cx="63931" cy="96058"/>
                          </a:xfrm>
                          <a:prstGeom prst="rect">
                            <a:avLst/>
                          </a:prstGeom>
                          <a:ln>
                            <a:noFill/>
                          </a:ln>
                        </wps:spPr>
                        <wps:txbx>
                          <w:txbxContent>
                            <w:p w14:paraId="0B584591" w14:textId="77777777" w:rsidR="00357641" w:rsidRDefault="00000000">
                              <w:pPr>
                                <w:spacing w:after="160" w:line="259" w:lineRule="auto"/>
                                <w:ind w:left="0" w:right="0" w:firstLine="0"/>
                                <w:jc w:val="left"/>
                              </w:pPr>
                              <w:r>
                                <w:rPr>
                                  <w:rFonts w:ascii="Cambria" w:eastAsia="Cambria" w:hAnsi="Cambria" w:cs="Cambria"/>
                                  <w:b/>
                                  <w:sz w:val="13"/>
                                </w:rPr>
                                <w:t>0</w:t>
                              </w:r>
                            </w:p>
                          </w:txbxContent>
                        </wps:txbx>
                        <wps:bodyPr horzOverflow="overflow" vert="horz" lIns="0" tIns="0" rIns="0" bIns="0" rtlCol="0">
                          <a:noAutofit/>
                        </wps:bodyPr>
                      </wps:wsp>
                      <wps:wsp>
                        <wps:cNvPr id="452" name="Rectangle 452"/>
                        <wps:cNvSpPr/>
                        <wps:spPr>
                          <a:xfrm>
                            <a:off x="2482127" y="2821890"/>
                            <a:ext cx="540765" cy="108174"/>
                          </a:xfrm>
                          <a:prstGeom prst="rect">
                            <a:avLst/>
                          </a:prstGeom>
                          <a:ln>
                            <a:noFill/>
                          </a:ln>
                        </wps:spPr>
                        <wps:txbx>
                          <w:txbxContent>
                            <w:p w14:paraId="21FF7A23" w14:textId="77777777" w:rsidR="00357641" w:rsidRDefault="00000000">
                              <w:pPr>
                                <w:spacing w:after="160" w:line="259" w:lineRule="auto"/>
                                <w:ind w:left="0" w:right="0" w:firstLine="0"/>
                                <w:jc w:val="left"/>
                              </w:pPr>
                              <w:r>
                                <w:rPr>
                                  <w:b/>
                                  <w:w w:val="132"/>
                                  <w:sz w:val="13"/>
                                </w:rPr>
                                <w:t>ms/frame</w:t>
                              </w:r>
                            </w:p>
                          </w:txbxContent>
                        </wps:txbx>
                        <wps:bodyPr horzOverflow="overflow" vert="horz" lIns="0" tIns="0" rIns="0" bIns="0" rtlCol="0">
                          <a:noAutofit/>
                        </wps:bodyPr>
                      </wps:wsp>
                      <wps:wsp>
                        <wps:cNvPr id="453" name="Rectangle 453"/>
                        <wps:cNvSpPr/>
                        <wps:spPr>
                          <a:xfrm>
                            <a:off x="2916618" y="2821890"/>
                            <a:ext cx="43270" cy="108174"/>
                          </a:xfrm>
                          <a:prstGeom prst="rect">
                            <a:avLst/>
                          </a:prstGeom>
                          <a:ln>
                            <a:noFill/>
                          </a:ln>
                        </wps:spPr>
                        <wps:txbx>
                          <w:txbxContent>
                            <w:p w14:paraId="70E2C9D0" w14:textId="77777777" w:rsidR="00357641" w:rsidRDefault="00000000">
                              <w:pPr>
                                <w:spacing w:after="160" w:line="259" w:lineRule="auto"/>
                                <w:ind w:left="0" w:right="0" w:firstLine="0"/>
                                <w:jc w:val="left"/>
                              </w:pPr>
                              <w:r>
                                <w:rPr>
                                  <w:w w:val="120"/>
                                  <w:sz w:val="13"/>
                                </w:rPr>
                                <w:t>(</w:t>
                              </w:r>
                            </w:p>
                          </w:txbxContent>
                        </wps:txbx>
                        <wps:bodyPr horzOverflow="overflow" vert="horz" lIns="0" tIns="0" rIns="0" bIns="0" rtlCol="0">
                          <a:noAutofit/>
                        </wps:bodyPr>
                      </wps:wsp>
                      <wps:wsp>
                        <wps:cNvPr id="454" name="Rectangle 454"/>
                        <wps:cNvSpPr/>
                        <wps:spPr>
                          <a:xfrm>
                            <a:off x="2949147" y="2824249"/>
                            <a:ext cx="86431" cy="187682"/>
                          </a:xfrm>
                          <a:prstGeom prst="rect">
                            <a:avLst/>
                          </a:prstGeom>
                          <a:ln>
                            <a:noFill/>
                          </a:ln>
                        </wps:spPr>
                        <wps:txbx>
                          <w:txbxContent>
                            <w:p w14:paraId="0E187775"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63810" name="Rectangle 63810"/>
                        <wps:cNvSpPr/>
                        <wps:spPr>
                          <a:xfrm>
                            <a:off x="3027720" y="2821890"/>
                            <a:ext cx="128078" cy="108174"/>
                          </a:xfrm>
                          <a:prstGeom prst="rect">
                            <a:avLst/>
                          </a:prstGeom>
                          <a:ln>
                            <a:noFill/>
                          </a:ln>
                        </wps:spPr>
                        <wps:txbx>
                          <w:txbxContent>
                            <w:p w14:paraId="5B343609" w14:textId="77777777" w:rsidR="00357641" w:rsidRDefault="00000000">
                              <w:pPr>
                                <w:spacing w:after="160" w:line="259" w:lineRule="auto"/>
                                <w:ind w:left="0" w:right="0" w:firstLine="0"/>
                                <w:jc w:val="left"/>
                              </w:pPr>
                              <w:r>
                                <w:rPr>
                                  <w:b/>
                                  <w:w w:val="118"/>
                                  <w:sz w:val="13"/>
                                </w:rPr>
                                <w:t>32</w:t>
                              </w:r>
                            </w:p>
                          </w:txbxContent>
                        </wps:txbx>
                        <wps:bodyPr horzOverflow="overflow" vert="horz" lIns="0" tIns="0" rIns="0" bIns="0" rtlCol="0">
                          <a:noAutofit/>
                        </wps:bodyPr>
                      </wps:wsp>
                      <wps:wsp>
                        <wps:cNvPr id="63815" name="Rectangle 63815"/>
                        <wps:cNvSpPr/>
                        <wps:spPr>
                          <a:xfrm>
                            <a:off x="3156065" y="2821890"/>
                            <a:ext cx="238958" cy="108174"/>
                          </a:xfrm>
                          <a:prstGeom prst="rect">
                            <a:avLst/>
                          </a:prstGeom>
                          <a:ln>
                            <a:noFill/>
                          </a:ln>
                        </wps:spPr>
                        <wps:txbx>
                          <w:txbxContent>
                            <w:p w14:paraId="0031681C" w14:textId="77777777" w:rsidR="00357641" w:rsidRDefault="00000000">
                              <w:pPr>
                                <w:spacing w:after="160" w:line="259" w:lineRule="auto"/>
                                <w:ind w:left="0" w:right="0" w:firstLine="0"/>
                                <w:jc w:val="left"/>
                              </w:pPr>
                              <w:r>
                                <w:rPr>
                                  <w:b/>
                                  <w:w w:val="132"/>
                                  <w:sz w:val="13"/>
                                </w:rPr>
                                <w:t>FPS</w:t>
                              </w:r>
                            </w:p>
                          </w:txbxContent>
                        </wps:txbx>
                        <wps:bodyPr horzOverflow="overflow" vert="horz" lIns="0" tIns="0" rIns="0" bIns="0" rtlCol="0">
                          <a:noAutofit/>
                        </wps:bodyPr>
                      </wps:wsp>
                      <wps:wsp>
                        <wps:cNvPr id="456" name="Rectangle 456"/>
                        <wps:cNvSpPr/>
                        <wps:spPr>
                          <a:xfrm>
                            <a:off x="3335735" y="2821890"/>
                            <a:ext cx="43270" cy="108174"/>
                          </a:xfrm>
                          <a:prstGeom prst="rect">
                            <a:avLst/>
                          </a:prstGeom>
                          <a:ln>
                            <a:noFill/>
                          </a:ln>
                        </wps:spPr>
                        <wps:txbx>
                          <w:txbxContent>
                            <w:p w14:paraId="2BB9C0E4" w14:textId="77777777" w:rsidR="00357641" w:rsidRDefault="00000000">
                              <w:pPr>
                                <w:spacing w:after="160" w:line="259" w:lineRule="auto"/>
                                <w:ind w:left="0" w:right="0" w:firstLine="0"/>
                                <w:jc w:val="left"/>
                              </w:pPr>
                              <w:r>
                                <w:rPr>
                                  <w:w w:val="120"/>
                                  <w:sz w:val="13"/>
                                </w:rPr>
                                <w:t>)</w:t>
                              </w:r>
                            </w:p>
                          </w:txbxContent>
                        </wps:txbx>
                        <wps:bodyPr horzOverflow="overflow" vert="horz" lIns="0" tIns="0" rIns="0" bIns="0" rtlCol="0">
                          <a:noAutofit/>
                        </wps:bodyPr>
                      </wps:wsp>
                      <wps:wsp>
                        <wps:cNvPr id="457" name="Rectangle 457"/>
                        <wps:cNvSpPr/>
                        <wps:spPr>
                          <a:xfrm>
                            <a:off x="3558836" y="2821890"/>
                            <a:ext cx="511882" cy="108174"/>
                          </a:xfrm>
                          <a:prstGeom prst="rect">
                            <a:avLst/>
                          </a:prstGeom>
                          <a:ln>
                            <a:noFill/>
                          </a:ln>
                        </wps:spPr>
                        <wps:txbx>
                          <w:txbxContent>
                            <w:p w14:paraId="2D5333DA" w14:textId="77777777" w:rsidR="00357641" w:rsidRDefault="00000000">
                              <w:pPr>
                                <w:spacing w:after="160" w:line="259" w:lineRule="auto"/>
                                <w:ind w:left="0" w:right="0" w:firstLine="0"/>
                                <w:jc w:val="left"/>
                              </w:pPr>
                              <w:r>
                                <w:rPr>
                                  <w:b/>
                                  <w:w w:val="126"/>
                                  <w:sz w:val="13"/>
                                </w:rPr>
                                <w:t>Speedup:</w:t>
                              </w:r>
                            </w:p>
                          </w:txbxContent>
                        </wps:txbx>
                        <wps:bodyPr horzOverflow="overflow" vert="horz" lIns="0" tIns="0" rIns="0" bIns="0" rtlCol="0">
                          <a:noAutofit/>
                        </wps:bodyPr>
                      </wps:wsp>
                      <wps:wsp>
                        <wps:cNvPr id="458" name="Rectangle 458"/>
                        <wps:cNvSpPr/>
                        <wps:spPr>
                          <a:xfrm>
                            <a:off x="3986515" y="2824249"/>
                            <a:ext cx="86431" cy="187682"/>
                          </a:xfrm>
                          <a:prstGeom prst="rect">
                            <a:avLst/>
                          </a:prstGeom>
                          <a:ln>
                            <a:noFill/>
                          </a:ln>
                        </wps:spPr>
                        <wps:txbx>
                          <w:txbxContent>
                            <w:p w14:paraId="4A207018"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459" name="Rectangle 459"/>
                        <wps:cNvSpPr/>
                        <wps:spPr>
                          <a:xfrm>
                            <a:off x="4074749" y="2831000"/>
                            <a:ext cx="55494" cy="96058"/>
                          </a:xfrm>
                          <a:prstGeom prst="rect">
                            <a:avLst/>
                          </a:prstGeom>
                          <a:ln>
                            <a:noFill/>
                          </a:ln>
                        </wps:spPr>
                        <wps:txbx>
                          <w:txbxContent>
                            <w:p w14:paraId="19630047" w14:textId="77777777" w:rsidR="00357641" w:rsidRDefault="00000000">
                              <w:pPr>
                                <w:spacing w:after="160" w:line="259" w:lineRule="auto"/>
                                <w:ind w:left="0" w:right="0" w:firstLine="0"/>
                                <w:jc w:val="left"/>
                              </w:pPr>
                              <w:r>
                                <w:rPr>
                                  <w:rFonts w:ascii="Cambria" w:eastAsia="Cambria" w:hAnsi="Cambria" w:cs="Cambria"/>
                                  <w:sz w:val="13"/>
                                </w:rPr>
                                <w:t>1</w:t>
                              </w:r>
                            </w:p>
                          </w:txbxContent>
                        </wps:txbx>
                        <wps:bodyPr horzOverflow="overflow" vert="horz" lIns="0" tIns="0" rIns="0" bIns="0" rtlCol="0">
                          <a:noAutofit/>
                        </wps:bodyPr>
                      </wps:wsp>
                      <wps:wsp>
                        <wps:cNvPr id="460" name="Rectangle 460"/>
                        <wps:cNvSpPr/>
                        <wps:spPr>
                          <a:xfrm>
                            <a:off x="4116548" y="2831000"/>
                            <a:ext cx="30830" cy="96058"/>
                          </a:xfrm>
                          <a:prstGeom prst="rect">
                            <a:avLst/>
                          </a:prstGeom>
                          <a:ln>
                            <a:noFill/>
                          </a:ln>
                        </wps:spPr>
                        <wps:txbx>
                          <w:txbxContent>
                            <w:p w14:paraId="6ED50822" w14:textId="77777777" w:rsidR="00357641" w:rsidRDefault="00000000">
                              <w:pPr>
                                <w:spacing w:after="160" w:line="259" w:lineRule="auto"/>
                                <w:ind w:left="0" w:right="0" w:firstLine="0"/>
                                <w:jc w:val="left"/>
                              </w:pPr>
                              <w:r>
                                <w:rPr>
                                  <w:rFonts w:ascii="Cambria" w:eastAsia="Cambria" w:hAnsi="Cambria" w:cs="Cambria"/>
                                  <w:i/>
                                  <w:sz w:val="13"/>
                                </w:rPr>
                                <w:t>.</w:t>
                              </w:r>
                            </w:p>
                          </w:txbxContent>
                        </wps:txbx>
                        <wps:bodyPr horzOverflow="overflow" vert="horz" lIns="0" tIns="0" rIns="0" bIns="0" rtlCol="0">
                          <a:noAutofit/>
                        </wps:bodyPr>
                      </wps:wsp>
                      <wps:wsp>
                        <wps:cNvPr id="461" name="Rectangle 461"/>
                        <wps:cNvSpPr/>
                        <wps:spPr>
                          <a:xfrm>
                            <a:off x="4139769" y="2831000"/>
                            <a:ext cx="55494" cy="96058"/>
                          </a:xfrm>
                          <a:prstGeom prst="rect">
                            <a:avLst/>
                          </a:prstGeom>
                          <a:ln>
                            <a:noFill/>
                          </a:ln>
                        </wps:spPr>
                        <wps:txbx>
                          <w:txbxContent>
                            <w:p w14:paraId="625F3120" w14:textId="77777777" w:rsidR="00357641" w:rsidRDefault="00000000">
                              <w:pPr>
                                <w:spacing w:after="160" w:line="259" w:lineRule="auto"/>
                                <w:ind w:left="0" w:right="0" w:firstLine="0"/>
                                <w:jc w:val="left"/>
                              </w:pPr>
                              <w:r>
                                <w:rPr>
                                  <w:rFonts w:ascii="Cambria" w:eastAsia="Cambria" w:hAnsi="Cambria" w:cs="Cambria"/>
                                  <w:sz w:val="13"/>
                                </w:rPr>
                                <w:t>3</w:t>
                              </w:r>
                            </w:p>
                          </w:txbxContent>
                        </wps:txbx>
                        <wps:bodyPr horzOverflow="overflow" vert="horz" lIns="0" tIns="0" rIns="0" bIns="0" rtlCol="0">
                          <a:noAutofit/>
                        </wps:bodyPr>
                      </wps:wsp>
                      <wps:wsp>
                        <wps:cNvPr id="462" name="Rectangle 462"/>
                        <wps:cNvSpPr/>
                        <wps:spPr>
                          <a:xfrm>
                            <a:off x="4181568" y="2824249"/>
                            <a:ext cx="86431" cy="187682"/>
                          </a:xfrm>
                          <a:prstGeom prst="rect">
                            <a:avLst/>
                          </a:prstGeom>
                          <a:ln>
                            <a:noFill/>
                          </a:ln>
                        </wps:spPr>
                        <wps:txbx>
                          <w:txbxContent>
                            <w:p w14:paraId="2753D2D4"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463" name="Rectangle 463"/>
                        <wps:cNvSpPr/>
                        <wps:spPr>
                          <a:xfrm>
                            <a:off x="4278628" y="2821890"/>
                            <a:ext cx="49760" cy="108174"/>
                          </a:xfrm>
                          <a:prstGeom prst="rect">
                            <a:avLst/>
                          </a:prstGeom>
                          <a:ln>
                            <a:noFill/>
                          </a:ln>
                        </wps:spPr>
                        <wps:txbx>
                          <w:txbxContent>
                            <w:p w14:paraId="076990FF" w14:textId="77777777" w:rsidR="00357641" w:rsidRDefault="00000000">
                              <w:pPr>
                                <w:spacing w:after="160" w:line="259" w:lineRule="auto"/>
                                <w:ind w:left="0" w:right="0" w:firstLine="0"/>
                                <w:jc w:val="left"/>
                              </w:pPr>
                              <w:r>
                                <w:rPr>
                                  <w:b/>
                                  <w:w w:val="138"/>
                                  <w:sz w:val="13"/>
                                </w:rPr>
                                <w:t>(</w:t>
                              </w:r>
                            </w:p>
                          </w:txbxContent>
                        </wps:txbx>
                        <wps:bodyPr horzOverflow="overflow" vert="horz" lIns="0" tIns="0" rIns="0" bIns="0" rtlCol="0">
                          <a:noAutofit/>
                        </wps:bodyPr>
                      </wps:wsp>
                      <wps:wsp>
                        <wps:cNvPr id="63801" name="Rectangle 63801"/>
                        <wps:cNvSpPr/>
                        <wps:spPr>
                          <a:xfrm>
                            <a:off x="4316038" y="2830999"/>
                            <a:ext cx="197419" cy="96059"/>
                          </a:xfrm>
                          <a:prstGeom prst="rect">
                            <a:avLst/>
                          </a:prstGeom>
                          <a:ln>
                            <a:noFill/>
                          </a:ln>
                        </wps:spPr>
                        <wps:txbx>
                          <w:txbxContent>
                            <w:p w14:paraId="3E8964AC" w14:textId="77777777" w:rsidR="00357641" w:rsidRDefault="00000000">
                              <w:pPr>
                                <w:spacing w:after="160" w:line="259" w:lineRule="auto"/>
                                <w:ind w:left="0" w:right="0" w:firstLine="0"/>
                                <w:jc w:val="left"/>
                              </w:pPr>
                              <w:r>
                                <w:rPr>
                                  <w:rFonts w:ascii="Cambria" w:eastAsia="Cambria" w:hAnsi="Cambria" w:cs="Cambria"/>
                                  <w:sz w:val="13"/>
                                </w:rPr>
                                <w:t>+29</w:t>
                              </w:r>
                            </w:p>
                          </w:txbxContent>
                        </wps:txbx>
                        <wps:bodyPr horzOverflow="overflow" vert="horz" lIns="0" tIns="0" rIns="0" bIns="0" rtlCol="0">
                          <a:noAutofit/>
                        </wps:bodyPr>
                      </wps:wsp>
                      <wps:wsp>
                        <wps:cNvPr id="63804" name="Rectangle 63804"/>
                        <wps:cNvSpPr/>
                        <wps:spPr>
                          <a:xfrm>
                            <a:off x="4464473" y="2830999"/>
                            <a:ext cx="92597" cy="96059"/>
                          </a:xfrm>
                          <a:prstGeom prst="rect">
                            <a:avLst/>
                          </a:prstGeom>
                          <a:ln>
                            <a:noFill/>
                          </a:ln>
                        </wps:spPr>
                        <wps:txbx>
                          <w:txbxContent>
                            <w:p w14:paraId="55590B12"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465" name="Rectangle 465"/>
                        <wps:cNvSpPr/>
                        <wps:spPr>
                          <a:xfrm>
                            <a:off x="4566361" y="2821890"/>
                            <a:ext cx="288718" cy="108174"/>
                          </a:xfrm>
                          <a:prstGeom prst="rect">
                            <a:avLst/>
                          </a:prstGeom>
                          <a:ln>
                            <a:noFill/>
                          </a:ln>
                        </wps:spPr>
                        <wps:txbx>
                          <w:txbxContent>
                            <w:p w14:paraId="33249ED3" w14:textId="77777777" w:rsidR="00357641" w:rsidRDefault="00000000">
                              <w:pPr>
                                <w:spacing w:after="160" w:line="259" w:lineRule="auto"/>
                                <w:ind w:left="0" w:right="0" w:firstLine="0"/>
                                <w:jc w:val="left"/>
                              </w:pPr>
                              <w:r>
                                <w:rPr>
                                  <w:b/>
                                  <w:w w:val="133"/>
                                  <w:sz w:val="13"/>
                                </w:rPr>
                                <w:t>FPS)</w:t>
                              </w:r>
                            </w:p>
                          </w:txbxContent>
                        </wps:txbx>
                        <wps:bodyPr horzOverflow="overflow" vert="horz" lIns="0" tIns="0" rIns="0" bIns="0" rtlCol="0">
                          <a:noAutofit/>
                        </wps:bodyPr>
                      </wps:wsp>
                      <wps:wsp>
                        <wps:cNvPr id="466" name="Rectangle 466"/>
                        <wps:cNvSpPr/>
                        <wps:spPr>
                          <a:xfrm>
                            <a:off x="31931" y="2957447"/>
                            <a:ext cx="3914403" cy="108175"/>
                          </a:xfrm>
                          <a:prstGeom prst="rect">
                            <a:avLst/>
                          </a:prstGeom>
                          <a:ln>
                            <a:noFill/>
                          </a:ln>
                        </wps:spPr>
                        <wps:txbx>
                          <w:txbxContent>
                            <w:p w14:paraId="26E4D4CB" w14:textId="77777777" w:rsidR="00357641" w:rsidRDefault="00000000">
                              <w:pPr>
                                <w:spacing w:after="160" w:line="259" w:lineRule="auto"/>
                                <w:ind w:left="0" w:right="0" w:firstLine="0"/>
                                <w:jc w:val="left"/>
                              </w:pPr>
                              <w:r>
                                <w:rPr>
                                  <w:i/>
                                  <w:w w:val="107"/>
                                  <w:sz w:val="13"/>
                                </w:rPr>
                                <w:t>Assumes</w:t>
                              </w:r>
                              <w:r>
                                <w:rPr>
                                  <w:i/>
                                  <w:spacing w:val="15"/>
                                  <w:w w:val="107"/>
                                  <w:sz w:val="13"/>
                                </w:rPr>
                                <w:t xml:space="preserve"> </w:t>
                              </w:r>
                              <w:r>
                                <w:rPr>
                                  <w:i/>
                                  <w:w w:val="107"/>
                                  <w:sz w:val="13"/>
                                </w:rPr>
                                <w:t>90%</w:t>
                              </w:r>
                              <w:r>
                                <w:rPr>
                                  <w:i/>
                                  <w:spacing w:val="15"/>
                                  <w:w w:val="107"/>
                                  <w:sz w:val="13"/>
                                </w:rPr>
                                <w:t xml:space="preserve"> </w:t>
                              </w:r>
                              <w:r>
                                <w:rPr>
                                  <w:i/>
                                  <w:w w:val="107"/>
                                  <w:sz w:val="13"/>
                                </w:rPr>
                                <w:t>of</w:t>
                              </w:r>
                              <w:r>
                                <w:rPr>
                                  <w:i/>
                                  <w:spacing w:val="15"/>
                                  <w:w w:val="107"/>
                                  <w:sz w:val="13"/>
                                </w:rPr>
                                <w:t xml:space="preserve"> </w:t>
                              </w:r>
                              <w:r>
                                <w:rPr>
                                  <w:i/>
                                  <w:w w:val="107"/>
                                  <w:sz w:val="13"/>
                                </w:rPr>
                                <w:t>all</w:t>
                              </w:r>
                              <w:r>
                                <w:rPr>
                                  <w:i/>
                                  <w:spacing w:val="15"/>
                                  <w:w w:val="107"/>
                                  <w:sz w:val="13"/>
                                </w:rPr>
                                <w:t xml:space="preserve"> </w:t>
                              </w:r>
                              <w:r>
                                <w:rPr>
                                  <w:i/>
                                  <w:w w:val="107"/>
                                  <w:sz w:val="13"/>
                                </w:rPr>
                                <w:t>frames</w:t>
                              </w:r>
                              <w:r>
                                <w:rPr>
                                  <w:i/>
                                  <w:spacing w:val="15"/>
                                  <w:w w:val="107"/>
                                  <w:sz w:val="13"/>
                                </w:rPr>
                                <w:t xml:space="preserve"> </w:t>
                              </w:r>
                              <w:r>
                                <w:rPr>
                                  <w:i/>
                                  <w:w w:val="107"/>
                                  <w:sz w:val="13"/>
                                </w:rPr>
                                <w:t>are</w:t>
                              </w:r>
                              <w:r>
                                <w:rPr>
                                  <w:i/>
                                  <w:spacing w:val="15"/>
                                  <w:w w:val="107"/>
                                  <w:sz w:val="13"/>
                                </w:rPr>
                                <w:t xml:space="preserve"> </w:t>
                              </w:r>
                              <w:r>
                                <w:rPr>
                                  <w:i/>
                                  <w:w w:val="107"/>
                                  <w:sz w:val="13"/>
                                </w:rPr>
                                <w:t>negative,</w:t>
                              </w:r>
                              <w:r>
                                <w:rPr>
                                  <w:i/>
                                  <w:spacing w:val="15"/>
                                  <w:w w:val="107"/>
                                  <w:sz w:val="13"/>
                                </w:rPr>
                                <w:t xml:space="preserve"> </w:t>
                              </w:r>
                              <w:r>
                                <w:rPr>
                                  <w:i/>
                                  <w:w w:val="107"/>
                                  <w:sz w:val="13"/>
                                </w:rPr>
                                <w:t>the</w:t>
                              </w:r>
                              <w:r>
                                <w:rPr>
                                  <w:i/>
                                  <w:spacing w:val="15"/>
                                  <w:w w:val="107"/>
                                  <w:sz w:val="13"/>
                                </w:rPr>
                                <w:t xml:space="preserve"> </w:t>
                              </w:r>
                              <w:r>
                                <w:rPr>
                                  <w:i/>
                                  <w:w w:val="107"/>
                                  <w:sz w:val="13"/>
                                </w:rPr>
                                <w:t>skip</w:t>
                              </w:r>
                              <w:r>
                                <w:rPr>
                                  <w:i/>
                                  <w:spacing w:val="15"/>
                                  <w:w w:val="107"/>
                                  <w:sz w:val="13"/>
                                </w:rPr>
                                <w:t xml:space="preserve"> </w:t>
                              </w:r>
                              <w:r>
                                <w:rPr>
                                  <w:i/>
                                  <w:w w:val="107"/>
                                  <w:sz w:val="13"/>
                                </w:rPr>
                                <w:t>rate</w:t>
                              </w:r>
                              <w:r>
                                <w:rPr>
                                  <w:i/>
                                  <w:spacing w:val="15"/>
                                  <w:w w:val="107"/>
                                  <w:sz w:val="13"/>
                                </w:rPr>
                                <w:t xml:space="preserve"> </w:t>
                              </w:r>
                              <w:r>
                                <w:rPr>
                                  <w:i/>
                                  <w:w w:val="107"/>
                                  <w:sz w:val="13"/>
                                </w:rPr>
                                <w:t>of</w:t>
                              </w:r>
                              <w:r>
                                <w:rPr>
                                  <w:i/>
                                  <w:spacing w:val="15"/>
                                  <w:w w:val="107"/>
                                  <w:sz w:val="13"/>
                                </w:rPr>
                                <w:t xml:space="preserve"> </w:t>
                              </w:r>
                              <w:r>
                                <w:rPr>
                                  <w:i/>
                                  <w:w w:val="107"/>
                                  <w:sz w:val="13"/>
                                </w:rPr>
                                <w:t>negative</w:t>
                              </w:r>
                              <w:r>
                                <w:rPr>
                                  <w:i/>
                                  <w:spacing w:val="15"/>
                                  <w:w w:val="107"/>
                                  <w:sz w:val="13"/>
                                </w:rPr>
                                <w:t xml:space="preserve"> </w:t>
                              </w:r>
                              <w:r>
                                <w:rPr>
                                  <w:i/>
                                  <w:w w:val="107"/>
                                  <w:sz w:val="13"/>
                                </w:rPr>
                                <w:t>frames</w:t>
                              </w:r>
                              <w:r>
                                <w:rPr>
                                  <w:i/>
                                  <w:spacing w:val="15"/>
                                  <w:w w:val="107"/>
                                  <w:sz w:val="13"/>
                                </w:rPr>
                                <w:t xml:space="preserve"> </w:t>
                              </w:r>
                              <w:r>
                                <w:rPr>
                                  <w:i/>
                                  <w:w w:val="107"/>
                                  <w:sz w:val="13"/>
                                </w:rPr>
                                <w:t>is</w:t>
                              </w:r>
                              <w:r>
                                <w:rPr>
                                  <w:i/>
                                  <w:spacing w:val="15"/>
                                  <w:w w:val="107"/>
                                  <w:sz w:val="13"/>
                                </w:rPr>
                                <w:t xml:space="preserve"> </w:t>
                              </w:r>
                              <w:r>
                                <w:rPr>
                                  <w:i/>
                                  <w:w w:val="107"/>
                                  <w:sz w:val="13"/>
                                </w:rPr>
                                <w:t>30%.</w:t>
                              </w:r>
                            </w:p>
                          </w:txbxContent>
                        </wps:txbx>
                        <wps:bodyPr horzOverflow="overflow" vert="horz" lIns="0" tIns="0" rIns="0" bIns="0" rtlCol="0">
                          <a:noAutofit/>
                        </wps:bodyPr>
                      </wps:wsp>
                    </wpg:wgp>
                  </a:graphicData>
                </a:graphic>
              </wp:inline>
            </w:drawing>
          </mc:Choice>
          <mc:Fallback>
            <w:pict>
              <v:group w14:anchorId="39DA8451" id="Group 65669" o:spid="_x0000_s1071" style="width:521.35pt;height:241.7pt;mso-position-horizontal-relative:char;mso-position-vertical-relative:line" coordsize="66211,30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">
                <v:shape id="Shape 303" o:spid="_x0000_s1072" style="position:absolute;top:1480;width:66211;height:0;visibility:visible;mso-wrap-style:square;v-text-anchor:top" coordsize="6621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" path="m,l6621199,e" filled="f" strokecolor="#a6a6a6" strokeweight=".37656mm">
                  <v:stroke miterlimit="83231f" joinstyle="miter"/>
                  <v:path arrowok="t" textboxrect="0,0,6621199,0"/>
                </v:shape>
                <v:rect id="Rectangle 63755" o:spid="_x0000_s1073" style="position:absolute;left:723;top:1747;width:1281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" filled="f" stroked="f">
                  <v:textbox inset="0,0,0,0">
                    <w:txbxContent>
                      <w:p w14:paraId="48D7EC06" w14:textId="77777777" w:rsidR="00357641" w:rsidRDefault="00000000">
                        <w:pPr>
                          <w:spacing w:after="160" w:line="259" w:lineRule="auto"/>
                          <w:ind w:left="0" w:right="0" w:firstLine="0"/>
                          <w:jc w:val="left"/>
                        </w:pPr>
                        <w:r>
                          <w:rPr>
                            <w:b/>
                            <w:color w:val="8C8C8C"/>
                            <w:w w:val="125"/>
                            <w:sz w:val="14"/>
                          </w:rPr>
                          <w:t>b)</w:t>
                        </w:r>
                        <w:r>
                          <w:rPr>
                            <w:b/>
                            <w:color w:val="8C8C8C"/>
                            <w:spacing w:val="19"/>
                            <w:w w:val="125"/>
                            <w:sz w:val="14"/>
                          </w:rPr>
                          <w:t xml:space="preserve"> </w:t>
                        </w:r>
                        <w:r>
                          <w:rPr>
                            <w:b/>
                            <w:color w:val="8C8C8C"/>
                            <w:w w:val="125"/>
                            <w:sz w:val="14"/>
                          </w:rPr>
                          <w:t>Proposed</w:t>
                        </w:r>
                        <w:r>
                          <w:rPr>
                            <w:b/>
                            <w:color w:val="8C8C8C"/>
                            <w:spacing w:val="19"/>
                            <w:w w:val="125"/>
                            <w:sz w:val="14"/>
                          </w:rPr>
                          <w:t xml:space="preserve"> </w:t>
                        </w:r>
                        <w:r>
                          <w:rPr>
                            <w:b/>
                            <w:color w:val="8C8C8C"/>
                            <w:w w:val="125"/>
                            <w:sz w:val="14"/>
                          </w:rPr>
                          <w:t>Pipeline</w:t>
                        </w:r>
                      </w:p>
                    </w:txbxContent>
                  </v:textbox>
                </v:rect>
                <v:rect id="Rectangle 63754" o:spid="_x0000_s1074" style="position:absolute;left:319;top:1747;width:537;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" filled="f" stroked="f">
                  <v:textbox inset="0,0,0,0">
                    <w:txbxContent>
                      <w:p w14:paraId="2A1C88CC" w14:textId="77777777" w:rsidR="00357641" w:rsidRDefault="00000000">
                        <w:pPr>
                          <w:spacing w:after="160" w:line="259" w:lineRule="auto"/>
                          <w:ind w:left="0" w:right="0" w:firstLine="0"/>
                          <w:jc w:val="left"/>
                        </w:pPr>
                        <w:r>
                          <w:rPr>
                            <w:b/>
                            <w:color w:val="8C8C8C"/>
                            <w:w w:val="134"/>
                            <w:sz w:val="14"/>
                          </w:rPr>
                          <w:t>(</w:t>
                        </w:r>
                      </w:p>
                    </w:txbxContent>
                  </v:textbox>
                </v:rect>
                <v:rect id="Rectangle 63759" o:spid="_x0000_s1075" style="position:absolute;left:665;top:2831;width:1128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" filled="f" stroked="f">
                  <v:textbox inset="0,0,0,0">
                    <w:txbxContent>
                      <w:p w14:paraId="0382B025" w14:textId="77777777" w:rsidR="00357641" w:rsidRDefault="00000000">
                        <w:pPr>
                          <w:spacing w:after="160" w:line="259" w:lineRule="auto"/>
                          <w:ind w:left="0" w:right="0" w:firstLine="0"/>
                          <w:jc w:val="left"/>
                        </w:pPr>
                        <w:r>
                          <w:rPr>
                            <w:b/>
                            <w:color w:val="8C8C8C"/>
                            <w:w w:val="123"/>
                            <w:sz w:val="14"/>
                          </w:rPr>
                          <w:t>With</w:t>
                        </w:r>
                        <w:r>
                          <w:rPr>
                            <w:b/>
                            <w:color w:val="8C8C8C"/>
                            <w:spacing w:val="19"/>
                            <w:w w:val="123"/>
                            <w:sz w:val="14"/>
                          </w:rPr>
                          <w:t xml:space="preserve"> </w:t>
                        </w:r>
                        <w:r>
                          <w:rPr>
                            <w:b/>
                            <w:color w:val="8C8C8C"/>
                            <w:w w:val="123"/>
                            <w:sz w:val="14"/>
                          </w:rPr>
                          <w:t>Skip</w:t>
                        </w:r>
                        <w:r>
                          <w:rPr>
                            <w:b/>
                            <w:color w:val="8C8C8C"/>
                            <w:spacing w:val="19"/>
                            <w:w w:val="123"/>
                            <w:sz w:val="14"/>
                          </w:rPr>
                          <w:t xml:space="preserve"> </w:t>
                        </w:r>
                        <w:r>
                          <w:rPr>
                            <w:b/>
                            <w:color w:val="8C8C8C"/>
                            <w:w w:val="123"/>
                            <w:sz w:val="14"/>
                          </w:rPr>
                          <w:t>Module</w:t>
                        </w:r>
                      </w:p>
                    </w:txbxContent>
                  </v:textbox>
                </v:rect>
                <v:rect id="Rectangle 63756" o:spid="_x0000_s1076" style="position:absolute;left:319;top:2831;width:460;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" filled="f" stroked="f">
                  <v:textbox inset="0,0,0,0">
                    <w:txbxContent>
                      <w:p w14:paraId="334042AA" w14:textId="77777777" w:rsidR="00357641" w:rsidRDefault="00000000">
                        <w:pPr>
                          <w:spacing w:after="160" w:line="259" w:lineRule="auto"/>
                          <w:ind w:left="0" w:right="0" w:firstLine="0"/>
                          <w:jc w:val="left"/>
                        </w:pPr>
                        <w:r>
                          <w:rPr>
                            <w:b/>
                            <w:color w:val="8C8C8C"/>
                            <w:w w:val="115"/>
                            <w:sz w:val="14"/>
                          </w:rPr>
                          <w:t>-</w:t>
                        </w:r>
                      </w:p>
                    </w:txbxContent>
                  </v:textbox>
                </v:rect>
                <v:rect id="Rectangle 63757" o:spid="_x0000_s1077" style="position:absolute;left:9148;top:2831;width:38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" filled="f" stroked="f">
                  <v:textbox inset="0,0,0,0">
                    <w:txbxContent>
                      <w:p w14:paraId="1489F884" w14:textId="77777777" w:rsidR="00357641" w:rsidRDefault="00000000">
                        <w:pPr>
                          <w:spacing w:after="160" w:line="259" w:lineRule="auto"/>
                          <w:ind w:left="0" w:right="0" w:firstLine="0"/>
                          <w:jc w:val="left"/>
                        </w:pPr>
                        <w:r>
                          <w:rPr>
                            <w:b/>
                            <w:color w:val="8C8C8C"/>
                            <w:w w:val="114"/>
                            <w:sz w:val="14"/>
                          </w:rPr>
                          <w:t>:</w:t>
                        </w:r>
                      </w:p>
                    </w:txbxContent>
                  </v:textbox>
                </v:rect>
                <v:rect id="Rectangle 63753" o:spid="_x0000_s1078" style="position:absolute;left:26144;width:16792;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" filled="f" stroked="f">
                  <v:textbox inset="0,0,0,0">
                    <w:txbxContent>
                      <w:p w14:paraId="4DC2A72F" w14:textId="77777777" w:rsidR="00357641" w:rsidRDefault="00000000">
                        <w:pPr>
                          <w:spacing w:after="160" w:line="259" w:lineRule="auto"/>
                          <w:ind w:left="0" w:right="0" w:firstLine="0"/>
                          <w:jc w:val="left"/>
                        </w:pPr>
                        <w:r>
                          <w:rPr>
                            <w:b/>
                            <w:color w:val="990000"/>
                            <w:w w:val="129"/>
                            <w:sz w:val="13"/>
                          </w:rPr>
                          <w:t>ms/frame</w:t>
                        </w:r>
                        <w:r>
                          <w:rPr>
                            <w:b/>
                            <w:color w:val="990000"/>
                            <w:spacing w:val="18"/>
                            <w:w w:val="129"/>
                            <w:sz w:val="13"/>
                          </w:rPr>
                          <w:t xml:space="preserve"> </w:t>
                        </w:r>
                        <w:r>
                          <w:rPr>
                            <w:b/>
                            <w:color w:val="990000"/>
                            <w:w w:val="129"/>
                            <w:sz w:val="13"/>
                          </w:rPr>
                          <w:t>—</w:t>
                        </w:r>
                        <w:r>
                          <w:rPr>
                            <w:b/>
                            <w:color w:val="990000"/>
                            <w:spacing w:val="18"/>
                            <w:w w:val="129"/>
                            <w:sz w:val="13"/>
                          </w:rPr>
                          <w:t xml:space="preserve"> </w:t>
                        </w:r>
                        <w:r>
                          <w:rPr>
                            <w:b/>
                            <w:color w:val="990000"/>
                            <w:w w:val="129"/>
                            <w:sz w:val="13"/>
                          </w:rPr>
                          <w:t>25</w:t>
                        </w:r>
                        <w:r>
                          <w:rPr>
                            <w:b/>
                            <w:color w:val="990000"/>
                            <w:spacing w:val="18"/>
                            <w:w w:val="129"/>
                            <w:sz w:val="13"/>
                          </w:rPr>
                          <w:t xml:space="preserve"> </w:t>
                        </w:r>
                        <w:r>
                          <w:rPr>
                            <w:b/>
                            <w:color w:val="990000"/>
                            <w:w w:val="129"/>
                            <w:sz w:val="13"/>
                          </w:rPr>
                          <w:t>FPS</w:t>
                        </w:r>
                        <w:r>
                          <w:rPr>
                            <w:b/>
                            <w:color w:val="990000"/>
                            <w:spacing w:val="18"/>
                            <w:w w:val="129"/>
                            <w:sz w:val="13"/>
                          </w:rPr>
                          <w:t xml:space="preserve"> </w:t>
                        </w:r>
                        <w:r>
                          <w:rPr>
                            <w:b/>
                            <w:color w:val="990000"/>
                            <w:w w:val="129"/>
                            <w:sz w:val="13"/>
                          </w:rPr>
                          <w:t>(runs</w:t>
                        </w:r>
                        <w:r>
                          <w:rPr>
                            <w:b/>
                            <w:color w:val="990000"/>
                            <w:spacing w:val="18"/>
                            <w:w w:val="129"/>
                            <w:sz w:val="13"/>
                          </w:rPr>
                          <w:t xml:space="preserve"> </w:t>
                        </w:r>
                        <w:r>
                          <w:rPr>
                            <w:b/>
                            <w:color w:val="990000"/>
                            <w:w w:val="129"/>
                            <w:sz w:val="13"/>
                          </w:rPr>
                          <w:t>on</w:t>
                        </w:r>
                      </w:p>
                    </w:txbxContent>
                  </v:textbox>
                </v:rect>
                <v:rect id="Rectangle 63752" o:spid="_x0000_s1079" style="position:absolute;left:25046;width:1281;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" filled="f" stroked="f">
                  <v:textbox inset="0,0,0,0">
                    <w:txbxContent>
                      <w:p w14:paraId="4053A1D6" w14:textId="77777777" w:rsidR="00357641" w:rsidRDefault="00000000">
                        <w:pPr>
                          <w:spacing w:after="160" w:line="259" w:lineRule="auto"/>
                          <w:ind w:left="0" w:right="0" w:firstLine="0"/>
                          <w:jc w:val="left"/>
                        </w:pPr>
                        <w:r>
                          <w:rPr>
                            <w:b/>
                            <w:color w:val="990000"/>
                            <w:w w:val="118"/>
                            <w:sz w:val="13"/>
                          </w:rPr>
                          <w:t>50</w:t>
                        </w:r>
                      </w:p>
                    </w:txbxContent>
                  </v:textbox>
                </v:rect>
                <v:rect id="Rectangle 336" o:spid="_x0000_s1080" style="position:absolute;left:39091;width:2877;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045B681D" w14:textId="77777777" w:rsidR="00357641" w:rsidRDefault="00000000">
                        <w:pPr>
                          <w:spacing w:after="160" w:line="259" w:lineRule="auto"/>
                          <w:ind w:left="0" w:right="0" w:firstLine="0"/>
                          <w:jc w:val="left"/>
                        </w:pPr>
                        <w:r>
                          <w:rPr>
                            <w:b/>
                            <w:i/>
                            <w:color w:val="990000"/>
                            <w:w w:val="119"/>
                            <w:sz w:val="13"/>
                          </w:rPr>
                          <w:t>every</w:t>
                        </w:r>
                      </w:p>
                    </w:txbxContent>
                  </v:textbox>
                </v:rect>
                <v:rect id="Rectangle 337" o:spid="_x0000_s1081" style="position:absolute;left:41602;width:3693;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7914776E" w14:textId="77777777" w:rsidR="00357641" w:rsidRDefault="00000000">
                        <w:pPr>
                          <w:spacing w:after="160" w:line="259" w:lineRule="auto"/>
                          <w:ind w:left="0" w:right="0" w:firstLine="0"/>
                          <w:jc w:val="left"/>
                        </w:pPr>
                        <w:r>
                          <w:rPr>
                            <w:b/>
                            <w:color w:val="990000"/>
                            <w:w w:val="128"/>
                            <w:sz w:val="13"/>
                          </w:rPr>
                          <w:t>frame)</w:t>
                        </w:r>
                      </w:p>
                    </w:txbxContent>
                  </v:textbox>
                </v:rect>
                <v:shape id="Shape 356" o:spid="_x0000_s1082" style="position:absolute;left:6685;top:10223;width:7200;height:4628;visibility:visible;mso-wrap-style:square;v-text-anchor:top" coordsize="719976,462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" path="m36149,l683827,v19965,,36149,16184,36149,36149l719976,426693v,19965,-16184,36149,-36149,36149l36149,462842c16184,462842,,446658,,426693l,36149c,16184,16184,,36149,xe" filled="f" strokecolor="#e22179" strokeweight=".50206mm">
                  <v:stroke miterlimit="83231f" joinstyle="miter"/>
                  <v:path arrowok="t" textboxrect="0,0,719976,462842"/>
                </v:shape>
                <v:rect id="Rectangle 357" o:spid="_x0000_s1083" style="position:absolute;left:8964;top:10938;width:351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48C7B2E7" w14:textId="77777777" w:rsidR="00357641" w:rsidRDefault="00000000">
                        <w:pPr>
                          <w:spacing w:after="160" w:line="259" w:lineRule="auto"/>
                          <w:ind w:left="0" w:right="0" w:firstLine="0"/>
                          <w:jc w:val="left"/>
                        </w:pPr>
                        <w:r>
                          <w:rPr>
                            <w:b/>
                            <w:w w:val="128"/>
                            <w:sz w:val="14"/>
                          </w:rPr>
                          <w:t>Static</w:t>
                        </w:r>
                      </w:p>
                    </w:txbxContent>
                  </v:textbox>
                </v:rect>
                <v:rect id="Rectangle 358" o:spid="_x0000_s1084" style="position:absolute;left:8519;top:12022;width:4697;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6B3ADF22" w14:textId="77777777" w:rsidR="00357641" w:rsidRDefault="00000000">
                        <w:pPr>
                          <w:spacing w:after="160" w:line="259" w:lineRule="auto"/>
                          <w:ind w:left="0" w:right="0" w:firstLine="0"/>
                          <w:jc w:val="left"/>
                        </w:pPr>
                        <w:r>
                          <w:rPr>
                            <w:b/>
                            <w:w w:val="125"/>
                            <w:sz w:val="14"/>
                          </w:rPr>
                          <w:t>Camera</w:t>
                        </w:r>
                      </w:p>
                    </w:txbxContent>
                  </v:textbox>
                </v:rect>
                <v:rect id="Rectangle 63781" o:spid="_x0000_s1085" style="position:absolute;left:12783;top:13180;width:432;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" filled="f" stroked="f">
                  <v:textbox inset="0,0,0,0">
                    <w:txbxContent>
                      <w:p w14:paraId="279CD9B8" w14:textId="77777777" w:rsidR="00357641" w:rsidRDefault="00000000">
                        <w:pPr>
                          <w:spacing w:after="160" w:line="259" w:lineRule="auto"/>
                          <w:ind w:left="0" w:right="0" w:firstLine="0"/>
                          <w:jc w:val="left"/>
                        </w:pPr>
                        <w:r>
                          <w:rPr>
                            <w:w w:val="120"/>
                            <w:sz w:val="13"/>
                          </w:rPr>
                          <w:t>)</w:t>
                        </w:r>
                      </w:p>
                    </w:txbxContent>
                  </v:textbox>
                </v:rect>
                <v:rect id="Rectangle 63780" o:spid="_x0000_s1086" style="position:absolute;left:7462;top:13180;width:432;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" filled="f" stroked="f">
                  <v:textbox inset="0,0,0,0">
                    <w:txbxContent>
                      <w:p w14:paraId="434B6A00" w14:textId="77777777" w:rsidR="00357641" w:rsidRDefault="00000000">
                        <w:pPr>
                          <w:spacing w:after="160" w:line="259" w:lineRule="auto"/>
                          <w:ind w:left="0" w:right="0" w:firstLine="0"/>
                          <w:jc w:val="left"/>
                        </w:pPr>
                        <w:r>
                          <w:rPr>
                            <w:w w:val="120"/>
                            <w:sz w:val="13"/>
                          </w:rPr>
                          <w:t>(</w:t>
                        </w:r>
                      </w:p>
                    </w:txbxContent>
                  </v:textbox>
                </v:rect>
                <v:rect id="Rectangle 63783" o:spid="_x0000_s1087" style="position:absolute;left:7787;top:13180;width:6644;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" filled="f" stroked="f">
                  <v:textbox inset="0,0,0,0">
                    <w:txbxContent>
                      <w:p w14:paraId="70AB7718" w14:textId="77777777" w:rsidR="00357641" w:rsidRDefault="00000000">
                        <w:pPr>
                          <w:spacing w:after="160" w:line="259" w:lineRule="auto"/>
                          <w:ind w:left="0" w:right="0" w:firstLine="0"/>
                          <w:jc w:val="left"/>
                        </w:pPr>
                        <w:r>
                          <w:rPr>
                            <w:w w:val="109"/>
                            <w:sz w:val="13"/>
                          </w:rPr>
                          <w:t>Video</w:t>
                        </w:r>
                        <w:r>
                          <w:rPr>
                            <w:spacing w:val="12"/>
                            <w:w w:val="109"/>
                            <w:sz w:val="13"/>
                          </w:rPr>
                          <w:t xml:space="preserve"> </w:t>
                        </w:r>
                        <w:r>
                          <w:rPr>
                            <w:w w:val="109"/>
                            <w:sz w:val="13"/>
                          </w:rPr>
                          <w:t>Stream</w:t>
                        </w:r>
                      </w:p>
                    </w:txbxContent>
                  </v:textbox>
                </v:rect>
                <v:shape id="Shape 361" o:spid="_x0000_s1088" style="position:absolute;left:17999;top:11123;width:7714;height:2828;visibility:visible;mso-wrap-style:square;v-text-anchor:top" coordsize="771402,282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" path="m36149,l735253,v19965,,36149,16184,36149,36149l771402,246700v,19965,-16184,36149,-36149,36149l36149,282849c16184,282849,,266665,,246700l,36149c,16184,16184,,36149,xe" filled="f" strokeweight=".1004mm">
                  <v:stroke miterlimit="83231f" joinstyle="miter"/>
                  <v:path arrowok="t" textboxrect="0,0,771402,282849"/>
                </v:shape>
                <v:rect id="Rectangle 362" o:spid="_x0000_s1089" style="position:absolute;left:20434;top:11569;width:378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3AEA1196" w14:textId="77777777" w:rsidR="00357641" w:rsidRDefault="00000000">
                        <w:pPr>
                          <w:spacing w:after="160" w:line="259" w:lineRule="auto"/>
                          <w:ind w:left="0" w:right="0" w:firstLine="0"/>
                          <w:jc w:val="left"/>
                        </w:pPr>
                        <w:r>
                          <w:rPr>
                            <w:b/>
                            <w:w w:val="123"/>
                            <w:sz w:val="14"/>
                          </w:rPr>
                          <w:t>Frame</w:t>
                        </w:r>
                      </w:p>
                    </w:txbxContent>
                  </v:textbox>
                </v:rect>
                <v:rect id="Rectangle 363" o:spid="_x0000_s1090" style="position:absolute;left:20234;top:12653;width:4314;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739BF87B" w14:textId="77777777" w:rsidR="00357641" w:rsidRDefault="00000000">
                        <w:pPr>
                          <w:spacing w:after="160" w:line="259" w:lineRule="auto"/>
                          <w:ind w:left="0" w:right="0" w:firstLine="0"/>
                          <w:jc w:val="left"/>
                        </w:pPr>
                        <w:r>
                          <w:rPr>
                            <w:b/>
                            <w:w w:val="126"/>
                            <w:sz w:val="14"/>
                          </w:rPr>
                          <w:t>Reader</w:t>
                        </w:r>
                      </w:p>
                    </w:txbxContent>
                  </v:textbox>
                </v:rect>
                <v:shape id="Shape 364" o:spid="_x0000_s1091" style="position:absolute;left:28284;top:9709;width:10286;height:5657;visibility:visible;mso-wrap-style:square;v-text-anchor:top" coordsize="1028536,56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" path="m992387,l36149,c16184,,,16184,,36149l,529545v,19965,16184,36149,36149,36149l992387,565694v19965,,36149,-16184,36149,-36149l1028536,36149c1028536,16184,1012352,,992387,xe" filled="f" strokecolor="blue" strokeweight=".50206mm">
                  <v:stroke miterlimit="83231f" joinstyle="miter"/>
                  <v:path arrowok="t" textboxrect="0,0,1028536,565694"/>
                </v:shape>
                <v:rect id="Rectangle 366" o:spid="_x0000_s1092" style="position:absolute;left:30769;top:10936;width:7071;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11EED610" w14:textId="77777777" w:rsidR="00357641" w:rsidRDefault="00000000">
                        <w:pPr>
                          <w:spacing w:after="160" w:line="259" w:lineRule="auto"/>
                          <w:ind w:left="0" w:right="0" w:firstLine="0"/>
                          <w:jc w:val="left"/>
                        </w:pPr>
                        <w:r>
                          <w:rPr>
                            <w:b/>
                            <w:color w:val="0000CC"/>
                            <w:w w:val="120"/>
                            <w:sz w:val="14"/>
                          </w:rPr>
                          <w:t>Lightweight</w:t>
                        </w:r>
                      </w:p>
                    </w:txbxContent>
                  </v:textbox>
                </v:rect>
                <v:rect id="Rectangle 367" o:spid="_x0000_s1093" style="position:absolute;left:30531;top:12021;width:7704;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3FC563F1" w14:textId="77777777" w:rsidR="00357641" w:rsidRDefault="00000000">
                        <w:pPr>
                          <w:spacing w:after="160" w:line="259" w:lineRule="auto"/>
                          <w:ind w:left="0" w:right="0" w:firstLine="0"/>
                          <w:jc w:val="left"/>
                        </w:pPr>
                        <w:r>
                          <w:rPr>
                            <w:b/>
                            <w:color w:val="0000CC"/>
                            <w:w w:val="121"/>
                            <w:sz w:val="14"/>
                          </w:rPr>
                          <w:t>Skip</w:t>
                        </w:r>
                        <w:r>
                          <w:rPr>
                            <w:b/>
                            <w:color w:val="0000CC"/>
                            <w:spacing w:val="19"/>
                            <w:w w:val="121"/>
                            <w:sz w:val="14"/>
                          </w:rPr>
                          <w:t xml:space="preserve"> </w:t>
                        </w:r>
                        <w:r>
                          <w:rPr>
                            <w:b/>
                            <w:color w:val="0000CC"/>
                            <w:w w:val="121"/>
                            <w:sz w:val="14"/>
                          </w:rPr>
                          <w:t>Module</w:t>
                        </w:r>
                      </w:p>
                    </w:txbxContent>
                  </v:textbox>
                </v:rect>
                <v:rect id="Rectangle 368" o:spid="_x0000_s1094" style="position:absolute;left:29771;top:13178;width:49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B6A4F6F" w14:textId="77777777" w:rsidR="00357641" w:rsidRDefault="00000000">
                        <w:pPr>
                          <w:spacing w:after="160" w:line="259" w:lineRule="auto"/>
                          <w:ind w:left="0" w:right="0" w:firstLine="0"/>
                          <w:jc w:val="left"/>
                        </w:pPr>
                        <w:r>
                          <w:rPr>
                            <w:b/>
                            <w:color w:val="0000CC"/>
                            <w:w w:val="138"/>
                            <w:sz w:val="13"/>
                          </w:rPr>
                          <w:t>(</w:t>
                        </w:r>
                      </w:p>
                    </w:txbxContent>
                  </v:textbox>
                </v:rect>
                <v:rect id="Rectangle 369" o:spid="_x0000_s1095" style="position:absolute;left:30145;top:13201;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E34D3CC" w14:textId="77777777" w:rsidR="00357641" w:rsidRDefault="00000000">
                        <w:pPr>
                          <w:spacing w:after="160" w:line="259" w:lineRule="auto"/>
                          <w:ind w:left="0" w:right="0" w:firstLine="0"/>
                          <w:jc w:val="left"/>
                        </w:pPr>
                        <w:r>
                          <w:rPr>
                            <w:rFonts w:ascii="Cambria" w:eastAsia="Cambria" w:hAnsi="Cambria" w:cs="Cambria"/>
                            <w:color w:val="0000CC"/>
                            <w:sz w:val="13"/>
                          </w:rPr>
                          <w:t>∼</w:t>
                        </w:r>
                      </w:p>
                    </w:txbxContent>
                  </v:textbox>
                </v:rect>
                <v:rect id="Rectangle 63772" o:spid="_x0000_s1096" style="position:absolute;left:30795;top:13178;width:2277;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" filled="f" stroked="f">
                  <v:textbox inset="0,0,0,0">
                    <w:txbxContent>
                      <w:p w14:paraId="0A90A5B6" w14:textId="77777777" w:rsidR="00357641" w:rsidRDefault="00000000">
                        <w:pPr>
                          <w:spacing w:after="160" w:line="259" w:lineRule="auto"/>
                          <w:ind w:left="0" w:right="0" w:firstLine="0"/>
                          <w:jc w:val="left"/>
                        </w:pPr>
                        <w:r>
                          <w:rPr>
                            <w:b/>
                            <w:color w:val="0000CC"/>
                            <w:w w:val="120"/>
                            <w:sz w:val="13"/>
                          </w:rPr>
                          <w:t>1.79</w:t>
                        </w:r>
                      </w:p>
                    </w:txbxContent>
                  </v:textbox>
                </v:rect>
                <v:rect id="Rectangle 63776" o:spid="_x0000_s1097" style="position:absolute;left:32642;top:13178;width:540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r82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" filled="f" stroked="f">
                  <v:textbox inset="0,0,0,0">
                    <w:txbxContent>
                      <w:p w14:paraId="17B6DE41" w14:textId="77777777" w:rsidR="00357641" w:rsidRDefault="00000000">
                        <w:pPr>
                          <w:spacing w:after="160" w:line="259" w:lineRule="auto"/>
                          <w:ind w:left="0" w:right="0" w:firstLine="0"/>
                          <w:jc w:val="left"/>
                        </w:pPr>
                        <w:r>
                          <w:rPr>
                            <w:b/>
                            <w:color w:val="0000CC"/>
                            <w:w w:val="132"/>
                            <w:sz w:val="13"/>
                          </w:rPr>
                          <w:t>ms/frame</w:t>
                        </w:r>
                      </w:p>
                    </w:txbxContent>
                  </v:textbox>
                </v:rect>
                <v:rect id="Rectangle 63775" o:spid="_x0000_s1098" style="position:absolute;left:36708;top:13178;width:49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" filled="f" stroked="f">
                  <v:textbox inset="0,0,0,0">
                    <w:txbxContent>
                      <w:p w14:paraId="0DF56B4D" w14:textId="77777777" w:rsidR="00357641" w:rsidRDefault="00000000">
                        <w:pPr>
                          <w:spacing w:after="160" w:line="259" w:lineRule="auto"/>
                          <w:ind w:left="0" w:right="0" w:firstLine="0"/>
                          <w:jc w:val="left"/>
                        </w:pPr>
                        <w:r>
                          <w:rPr>
                            <w:b/>
                            <w:color w:val="0000CC"/>
                            <w:w w:val="138"/>
                            <w:sz w:val="13"/>
                          </w:rPr>
                          <w:t>)</w:t>
                        </w:r>
                      </w:p>
                    </w:txbxContent>
                  </v:textbox>
                </v:rect>
                <v:shape id="Shape 371" o:spid="_x0000_s1099" style="position:absolute;left:41972;top:10581;width:8624;height:3912;visibility:visible;mso-wrap-style:square;v-text-anchor:top" coordsize="862398,39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" path="m431199,l862398,195591,431199,391182,,195591,431199,xe" filled="f" strokeweight=".1004mm">
                  <v:stroke miterlimit="83231f" joinstyle="miter"/>
                  <v:path arrowok="t" textboxrect="0,0,862398,391182"/>
                </v:shape>
                <v:rect id="Rectangle 372" o:spid="_x0000_s1100" style="position:absolute;left:45417;top:11580;width:2305;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6C6F829" w14:textId="77777777" w:rsidR="00357641" w:rsidRDefault="00000000">
                        <w:pPr>
                          <w:spacing w:after="160" w:line="259" w:lineRule="auto"/>
                          <w:ind w:left="0" w:right="0" w:firstLine="0"/>
                          <w:jc w:val="left"/>
                        </w:pPr>
                        <w:r>
                          <w:rPr>
                            <w:w w:val="104"/>
                            <w:sz w:val="14"/>
                          </w:rPr>
                          <w:t>Skip</w:t>
                        </w:r>
                      </w:p>
                    </w:txbxContent>
                  </v:textbox>
                </v:rect>
                <v:rect id="Rectangle 373" o:spid="_x0000_s1101" style="position:absolute;left:44833;top:12664;width:3860;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7BD5C3DF" w14:textId="77777777" w:rsidR="00357641" w:rsidRDefault="00000000">
                        <w:pPr>
                          <w:spacing w:after="160" w:line="259" w:lineRule="auto"/>
                          <w:ind w:left="0" w:right="0" w:firstLine="0"/>
                          <w:jc w:val="left"/>
                        </w:pPr>
                        <w:r>
                          <w:rPr>
                            <w:w w:val="107"/>
                            <w:sz w:val="14"/>
                          </w:rPr>
                          <w:t>Frame?</w:t>
                        </w:r>
                      </w:p>
                    </w:txbxContent>
                  </v:textbox>
                </v:rect>
                <v:shape id="Shape 375" o:spid="_x0000_s1102" style="position:absolute;left:41784;top:4823;width:8999;height:2571;visibility:visible;mso-wrap-style:square;v-text-anchor:top" coordsize="899969,25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" path="m36149,l863820,v19965,,36149,16184,36149,36149l899969,220985v,19965,-16184,36149,-36149,36149l36149,257134c16184,257134,,240950,,220985l,36149c,16184,16184,,36149,xe" fillcolor="#090" strokecolor="#007f00" strokeweight=".50206mm">
                  <v:stroke miterlimit="83231f" joinstyle="miter"/>
                  <v:path arrowok="t" textboxrect="0,0,899969,257134"/>
                </v:shape>
                <v:rect id="Rectangle 376" o:spid="_x0000_s1103" style="position:absolute;left:42507;top:5585;width:8398;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65FD5C9B" w14:textId="1E966048" w:rsidR="00357641" w:rsidRPr="00357ABF" w:rsidRDefault="00000000">
                        <w:pPr>
                          <w:spacing w:after="160" w:line="259" w:lineRule="auto"/>
                          <w:ind w:left="0" w:right="0" w:firstLine="0"/>
                          <w:jc w:val="left"/>
                          <w:rPr>
                            <w:rFonts w:eastAsiaTheme="minorEastAsia"/>
                            <w:lang w:eastAsia="ko-KR"/>
                            <w:rPrChange w:id="401" w:author="cs park" w:date="2026-05-27T17:33:00Z" w16du:dateUtc="2026-05-27T08:33:00Z">
                              <w:rPr/>
                            </w:rPrChange>
                          </w:rPr>
                        </w:pPr>
                        <w:r>
                          <w:rPr>
                            <w:b/>
                            <w:color w:val="FFFFFF"/>
                            <w:w w:val="127"/>
                            <w:sz w:val="14"/>
                          </w:rPr>
                          <w:t>S</w:t>
                        </w:r>
                        <w:ins w:id="402" w:author="cs park" w:date="2026-05-27T17:33:00Z" w16du:dateUtc="2026-05-27T08:33:00Z">
                          <w:r w:rsidR="00357ABF">
                            <w:rPr>
                              <w:rFonts w:eastAsiaTheme="minorEastAsia" w:hint="eastAsia"/>
                              <w:b/>
                              <w:color w:val="FFFFFF"/>
                              <w:w w:val="127"/>
                              <w:sz w:val="14"/>
                              <w:lang w:eastAsia="ko-KR"/>
                            </w:rPr>
                            <w:t>kip</w:t>
                          </w:r>
                        </w:ins>
                        <w:del w:id="403" w:author="cs park" w:date="2026-05-27T17:33:00Z" w16du:dateUtc="2026-05-27T08:33:00Z">
                          <w:r w:rsidDel="00357ABF">
                            <w:rPr>
                              <w:b/>
                              <w:color w:val="FFFFFF"/>
                              <w:w w:val="127"/>
                              <w:sz w:val="14"/>
                            </w:rPr>
                            <w:delText>KIP</w:delText>
                          </w:r>
                        </w:del>
                        <w:ins w:id="404" w:author="cs park" w:date="2026-05-27T17:33:00Z" w16du:dateUtc="2026-05-27T08:33:00Z">
                          <w:r w:rsidR="00357ABF">
                            <w:rPr>
                              <w:rFonts w:eastAsiaTheme="minorEastAsia" w:hint="eastAsia"/>
                              <w:b/>
                              <w:color w:val="FFFFFF"/>
                              <w:w w:val="127"/>
                              <w:sz w:val="14"/>
                              <w:lang w:eastAsia="ko-KR"/>
                            </w:rPr>
                            <w:t xml:space="preserve"> Inference</w:t>
                          </w:r>
                        </w:ins>
                      </w:p>
                    </w:txbxContent>
                  </v:textbox>
                </v:rect>
                <v:shape id="Shape 379" o:spid="_x0000_s1104" style="position:absolute;left:41141;top:17423;width:10285;height:5657;visibility:visible;mso-wrap-style:square;v-text-anchor:top" coordsize="1028536,56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" path="m992387,l36149,c16184,,,16184,,36149l,529545v,19965,16184,36149,36149,36149l992387,565694v19965,,36149,-16184,36149,-36149l1028536,36149c1028536,16184,1012352,,992387,xe" filled="f" strokecolor="#007f00" strokeweight=".50206mm">
                  <v:stroke miterlimit="83231f" joinstyle="miter"/>
                  <v:path arrowok="t" textboxrect="0,0,1028536,565694"/>
                </v:shape>
                <v:rect id="Rectangle 381" o:spid="_x0000_s1105" style="position:absolute;left:43697;top:18652;width:6881;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0770B64D" w14:textId="77777777" w:rsidR="00357641" w:rsidRDefault="00000000">
                        <w:pPr>
                          <w:spacing w:after="160" w:line="259" w:lineRule="auto"/>
                          <w:ind w:left="0" w:right="0" w:firstLine="0"/>
                          <w:jc w:val="left"/>
                        </w:pPr>
                        <w:r>
                          <w:rPr>
                            <w:b/>
                            <w:color w:val="006600"/>
                            <w:w w:val="122"/>
                            <w:sz w:val="14"/>
                          </w:rPr>
                          <w:t>BIG</w:t>
                        </w:r>
                        <w:r>
                          <w:rPr>
                            <w:b/>
                            <w:color w:val="006600"/>
                            <w:spacing w:val="19"/>
                            <w:w w:val="122"/>
                            <w:sz w:val="14"/>
                          </w:rPr>
                          <w:t xml:space="preserve"> </w:t>
                        </w:r>
                        <w:r>
                          <w:rPr>
                            <w:b/>
                            <w:color w:val="006600"/>
                            <w:w w:val="122"/>
                            <w:sz w:val="14"/>
                          </w:rPr>
                          <w:t>Model</w:t>
                        </w:r>
                      </w:p>
                    </w:txbxContent>
                  </v:textbox>
                </v:rect>
                <v:rect id="Rectangle 382" o:spid="_x0000_s1106" style="position:absolute;left:44191;top:19736;width:5566;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66D699EB" w14:textId="77777777" w:rsidR="00357641" w:rsidRDefault="00000000">
                        <w:pPr>
                          <w:spacing w:after="160" w:line="259" w:lineRule="auto"/>
                          <w:ind w:left="0" w:right="0" w:firstLine="0"/>
                          <w:jc w:val="left"/>
                        </w:pPr>
                        <w:r>
                          <w:rPr>
                            <w:b/>
                            <w:color w:val="006600"/>
                            <w:w w:val="122"/>
                            <w:sz w:val="14"/>
                          </w:rPr>
                          <w:t>Inference</w:t>
                        </w:r>
                      </w:p>
                    </w:txbxContent>
                  </v:textbox>
                </v:rect>
                <v:rect id="Rectangle 383" o:spid="_x0000_s1107" style="position:absolute;left:43002;top:20893;width:49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744782FB" w14:textId="77777777" w:rsidR="00357641" w:rsidRDefault="00000000">
                        <w:pPr>
                          <w:spacing w:after="160" w:line="259" w:lineRule="auto"/>
                          <w:ind w:left="0" w:right="0" w:firstLine="0"/>
                          <w:jc w:val="left"/>
                        </w:pPr>
                        <w:r>
                          <w:rPr>
                            <w:b/>
                            <w:color w:val="006600"/>
                            <w:w w:val="138"/>
                            <w:sz w:val="13"/>
                          </w:rPr>
                          <w:t>(</w:t>
                        </w:r>
                      </w:p>
                    </w:txbxContent>
                  </v:textbox>
                </v:rect>
                <v:rect id="Rectangle 384" o:spid="_x0000_s1108" style="position:absolute;left:43376;top:20917;width:865;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5A0DAA4" w14:textId="77777777" w:rsidR="00357641" w:rsidRDefault="00000000">
                        <w:pPr>
                          <w:spacing w:after="160" w:line="259" w:lineRule="auto"/>
                          <w:ind w:left="0" w:right="0" w:firstLine="0"/>
                          <w:jc w:val="left"/>
                        </w:pPr>
                        <w:r>
                          <w:rPr>
                            <w:rFonts w:ascii="Cambria" w:eastAsia="Cambria" w:hAnsi="Cambria" w:cs="Cambria"/>
                            <w:color w:val="006600"/>
                            <w:sz w:val="13"/>
                          </w:rPr>
                          <w:t>∼</w:t>
                        </w:r>
                      </w:p>
                    </w:txbxContent>
                  </v:textbox>
                </v:rect>
                <v:rect id="Rectangle 63792" o:spid="_x0000_s1109" style="position:absolute;left:49190;top:20893;width:49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" filled="f" stroked="f">
                  <v:textbox inset="0,0,0,0">
                    <w:txbxContent>
                      <w:p w14:paraId="65BF38F5" w14:textId="77777777" w:rsidR="00357641" w:rsidRDefault="00000000">
                        <w:pPr>
                          <w:spacing w:after="160" w:line="259" w:lineRule="auto"/>
                          <w:ind w:left="0" w:right="0" w:firstLine="0"/>
                          <w:jc w:val="left"/>
                        </w:pPr>
                        <w:r>
                          <w:rPr>
                            <w:b/>
                            <w:color w:val="006600"/>
                            <w:w w:val="138"/>
                            <w:sz w:val="13"/>
                          </w:rPr>
                          <w:t>)</w:t>
                        </w:r>
                      </w:p>
                    </w:txbxContent>
                  </v:textbox>
                </v:rect>
                <v:rect id="Rectangle 63796" o:spid="_x0000_s1110" style="position:absolute;left:45124;top:20893;width:5408;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" filled="f" stroked="f">
                  <v:textbox inset="0,0,0,0">
                    <w:txbxContent>
                      <w:p w14:paraId="336A85B4" w14:textId="77777777" w:rsidR="00357641" w:rsidRDefault="00000000">
                        <w:pPr>
                          <w:spacing w:after="160" w:line="259" w:lineRule="auto"/>
                          <w:ind w:left="0" w:right="0" w:firstLine="0"/>
                          <w:jc w:val="left"/>
                        </w:pPr>
                        <w:r>
                          <w:rPr>
                            <w:b/>
                            <w:color w:val="006600"/>
                            <w:w w:val="132"/>
                            <w:sz w:val="13"/>
                          </w:rPr>
                          <w:t>ms/frame</w:t>
                        </w:r>
                      </w:p>
                    </w:txbxContent>
                  </v:textbox>
                </v:rect>
                <v:rect id="Rectangle 63791" o:spid="_x0000_s1111" style="position:absolute;left:44026;top:20893;width:1281;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" filled="f" stroked="f">
                  <v:textbox inset="0,0,0,0">
                    <w:txbxContent>
                      <w:p w14:paraId="203CB6E6" w14:textId="77777777" w:rsidR="00357641" w:rsidRDefault="00000000">
                        <w:pPr>
                          <w:spacing w:after="160" w:line="259" w:lineRule="auto"/>
                          <w:ind w:left="0" w:right="0" w:firstLine="0"/>
                          <w:jc w:val="left"/>
                        </w:pPr>
                        <w:r>
                          <w:rPr>
                            <w:b/>
                            <w:color w:val="006600"/>
                            <w:w w:val="118"/>
                            <w:sz w:val="13"/>
                          </w:rPr>
                          <w:t>50</w:t>
                        </w:r>
                      </w:p>
                    </w:txbxContent>
                  </v:textbox>
                </v:rect>
                <v:shape id="Shape 386" o:spid="_x0000_s1112" style="position:absolute;left:54223;top:18604;width:7264;height:3294;visibility:visible;mso-wrap-style:square;v-text-anchor:top" coordsize="726387,32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" path="m363194,l726387,164679,363194,329359,,164679,363194,xe" filled="f" strokeweight=".1004mm">
                  <v:stroke miterlimit="83231f" joinstyle="miter"/>
                  <v:path arrowok="t" textboxrect="0,0,726387,329359"/>
                </v:shape>
                <v:rect id="Rectangle 387" o:spid="_x0000_s1113" style="position:absolute;left:55891;top:19836;width:522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6C64127C" w14:textId="77777777" w:rsidR="00357641" w:rsidRDefault="00000000">
                        <w:pPr>
                          <w:spacing w:after="160" w:line="259" w:lineRule="auto"/>
                          <w:ind w:left="0" w:right="0" w:firstLine="0"/>
                          <w:jc w:val="left"/>
                        </w:pPr>
                        <w:r>
                          <w:rPr>
                            <w:w w:val="108"/>
                            <w:sz w:val="14"/>
                          </w:rPr>
                          <w:t>Detected?</w:t>
                        </w:r>
                      </w:p>
                    </w:txbxContent>
                  </v:textbox>
                </v:rect>
                <v:shape id="Shape 389" o:spid="_x0000_s1114" style="position:absolute;left:53355;top:13704;width:8999;height:2809;visibility:visible;mso-wrap-style:square;v-text-anchor:top" coordsize="899969,280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" path="m36149,l863820,v19965,,36149,16184,36149,36149l899969,244749v,19965,-16184,36149,-36149,36149l36149,280898c16184,280898,,264714,,244749l,36149c,16184,16184,,36149,xe" fillcolor="#b20000" strokecolor="#c00" strokeweight=".50206mm">
                  <v:stroke miterlimit="83231f" joinstyle="miter"/>
                  <v:path arrowok="t" textboxrect="0,0,899969,280898"/>
                </v:shape>
                <v:rect id="Rectangle 390" o:spid="_x0000_s1115" style="position:absolute;left:53573;top:13795;width:7059;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1459DC33" w14:textId="616C4525" w:rsidR="00D83B65" w:rsidRDefault="00000000" w:rsidP="00D83B65">
                        <w:pPr>
                          <w:spacing w:after="160" w:line="259" w:lineRule="auto"/>
                          <w:ind w:left="0" w:right="0" w:firstLine="0"/>
                          <w:jc w:val="left"/>
                          <w:rPr>
                            <w:ins w:id="405" w:author="cs park" w:date="2026-05-27T18:11:00Z" w16du:dateUtc="2026-05-27T09:11:00Z"/>
                          </w:rPr>
                        </w:pPr>
                        <w:del w:id="406" w:author="cs park" w:date="2026-05-27T18:12:00Z" w16du:dateUtc="2026-05-27T09:12:00Z">
                          <w:r w:rsidDel="00D83B65">
                            <w:rPr>
                              <w:b/>
                              <w:color w:val="FFFFFF"/>
                              <w:w w:val="121"/>
                              <w:sz w:val="14"/>
                            </w:rPr>
                            <w:delText>A</w:delText>
                          </w:r>
                        </w:del>
                        <w:ins w:id="407" w:author="cs park" w:date="2026-05-27T18:11:00Z" w16du:dateUtc="2026-05-27T09:11:00Z">
                          <w:r w:rsidR="00D83B65">
                            <w:rPr>
                              <w:rFonts w:eastAsiaTheme="minorEastAsia" w:hint="eastAsia"/>
                              <w:b/>
                              <w:color w:val="FFFFFF"/>
                              <w:w w:val="121"/>
                              <w:sz w:val="14"/>
                              <w:lang w:eastAsia="ko-KR"/>
                            </w:rPr>
                            <w:t>Process Fire/Smoke</w:t>
                          </w:r>
                        </w:ins>
                        <w:ins w:id="408" w:author="cs park" w:date="2026-05-27T18:12:00Z" w16du:dateUtc="2026-05-27T09:12:00Z">
                          <w:r w:rsidR="00D83B65">
                            <w:rPr>
                              <w:rFonts w:eastAsiaTheme="minorEastAsia" w:hint="eastAsia"/>
                              <w:b/>
                              <w:color w:val="FFFFFF"/>
                              <w:w w:val="121"/>
                              <w:sz w:val="14"/>
                              <w:lang w:eastAsia="ko-KR"/>
                            </w:rPr>
                            <w:t xml:space="preserve"> </w:t>
                          </w:r>
                        </w:ins>
                        <w:ins w:id="409" w:author="cs park" w:date="2026-05-27T18:11:00Z" w16du:dateUtc="2026-05-27T09:11:00Z">
                          <w:r w:rsidR="00D83B65">
                            <w:rPr>
                              <w:rFonts w:eastAsiaTheme="minorEastAsia" w:hint="eastAsia"/>
                              <w:b/>
                              <w:color w:val="FFFFFF"/>
                              <w:w w:val="121"/>
                              <w:sz w:val="14"/>
                              <w:lang w:eastAsia="ko-KR"/>
                            </w:rPr>
                            <w:t>Event</w:t>
                          </w:r>
                        </w:ins>
                      </w:p>
                      <w:p w14:paraId="0B175F37" w14:textId="566157EF" w:rsidR="00357641" w:rsidRPr="00D83B65" w:rsidRDefault="00000000">
                        <w:pPr>
                          <w:spacing w:after="160" w:line="259" w:lineRule="auto"/>
                          <w:ind w:left="0" w:right="0" w:firstLine="0"/>
                          <w:jc w:val="left"/>
                          <w:rPr>
                            <w:rFonts w:eastAsiaTheme="minorEastAsia"/>
                            <w:lang w:eastAsia="ko-KR"/>
                            <w:rPrChange w:id="410" w:author="cs park" w:date="2026-05-27T18:11:00Z" w16du:dateUtc="2026-05-27T09:11:00Z">
                              <w:rPr/>
                            </w:rPrChange>
                          </w:rPr>
                        </w:pPr>
                        <w:del w:id="411" w:author="cs park" w:date="2026-05-27T18:11:00Z" w16du:dateUtc="2026-05-27T09:11:00Z">
                          <w:r w:rsidDel="00D83B65">
                            <w:rPr>
                              <w:b/>
                              <w:color w:val="FFFFFF"/>
                              <w:w w:val="121"/>
                              <w:sz w:val="14"/>
                            </w:rPr>
                            <w:delText>LARM</w:delText>
                          </w:r>
                        </w:del>
                      </w:p>
                    </w:txbxContent>
                  </v:textbox>
                </v:rect>
                <v:shape id="Shape 397" o:spid="_x0000_s1116" style="position:absolute;left:13975;top:12537;width:2737;height:0;visibility:visible;mso-wrap-style:square;v-text-anchor:top" coordsize="273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" path="m,l273661,e" filled="f" strokecolor="#4c4cff" strokeweight="1.0713mm">
                  <v:stroke miterlimit="83231f" joinstyle="miter"/>
                  <v:path arrowok="t" textboxrect="0,0,273661,0"/>
                </v:shape>
                <v:shape id="Shape 398" o:spid="_x0000_s1117" style="position:absolute;left:16571;top:12008;width:1410;height:1058;visibility:visible;mso-wrap-style:square;v-text-anchor:top" coordsize="141009,105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" path="m,c42303,24677,103406,45828,141009,52879,103406,59929,42303,81080,,105757l,xe" fillcolor="#4c4cff" stroked="f" strokeweight="0">
                  <v:stroke miterlimit="83231f" joinstyle="miter"/>
                  <v:path arrowok="t" textboxrect="0,0,141009,105757"/>
                </v:shape>
                <v:shape id="Shape 399" o:spid="_x0000_s1118" style="position:absolute;left:25731;top:12537;width:1680;height:0;visibility:visible;mso-wrap-style:square;v-text-anchor:top" coordsize="16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" path="m,l167973,e" filled="f" strokeweight=".57142mm">
                  <v:stroke miterlimit="83231f" joinstyle="miter"/>
                  <v:path arrowok="t" textboxrect="0,0,167973,0"/>
                </v:shape>
                <v:shape id="Shape 400" o:spid="_x0000_s1119" style="position:absolute;left:27324;top:12211;width:870;height:652;visibility:visible;mso-wrap-style:square;v-text-anchor:top" coordsize="87017,6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" path="m,c26105,15228,63813,28280,87017,32631,63813,36982,26105,50035,,65263l,xe" fillcolor="black" stroked="f" strokeweight="0">
                  <v:stroke miterlimit="83231f" joinstyle="miter"/>
                  <v:path arrowok="t" textboxrect="0,0,87017,65263"/>
                </v:shape>
                <v:shape id="Shape 401" o:spid="_x0000_s1120" style="position:absolute;left:38660;top:12537;width:2503;height:0;visibility:visible;mso-wrap-style:square;v-text-anchor:top" coordsize="250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" path="m,l250294,e" filled="f" strokeweight=".57142mm">
                  <v:stroke miterlimit="83231f" joinstyle="miter"/>
                  <v:path arrowok="t" textboxrect="0,0,250294,0"/>
                </v:shape>
                <v:shape id="Shape 402" o:spid="_x0000_s1121" style="position:absolute;left:41076;top:12211;width:870;height:652;visibility:visible;mso-wrap-style:square;v-text-anchor:top" coordsize="87017,6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" path="m,c26105,15228,63812,28280,87017,32631,63812,36982,26105,50035,,65263l,xe" fillcolor="black" stroked="f" strokeweight="0">
                  <v:stroke miterlimit="83231f" joinstyle="miter"/>
                  <v:path arrowok="t" textboxrect="0,0,87017,65263"/>
                </v:shape>
                <v:shape id="Shape 403" o:spid="_x0000_s1122" style="position:absolute;left:46284;top:8268;width:0;height:2288;visibility:visible;mso-wrap-style:square;v-text-anchor:top" coordsize="0,22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" path="m,228768l,74486r,l,e" filled="f" strokeweight=".57142mm">
                  <v:stroke miterlimit="83231f" joinstyle="miter"/>
                  <v:path arrowok="t" textboxrect="0,0,0,228768"/>
                </v:shape>
                <v:shape id="Shape 404" o:spid="_x0000_s1123" style="position:absolute;left:45957;top:7485;width:653;height:870;visibility:visible;mso-wrap-style:square;v-text-anchor:top" coordsize="65263,8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" path="m32631,v4351,23205,17404,60912,32632,87017l,87017c15228,60912,28280,23205,32631,xe" fillcolor="black" stroked="f" strokeweight="0">
                  <v:stroke miterlimit="83231f" joinstyle="miter"/>
                  <v:path arrowok="t" textboxrect="0,0,65263,87017"/>
                </v:shape>
                <v:rect id="Rectangle 405" o:spid="_x0000_s1124" style="position:absolute;left:46688;top:8561;width:2875;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205486D7" w14:textId="77777777" w:rsidR="00357641" w:rsidRDefault="00000000">
                        <w:pPr>
                          <w:spacing w:after="160" w:line="259" w:lineRule="auto"/>
                          <w:ind w:left="0" w:right="0" w:firstLine="0"/>
                          <w:jc w:val="left"/>
                        </w:pPr>
                        <w:r>
                          <w:rPr>
                            <w:b/>
                            <w:color w:val="007F00"/>
                            <w:w w:val="119"/>
                            <w:sz w:val="13"/>
                          </w:rPr>
                          <w:t>Yes</w:t>
                        </w:r>
                        <w:r>
                          <w:rPr>
                            <w:b/>
                            <w:color w:val="007F00"/>
                            <w:spacing w:val="18"/>
                            <w:w w:val="119"/>
                            <w:sz w:val="13"/>
                          </w:rPr>
                          <w:t xml:space="preserve"> </w:t>
                        </w:r>
                        <w:r>
                          <w:rPr>
                            <w:b/>
                            <w:color w:val="007F00"/>
                            <w:w w:val="119"/>
                            <w:sz w:val="13"/>
                          </w:rPr>
                          <w:t>(</w:t>
                        </w:r>
                      </w:p>
                    </w:txbxContent>
                  </v:textbox>
                </v:rect>
                <v:rect id="Rectangle 406" o:spid="_x0000_s1125" style="position:absolute;left:48850;top:8584;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6D75C330" w14:textId="77777777" w:rsidR="00357641" w:rsidRDefault="00000000">
                        <w:pPr>
                          <w:spacing w:after="160" w:line="259" w:lineRule="auto"/>
                          <w:ind w:left="0" w:right="0" w:firstLine="0"/>
                          <w:jc w:val="left"/>
                        </w:pPr>
                        <w:r>
                          <w:rPr>
                            <w:rFonts w:ascii="Cambria" w:eastAsia="Cambria" w:hAnsi="Cambria" w:cs="Cambria"/>
                            <w:color w:val="007F00"/>
                            <w:sz w:val="13"/>
                          </w:rPr>
                          <w:t>∼</w:t>
                        </w:r>
                      </w:p>
                    </w:txbxContent>
                  </v:textbox>
                </v:rect>
                <v:rect id="Rectangle 63763" o:spid="_x0000_s1126" style="position:absolute;left:58177;top:8561;width:498;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" filled="f" stroked="f">
                  <v:textbox inset="0,0,0,0">
                    <w:txbxContent>
                      <w:p w14:paraId="4F035AC6" w14:textId="77777777" w:rsidR="00357641" w:rsidRDefault="00000000">
                        <w:pPr>
                          <w:spacing w:after="160" w:line="259" w:lineRule="auto"/>
                          <w:ind w:left="0" w:right="0" w:firstLine="0"/>
                          <w:jc w:val="left"/>
                        </w:pPr>
                        <w:r>
                          <w:rPr>
                            <w:b/>
                            <w:color w:val="007F00"/>
                            <w:w w:val="138"/>
                            <w:sz w:val="13"/>
                          </w:rPr>
                          <w:t>)</w:t>
                        </w:r>
                      </w:p>
                    </w:txbxContent>
                  </v:textbox>
                </v:rect>
                <v:rect id="Rectangle 63764" o:spid="_x0000_s1127" style="position:absolute;left:50463;top:8561;width:10260;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" filled="f" stroked="f">
                  <v:textbox inset="0,0,0,0">
                    <w:txbxContent>
                      <w:p w14:paraId="74655B9A" w14:textId="77777777" w:rsidR="00357641" w:rsidRDefault="00000000">
                        <w:pPr>
                          <w:spacing w:after="160" w:line="259" w:lineRule="auto"/>
                          <w:ind w:left="0" w:right="0" w:firstLine="0"/>
                          <w:jc w:val="left"/>
                        </w:pPr>
                        <w:r>
                          <w:rPr>
                            <w:b/>
                            <w:color w:val="007F00"/>
                            <w:w w:val="125"/>
                            <w:sz w:val="13"/>
                          </w:rPr>
                          <w:t>%</w:t>
                        </w:r>
                        <w:r>
                          <w:rPr>
                            <w:b/>
                            <w:color w:val="007F00"/>
                            <w:spacing w:val="18"/>
                            <w:w w:val="125"/>
                            <w:sz w:val="13"/>
                          </w:rPr>
                          <w:t xml:space="preserve"> </w:t>
                        </w:r>
                        <w:r>
                          <w:rPr>
                            <w:b/>
                            <w:color w:val="007F00"/>
                            <w:w w:val="125"/>
                            <w:sz w:val="13"/>
                          </w:rPr>
                          <w:t>negative</w:t>
                        </w:r>
                        <w:r>
                          <w:rPr>
                            <w:b/>
                            <w:color w:val="007F00"/>
                            <w:spacing w:val="18"/>
                            <w:w w:val="125"/>
                            <w:sz w:val="13"/>
                          </w:rPr>
                          <w:t xml:space="preserve"> </w:t>
                        </w:r>
                        <w:r>
                          <w:rPr>
                            <w:b/>
                            <w:color w:val="007F00"/>
                            <w:w w:val="125"/>
                            <w:sz w:val="13"/>
                          </w:rPr>
                          <w:t>frames</w:t>
                        </w:r>
                      </w:p>
                    </w:txbxContent>
                  </v:textbox>
                </v:rect>
                <v:rect id="Rectangle 63762" o:spid="_x0000_s1128" style="position:absolute;left:49500;top:8561;width:1281;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" filled="f" stroked="f">
                  <v:textbox inset="0,0,0,0">
                    <w:txbxContent>
                      <w:p w14:paraId="70000DEE" w14:textId="77777777" w:rsidR="00357641" w:rsidRDefault="00000000">
                        <w:pPr>
                          <w:spacing w:after="160" w:line="259" w:lineRule="auto"/>
                          <w:ind w:left="0" w:right="0" w:firstLine="0"/>
                          <w:jc w:val="left"/>
                        </w:pPr>
                        <w:r>
                          <w:rPr>
                            <w:b/>
                            <w:color w:val="007F00"/>
                            <w:w w:val="118"/>
                            <w:sz w:val="13"/>
                          </w:rPr>
                          <w:t>30</w:t>
                        </w:r>
                      </w:p>
                    </w:txbxContent>
                  </v:textbox>
                </v:rect>
                <v:shape id="Shape 408" o:spid="_x0000_s1129" style="position:absolute;left:46284;top:14519;width:0;height:2030;visibility:visible;mso-wrap-style:square;v-text-anchor:top" coordsize="0,20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" path="m,l,203055e" filled="f" strokeweight=".57142mm">
                  <v:stroke miterlimit="83231f" joinstyle="miter"/>
                  <v:path arrowok="t" textboxrect="0,0,0,203055"/>
                </v:shape>
                <v:shape id="Shape 409" o:spid="_x0000_s1130" style="position:absolute;left:45957;top:16462;width:653;height:870;visibility:visible;mso-wrap-style:square;v-text-anchor:top" coordsize="65263,8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" path="m,l65263,c50035,26105,36982,63812,32631,87017,28280,63812,15228,26105,,xe" fillcolor="black" stroked="f" strokeweight="0">
                  <v:stroke miterlimit="83231f" joinstyle="miter"/>
                  <v:path arrowok="t" textboxrect="0,0,65263,87017"/>
                </v:shape>
                <v:rect id="Rectangle 410" o:spid="_x0000_s1131" style="position:absolute;left:46688;top:15546;width:164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5F3ADEF4" w14:textId="77777777" w:rsidR="00357641" w:rsidRDefault="00000000">
                        <w:pPr>
                          <w:spacing w:after="160" w:line="259" w:lineRule="auto"/>
                          <w:ind w:left="0" w:right="0" w:firstLine="0"/>
                          <w:jc w:val="left"/>
                        </w:pPr>
                        <w:r>
                          <w:rPr>
                            <w:b/>
                            <w:color w:val="FF7F00"/>
                            <w:w w:val="124"/>
                            <w:sz w:val="13"/>
                          </w:rPr>
                          <w:t>No</w:t>
                        </w:r>
                      </w:p>
                    </w:txbxContent>
                  </v:textbox>
                </v:rect>
                <v:shape id="Shape 411" o:spid="_x0000_s1132" style="position:absolute;left:51517;top:20251;width:1897;height:0;visibility:visible;mso-wrap-style:square;v-text-anchor:top" coordsize="189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" path="m,l189732,e" filled="f" strokeweight=".57142mm">
                  <v:stroke miterlimit="83231f" joinstyle="miter"/>
                  <v:path arrowok="t" textboxrect="0,0,189732,0"/>
                </v:shape>
                <v:shape id="Shape 412" o:spid="_x0000_s1133" style="position:absolute;left:53327;top:19925;width:870;height:652;visibility:visible;mso-wrap-style:square;v-text-anchor:top" coordsize="87017,6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" path="m,c26105,15228,63812,28280,87017,32631,63812,36982,26105,50035,,65263l,xe" fillcolor="black" stroked="f" strokeweight="0">
                  <v:stroke miterlimit="83231f" joinstyle="miter"/>
                  <v:path arrowok="t" textboxrect="0,0,87017,65263"/>
                </v:shape>
                <v:shape id="Shape 413" o:spid="_x0000_s1134" style="position:absolute;left:57855;top:17386;width:0;height:1193;visibility:visible;mso-wrap-style:square;v-text-anchor:top" coordsize="0,119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" path="m,119231l,e" filled="f" strokeweight=".57142mm">
                  <v:stroke miterlimit="83231f" joinstyle="miter"/>
                  <v:path arrowok="t" textboxrect="0,0,0,119231"/>
                </v:shape>
                <v:shape id="Shape 414" o:spid="_x0000_s1135" style="position:absolute;left:57528;top:16603;width:653;height:870;visibility:visible;mso-wrap-style:square;v-text-anchor:top" coordsize="65263,8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" path="m32631,v4351,23205,17404,60912,32632,87017l,87017c15228,60912,28280,23205,32631,xe" fillcolor="black" stroked="f" strokeweight="0">
                  <v:stroke miterlimit="83231f" joinstyle="miter"/>
                  <v:path arrowok="t" textboxrect="0,0,65263,87017"/>
                </v:shape>
                <v:rect id="Rectangle 415" o:spid="_x0000_s1136" style="position:absolute;left:56192;top:17801;width:1675;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338A7B34" w14:textId="77777777" w:rsidR="00357641" w:rsidRDefault="00000000">
                        <w:pPr>
                          <w:spacing w:after="160" w:line="259" w:lineRule="auto"/>
                          <w:ind w:left="0" w:right="0" w:firstLine="0"/>
                          <w:jc w:val="left"/>
                        </w:pPr>
                        <w:r>
                          <w:rPr>
                            <w:w w:val="99"/>
                            <w:sz w:val="13"/>
                          </w:rPr>
                          <w:t>Yes</w:t>
                        </w:r>
                      </w:p>
                    </w:txbxContent>
                  </v:textbox>
                </v:rect>
                <v:shape id="Shape 416" o:spid="_x0000_s1137" style="position:absolute;left:57855;top:21923;width:0;height:1334;visibility:visible;mso-wrap-style:square;v-text-anchor:top" coordsize="0,133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" path="m,l,133372e" filled="f" strokeweight=".57142mm">
                  <v:stroke miterlimit="83231f" joinstyle="miter"/>
                  <v:path arrowok="t" textboxrect="0,0,0,133372"/>
                </v:shape>
                <v:shape id="Shape 417" o:spid="_x0000_s1138" style="position:absolute;left:57528;top:23170;width:653;height:870;visibility:visible;mso-wrap-style:square;v-text-anchor:top" coordsize="65263,8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" path="m,l65263,c50035,26105,36982,63812,32631,87017,28280,63812,15228,26105,,xe" fillcolor="black" stroked="f" strokeweight="0">
                  <v:stroke miterlimit="83231f" joinstyle="miter"/>
                  <v:path arrowok="t" textboxrect="0,0,65263,87017"/>
                </v:shape>
                <v:rect id="Rectangle 418" o:spid="_x0000_s1139" style="position:absolute;left:56405;top:21964;width:139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A9E4935" w14:textId="77777777" w:rsidR="00357641" w:rsidRDefault="00000000">
                        <w:pPr>
                          <w:spacing w:after="160" w:line="259" w:lineRule="auto"/>
                          <w:ind w:left="0" w:right="0" w:firstLine="0"/>
                          <w:jc w:val="left"/>
                        </w:pPr>
                        <w:r>
                          <w:rPr>
                            <w:w w:val="105"/>
                            <w:sz w:val="13"/>
                          </w:rPr>
                          <w:t>No</w:t>
                        </w:r>
                      </w:p>
                    </w:txbxContent>
                  </v:textbox>
                </v:rect>
                <v:shape id="Shape 419" o:spid="_x0000_s1140" style="position:absolute;left:21856;top:3447;width:24428;height:6736;visibility:visible;mso-wrap-style:square;v-text-anchor:top" coordsize="2442772,67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" path="m2442772,128567l2442772,,,,,673570e" filled="f" strokeweight=".71431mm">
                  <v:stroke miterlimit="83231f" joinstyle="miter"/>
                  <v:path arrowok="t" textboxrect="0,0,2442772,673570"/>
                </v:shape>
                <v:shape id="Shape 420" o:spid="_x0000_s1141" style="position:absolute;left:21472;top:10080;width:768;height:1025;visibility:visible;mso-wrap-style:square;v-text-anchor:top" coordsize="76837,102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" path="m,l76837,c58908,30735,43541,75129,38418,102449,33296,75129,17929,30735,,xe" fillcolor="black" stroked="f" strokeweight="0">
                  <v:stroke miterlimit="83231f" joinstyle="miter"/>
                  <v:path arrowok="t" textboxrect="0,0,76837,102449"/>
                </v:shape>
                <v:shape id="Shape 422" o:spid="_x0000_s1142" style="position:absolute;left:21856;top:3409;width:41875;height:11699;visibility:visible;mso-wrap-style:square;v-text-anchor:top" coordsize="4187464,116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" path="m4058897,1169960r128567,l4187464,,,,,677390e" filled="f" strokeweight=".71431mm">
                  <v:stroke miterlimit="83231f" joinstyle="miter"/>
                  <v:path arrowok="t" textboxrect="0,0,4187464,1169960"/>
                </v:shape>
                <v:shape id="Shape 423" o:spid="_x0000_s1143" style="position:absolute;left:21472;top:10080;width:768;height:1025;visibility:visible;mso-wrap-style:square;v-text-anchor:top" coordsize="76837,102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" path="m,l76837,c58908,30735,43541,75129,38418,102449,33296,75129,17929,30735,,xe" fillcolor="black" stroked="f" strokeweight="0">
                  <v:stroke miterlimit="83231f" joinstyle="miter"/>
                  <v:path arrowok="t" textboxrect="0,0,76837,102449"/>
                </v:shape>
                <v:shape id="Shape 424" o:spid="_x0000_s1144" style="position:absolute;left:58035;top:3409;width:5737;height:20428;visibility:visible;mso-wrap-style:square;v-text-anchor:top" coordsize="134994,219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" path="m,2198496r134994,l134994,e" filled="f" strokeweight=".71431mm">
                  <v:stroke miterlimit="83231f" joinstyle="miter"/>
                  <v:path arrowok="t" textboxrect="0,0,134994,2198496"/>
                </v:shape>
                <v:shape id="Shape 426" o:spid="_x0000_s1145" style="position:absolute;left:18;top:26697;width:48118;height:4000;visibility:visible;mso-wrap-style:square;v-text-anchor:top" coordsize="4811805,39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" path="m36149,l4775656,v19965,,36149,16184,36149,36149l4811805,363847v,19965,-16184,36149,-36149,36149l36149,399996c16184,399996,,383812,,363847l,36149c,16184,16184,,36149,xe" fillcolor="#f5f5f5" strokecolor="#bfbfbf" strokeweight=".1004mm">
                  <v:stroke miterlimit="83231f" joinstyle="miter"/>
                  <v:path arrowok="t" textboxrect="0,0,4811805,399996"/>
                </v:shape>
                <v:rect id="Rectangle 427" o:spid="_x0000_s1146" style="position:absolute;left:319;top:26953;width:10436;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B86C8B0" w14:textId="77777777" w:rsidR="00357641" w:rsidRDefault="00000000">
                        <w:pPr>
                          <w:spacing w:after="160" w:line="259" w:lineRule="auto"/>
                          <w:ind w:left="0" w:right="0" w:firstLine="0"/>
                          <w:jc w:val="left"/>
                        </w:pPr>
                        <w:r>
                          <w:rPr>
                            <w:b/>
                            <w:w w:val="125"/>
                            <w:sz w:val="13"/>
                          </w:rPr>
                          <w:t>Baseline</w:t>
                        </w:r>
                        <w:r>
                          <w:rPr>
                            <w:b/>
                            <w:spacing w:val="18"/>
                            <w:w w:val="125"/>
                            <w:sz w:val="13"/>
                          </w:rPr>
                          <w:t xml:space="preserve"> </w:t>
                        </w:r>
                        <w:r>
                          <w:rPr>
                            <w:b/>
                            <w:w w:val="125"/>
                            <w:sz w:val="13"/>
                          </w:rPr>
                          <w:t>(no</w:t>
                        </w:r>
                        <w:r>
                          <w:rPr>
                            <w:b/>
                            <w:spacing w:val="18"/>
                            <w:w w:val="125"/>
                            <w:sz w:val="13"/>
                          </w:rPr>
                          <w:t xml:space="preserve"> </w:t>
                        </w:r>
                        <w:r>
                          <w:rPr>
                            <w:b/>
                            <w:w w:val="125"/>
                            <w:sz w:val="13"/>
                          </w:rPr>
                          <w:t>skip):</w:t>
                        </w:r>
                      </w:p>
                    </w:txbxContent>
                  </v:textbox>
                </v:rect>
                <v:rect id="Rectangle 428" o:spid="_x0000_s1147" style="position:absolute;left:8979;top:27044;width:1110;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4275144B" w14:textId="77777777" w:rsidR="00357641" w:rsidRDefault="00000000">
                        <w:pPr>
                          <w:spacing w:after="160" w:line="259" w:lineRule="auto"/>
                          <w:ind w:left="0" w:right="0" w:firstLine="0"/>
                          <w:jc w:val="left"/>
                        </w:pPr>
                        <w:r>
                          <w:rPr>
                            <w:rFonts w:ascii="Cambria" w:eastAsia="Cambria" w:hAnsi="Cambria" w:cs="Cambria"/>
                            <w:sz w:val="13"/>
                          </w:rPr>
                          <w:t>40</w:t>
                        </w:r>
                      </w:p>
                    </w:txbxContent>
                  </v:textbox>
                </v:rect>
                <v:rect id="Rectangle 429" o:spid="_x0000_s1148" style="position:absolute;left:9951;top:26953;width:5474;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0CD1D05D" w14:textId="77777777" w:rsidR="00357641" w:rsidRDefault="00000000">
                        <w:pPr>
                          <w:spacing w:after="160" w:line="259" w:lineRule="auto"/>
                          <w:ind w:left="0" w:right="0" w:firstLine="0"/>
                          <w:jc w:val="left"/>
                        </w:pPr>
                        <w:r>
                          <w:rPr>
                            <w:w w:val="114"/>
                            <w:sz w:val="13"/>
                          </w:rPr>
                          <w:t>ms/frame</w:t>
                        </w:r>
                        <w:r>
                          <w:rPr>
                            <w:spacing w:val="12"/>
                            <w:w w:val="114"/>
                            <w:sz w:val="13"/>
                          </w:rPr>
                          <w:t xml:space="preserve"> </w:t>
                        </w:r>
                        <w:r>
                          <w:rPr>
                            <w:w w:val="114"/>
                            <w:sz w:val="13"/>
                          </w:rPr>
                          <w:t>(</w:t>
                        </w:r>
                      </w:p>
                    </w:txbxContent>
                  </v:textbox>
                </v:rect>
                <v:rect id="Rectangle 430" o:spid="_x0000_s1149" style="position:absolute;left:14067;top:27044;width:1110;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0D2BBB12" w14:textId="77777777" w:rsidR="00357641" w:rsidRDefault="00000000">
                        <w:pPr>
                          <w:spacing w:after="160" w:line="259" w:lineRule="auto"/>
                          <w:ind w:left="0" w:right="0" w:firstLine="0"/>
                          <w:jc w:val="left"/>
                        </w:pPr>
                        <w:r>
                          <w:rPr>
                            <w:rFonts w:ascii="Cambria" w:eastAsia="Cambria" w:hAnsi="Cambria" w:cs="Cambria"/>
                            <w:sz w:val="13"/>
                          </w:rPr>
                          <w:t>25</w:t>
                        </w:r>
                      </w:p>
                    </w:txbxContent>
                  </v:textbox>
                </v:rect>
                <v:rect id="Rectangle 431" o:spid="_x0000_s1150" style="position:absolute;left:15182;top:26953;width:13871;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5E004E31" w14:textId="77777777" w:rsidR="00357641" w:rsidRDefault="00000000">
                        <w:pPr>
                          <w:spacing w:after="160" w:line="259" w:lineRule="auto"/>
                          <w:ind w:left="0" w:right="0" w:firstLine="0"/>
                          <w:jc w:val="left"/>
                        </w:pPr>
                        <w:r>
                          <w:rPr>
                            <w:w w:val="110"/>
                            <w:sz w:val="13"/>
                          </w:rPr>
                          <w:t>FPS)</w:t>
                        </w:r>
                        <w:r>
                          <w:rPr>
                            <w:spacing w:val="12"/>
                            <w:w w:val="110"/>
                            <w:sz w:val="13"/>
                          </w:rPr>
                          <w:t xml:space="preserve"> </w:t>
                        </w:r>
                        <w:r>
                          <w:rPr>
                            <w:w w:val="110"/>
                            <w:sz w:val="13"/>
                          </w:rPr>
                          <w:t>—</w:t>
                        </w:r>
                        <w:r>
                          <w:rPr>
                            <w:spacing w:val="12"/>
                            <w:w w:val="110"/>
                            <w:sz w:val="13"/>
                          </w:rPr>
                          <w:t xml:space="preserve"> </w:t>
                        </w:r>
                        <w:r>
                          <w:rPr>
                            <w:w w:val="110"/>
                            <w:sz w:val="13"/>
                          </w:rPr>
                          <w:t>BIG</w:t>
                        </w:r>
                        <w:r>
                          <w:rPr>
                            <w:spacing w:val="12"/>
                            <w:w w:val="110"/>
                            <w:sz w:val="13"/>
                          </w:rPr>
                          <w:t xml:space="preserve"> </w:t>
                        </w:r>
                        <w:r>
                          <w:rPr>
                            <w:w w:val="110"/>
                            <w:sz w:val="13"/>
                          </w:rPr>
                          <w:t>Model</w:t>
                        </w:r>
                        <w:r>
                          <w:rPr>
                            <w:spacing w:val="12"/>
                            <w:w w:val="110"/>
                            <w:sz w:val="13"/>
                          </w:rPr>
                          <w:t xml:space="preserve"> </w:t>
                        </w:r>
                        <w:r>
                          <w:rPr>
                            <w:w w:val="110"/>
                            <w:sz w:val="13"/>
                          </w:rPr>
                          <w:t>runs</w:t>
                        </w:r>
                        <w:r>
                          <w:rPr>
                            <w:spacing w:val="12"/>
                            <w:w w:val="110"/>
                            <w:sz w:val="13"/>
                          </w:rPr>
                          <w:t xml:space="preserve"> </w:t>
                        </w:r>
                        <w:r>
                          <w:rPr>
                            <w:w w:val="110"/>
                            <w:sz w:val="13"/>
                          </w:rPr>
                          <w:t>on</w:t>
                        </w:r>
                      </w:p>
                    </w:txbxContent>
                  </v:textbox>
                </v:rect>
                <v:rect id="Rectangle 432" o:spid="_x0000_s1151" style="position:absolute;left:25890;top:26953;width:2539;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EA5016F" w14:textId="77777777" w:rsidR="00357641" w:rsidRDefault="00000000">
                        <w:pPr>
                          <w:spacing w:after="160" w:line="259" w:lineRule="auto"/>
                          <w:ind w:left="0" w:right="0" w:firstLine="0"/>
                          <w:jc w:val="left"/>
                        </w:pPr>
                        <w:r>
                          <w:rPr>
                            <w:i/>
                            <w:w w:val="105"/>
                            <w:sz w:val="13"/>
                          </w:rPr>
                          <w:t>every</w:t>
                        </w:r>
                      </w:p>
                    </w:txbxContent>
                  </v:textbox>
                </v:rect>
                <v:rect id="Rectangle 433" o:spid="_x0000_s1152" style="position:absolute;left:28101;top:26953;width:2751;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6116B35" w14:textId="77777777" w:rsidR="00357641" w:rsidRDefault="00000000">
                        <w:pPr>
                          <w:spacing w:after="160" w:line="259" w:lineRule="auto"/>
                          <w:ind w:left="0" w:right="0" w:firstLine="0"/>
                          <w:jc w:val="left"/>
                        </w:pPr>
                        <w:r>
                          <w:rPr>
                            <w:w w:val="109"/>
                            <w:sz w:val="13"/>
                          </w:rPr>
                          <w:t>frame</w:t>
                        </w:r>
                      </w:p>
                    </w:txbxContent>
                  </v:textbox>
                </v:rect>
                <v:rect id="Rectangle 434" o:spid="_x0000_s1153" style="position:absolute;left:319;top:28218;width:12173;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78FC93F6" w14:textId="77777777" w:rsidR="00357641" w:rsidRDefault="00000000">
                        <w:pPr>
                          <w:spacing w:after="160" w:line="259" w:lineRule="auto"/>
                          <w:ind w:left="0" w:right="0" w:firstLine="0"/>
                          <w:jc w:val="left"/>
                        </w:pPr>
                        <w:r>
                          <w:rPr>
                            <w:b/>
                            <w:w w:val="128"/>
                            <w:sz w:val="13"/>
                          </w:rPr>
                          <w:t>Proposed</w:t>
                        </w:r>
                        <w:r>
                          <w:rPr>
                            <w:b/>
                            <w:spacing w:val="18"/>
                            <w:w w:val="128"/>
                            <w:sz w:val="13"/>
                          </w:rPr>
                          <w:t xml:space="preserve"> </w:t>
                        </w:r>
                        <w:r>
                          <w:rPr>
                            <w:b/>
                            <w:w w:val="128"/>
                            <w:sz w:val="13"/>
                          </w:rPr>
                          <w:t>(with</w:t>
                        </w:r>
                        <w:r>
                          <w:rPr>
                            <w:b/>
                            <w:spacing w:val="18"/>
                            <w:w w:val="128"/>
                            <w:sz w:val="13"/>
                          </w:rPr>
                          <w:t xml:space="preserve"> </w:t>
                        </w:r>
                        <w:r>
                          <w:rPr>
                            <w:b/>
                            <w:w w:val="128"/>
                            <w:sz w:val="13"/>
                          </w:rPr>
                          <w:t>skip):</w:t>
                        </w:r>
                      </w:p>
                    </w:txbxContent>
                  </v:textbox>
                </v:rect>
                <v:rect id="Rectangle 435" o:spid="_x0000_s1154" style="position:absolute;left:10285;top:28310;width:2159;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0615701A" w14:textId="77777777" w:rsidR="00357641" w:rsidRDefault="00000000">
                        <w:pPr>
                          <w:spacing w:after="160" w:line="259" w:lineRule="auto"/>
                          <w:ind w:left="0" w:right="0" w:firstLine="0"/>
                          <w:jc w:val="left"/>
                        </w:pPr>
                        <w:r>
                          <w:rPr>
                            <w:rFonts w:ascii="Cambria" w:eastAsia="Cambria" w:hAnsi="Cambria" w:cs="Cambria"/>
                            <w:sz w:val="13"/>
                          </w:rPr>
                          <w:t>=(0</w:t>
                        </w:r>
                      </w:p>
                    </w:txbxContent>
                  </v:textbox>
                </v:rect>
                <v:rect id="Rectangle 436" o:spid="_x0000_s1155" style="position:absolute;left:11910;top:28310;width:308;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10BF7DBF" w14:textId="77777777" w:rsidR="00357641" w:rsidRDefault="00000000">
                        <w:pPr>
                          <w:spacing w:after="160" w:line="259" w:lineRule="auto"/>
                          <w:ind w:left="0" w:right="0" w:firstLine="0"/>
                          <w:jc w:val="left"/>
                        </w:pPr>
                        <w:r>
                          <w:rPr>
                            <w:rFonts w:ascii="Cambria" w:eastAsia="Cambria" w:hAnsi="Cambria" w:cs="Cambria"/>
                            <w:i/>
                            <w:sz w:val="13"/>
                          </w:rPr>
                          <w:t>.</w:t>
                        </w:r>
                      </w:p>
                    </w:txbxContent>
                  </v:textbox>
                </v:rect>
                <v:rect id="Rectangle 437" o:spid="_x0000_s1156" style="position:absolute;left:12142;top:28310;width:1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65748E25" w14:textId="77777777" w:rsidR="00357641" w:rsidRDefault="00000000">
                        <w:pPr>
                          <w:spacing w:after="160" w:line="259" w:lineRule="auto"/>
                          <w:ind w:left="0" w:right="0" w:firstLine="0"/>
                          <w:jc w:val="left"/>
                        </w:pPr>
                        <w:r>
                          <w:rPr>
                            <w:rFonts w:ascii="Cambria" w:eastAsia="Cambria" w:hAnsi="Cambria" w:cs="Cambria"/>
                            <w:sz w:val="13"/>
                          </w:rPr>
                          <w:t>27</w:t>
                        </w:r>
                      </w:p>
                    </w:txbxContent>
                  </v:textbox>
                </v:rect>
                <v:rect id="Rectangle 438" o:spid="_x0000_s1157" style="position:absolute;left:13164;top:28242;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53404946"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439" o:spid="_x0000_s1158" style="position:absolute;left:14000;top:28310;width:55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37DF2671" w14:textId="77777777" w:rsidR="00357641" w:rsidRDefault="00000000">
                        <w:pPr>
                          <w:spacing w:after="160" w:line="259" w:lineRule="auto"/>
                          <w:ind w:left="0" w:right="0" w:firstLine="0"/>
                          <w:jc w:val="left"/>
                        </w:pPr>
                        <w:r>
                          <w:rPr>
                            <w:rFonts w:ascii="Cambria" w:eastAsia="Cambria" w:hAnsi="Cambria" w:cs="Cambria"/>
                            <w:sz w:val="13"/>
                          </w:rPr>
                          <w:t>1</w:t>
                        </w:r>
                      </w:p>
                    </w:txbxContent>
                  </v:textbox>
                </v:rect>
                <v:rect id="Rectangle 440" o:spid="_x0000_s1159" style="position:absolute;left:14418;top:28310;width:308;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5541998A" w14:textId="77777777" w:rsidR="00357641" w:rsidRDefault="00000000">
                        <w:pPr>
                          <w:spacing w:after="160" w:line="259" w:lineRule="auto"/>
                          <w:ind w:left="0" w:right="0" w:firstLine="0"/>
                          <w:jc w:val="left"/>
                        </w:pPr>
                        <w:r>
                          <w:rPr>
                            <w:rFonts w:ascii="Cambria" w:eastAsia="Cambria" w:hAnsi="Cambria" w:cs="Cambria"/>
                            <w:i/>
                            <w:sz w:val="13"/>
                          </w:rPr>
                          <w:t>.</w:t>
                        </w:r>
                      </w:p>
                    </w:txbxContent>
                  </v:textbox>
                </v:rect>
                <v:rect id="Rectangle 441" o:spid="_x0000_s1160" style="position:absolute;left:14650;top:28310;width:3886;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748D1D63" w14:textId="77777777" w:rsidR="00357641" w:rsidRDefault="00000000">
                        <w:pPr>
                          <w:spacing w:after="160" w:line="259" w:lineRule="auto"/>
                          <w:ind w:left="0" w:right="0" w:firstLine="0"/>
                          <w:jc w:val="left"/>
                        </w:pPr>
                        <w:r>
                          <w:rPr>
                            <w:rFonts w:ascii="Cambria" w:eastAsia="Cambria" w:hAnsi="Cambria" w:cs="Cambria"/>
                            <w:sz w:val="13"/>
                          </w:rPr>
                          <w:t>79)+(0</w:t>
                        </w:r>
                      </w:p>
                    </w:txbxContent>
                  </v:textbox>
                </v:rect>
                <v:rect id="Rectangle 442" o:spid="_x0000_s1161" style="position:absolute;left:17576;top:28310;width:308;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683A5C9C" w14:textId="77777777" w:rsidR="00357641" w:rsidRDefault="00000000">
                        <w:pPr>
                          <w:spacing w:after="160" w:line="259" w:lineRule="auto"/>
                          <w:ind w:left="0" w:right="0" w:firstLine="0"/>
                          <w:jc w:val="left"/>
                        </w:pPr>
                        <w:r>
                          <w:rPr>
                            <w:rFonts w:ascii="Cambria" w:eastAsia="Cambria" w:hAnsi="Cambria" w:cs="Cambria"/>
                            <w:i/>
                            <w:sz w:val="13"/>
                          </w:rPr>
                          <w:t>.</w:t>
                        </w:r>
                      </w:p>
                    </w:txbxContent>
                  </v:textbox>
                </v:rect>
                <v:rect id="Rectangle 443" o:spid="_x0000_s1162" style="position:absolute;left:17808;top:28310;width:1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B5B3674" w14:textId="77777777" w:rsidR="00357641" w:rsidRDefault="00000000">
                        <w:pPr>
                          <w:spacing w:after="160" w:line="259" w:lineRule="auto"/>
                          <w:ind w:left="0" w:right="0" w:firstLine="0"/>
                          <w:jc w:val="left"/>
                        </w:pPr>
                        <w:r>
                          <w:rPr>
                            <w:rFonts w:ascii="Cambria" w:eastAsia="Cambria" w:hAnsi="Cambria" w:cs="Cambria"/>
                            <w:sz w:val="13"/>
                          </w:rPr>
                          <w:t>73</w:t>
                        </w:r>
                      </w:p>
                    </w:txbxContent>
                  </v:textbox>
                </v:rect>
                <v:rect id="Rectangle 444" o:spid="_x0000_s1163" style="position:absolute;left:18830;top:28242;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5FE68746"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445" o:spid="_x0000_s1164" style="position:absolute;left:19666;top:28310;width:1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2193D251" w14:textId="77777777" w:rsidR="00357641" w:rsidRDefault="00000000">
                        <w:pPr>
                          <w:spacing w:after="160" w:line="259" w:lineRule="auto"/>
                          <w:ind w:left="0" w:right="0" w:firstLine="0"/>
                          <w:jc w:val="left"/>
                        </w:pPr>
                        <w:r>
                          <w:rPr>
                            <w:rFonts w:ascii="Cambria" w:eastAsia="Cambria" w:hAnsi="Cambria" w:cs="Cambria"/>
                            <w:sz w:val="13"/>
                          </w:rPr>
                          <w:t>41</w:t>
                        </w:r>
                      </w:p>
                    </w:txbxContent>
                  </v:textbox>
                </v:rect>
                <v:rect id="Rectangle 446" o:spid="_x0000_s1165" style="position:absolute;left:20502;top:28310;width:308;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520FD8B3" w14:textId="77777777" w:rsidR="00357641" w:rsidRDefault="00000000">
                        <w:pPr>
                          <w:spacing w:after="160" w:line="259" w:lineRule="auto"/>
                          <w:ind w:left="0" w:right="0" w:firstLine="0"/>
                          <w:jc w:val="left"/>
                        </w:pPr>
                        <w:r>
                          <w:rPr>
                            <w:rFonts w:ascii="Cambria" w:eastAsia="Cambria" w:hAnsi="Cambria" w:cs="Cambria"/>
                            <w:i/>
                            <w:sz w:val="13"/>
                          </w:rPr>
                          <w:t>.</w:t>
                        </w:r>
                      </w:p>
                    </w:txbxContent>
                  </v:textbox>
                </v:rect>
                <v:rect id="Rectangle 447" o:spid="_x0000_s1166" style="position:absolute;left:20734;top:28310;width:1541;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24E2CC01" w14:textId="77777777" w:rsidR="00357641" w:rsidRDefault="00000000">
                        <w:pPr>
                          <w:spacing w:after="160" w:line="259" w:lineRule="auto"/>
                          <w:ind w:left="0" w:right="0" w:firstLine="0"/>
                          <w:jc w:val="left"/>
                        </w:pPr>
                        <w:r>
                          <w:rPr>
                            <w:rFonts w:ascii="Cambria" w:eastAsia="Cambria" w:hAnsi="Cambria" w:cs="Cambria"/>
                            <w:sz w:val="13"/>
                          </w:rPr>
                          <w:t>79)</w:t>
                        </w:r>
                      </w:p>
                    </w:txbxContent>
                  </v:textbox>
                </v:rect>
                <v:rect id="Rectangle 448" o:spid="_x0000_s1167" style="position:absolute;left:22127;top:28242;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73F2514C"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449" o:spid="_x0000_s1168" style="position:absolute;left:23009;top:28310;width:1279;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6EC8B8E4" w14:textId="77777777" w:rsidR="00357641" w:rsidRDefault="00000000">
                        <w:pPr>
                          <w:spacing w:after="160" w:line="259" w:lineRule="auto"/>
                          <w:ind w:left="0" w:right="0" w:firstLine="0"/>
                          <w:jc w:val="left"/>
                        </w:pPr>
                        <w:r>
                          <w:rPr>
                            <w:rFonts w:ascii="Cambria" w:eastAsia="Cambria" w:hAnsi="Cambria" w:cs="Cambria"/>
                            <w:b/>
                            <w:sz w:val="13"/>
                          </w:rPr>
                          <w:t>31</w:t>
                        </w:r>
                      </w:p>
                    </w:txbxContent>
                  </v:textbox>
                </v:rect>
                <v:rect id="Rectangle 450" o:spid="_x0000_s1169" style="position:absolute;left:23972;top:28310;width:308;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6E81C18C" w14:textId="77777777" w:rsidR="00357641" w:rsidRDefault="00000000">
                        <w:pPr>
                          <w:spacing w:after="160" w:line="259" w:lineRule="auto"/>
                          <w:ind w:left="0" w:right="0" w:firstLine="0"/>
                          <w:jc w:val="left"/>
                        </w:pPr>
                        <w:r>
                          <w:rPr>
                            <w:rFonts w:ascii="Cambria" w:eastAsia="Cambria" w:hAnsi="Cambria" w:cs="Cambria"/>
                            <w:i/>
                            <w:sz w:val="13"/>
                          </w:rPr>
                          <w:t>.</w:t>
                        </w:r>
                      </w:p>
                    </w:txbxContent>
                  </v:textbox>
                </v:rect>
                <v:rect id="Rectangle 451" o:spid="_x0000_s1170" style="position:absolute;left:24204;top:28310;width:639;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0B584591" w14:textId="77777777" w:rsidR="00357641" w:rsidRDefault="00000000">
                        <w:pPr>
                          <w:spacing w:after="160" w:line="259" w:lineRule="auto"/>
                          <w:ind w:left="0" w:right="0" w:firstLine="0"/>
                          <w:jc w:val="left"/>
                        </w:pPr>
                        <w:r>
                          <w:rPr>
                            <w:rFonts w:ascii="Cambria" w:eastAsia="Cambria" w:hAnsi="Cambria" w:cs="Cambria"/>
                            <w:b/>
                            <w:sz w:val="13"/>
                          </w:rPr>
                          <w:t>0</w:t>
                        </w:r>
                      </w:p>
                    </w:txbxContent>
                  </v:textbox>
                </v:rect>
                <v:rect id="Rectangle 452" o:spid="_x0000_s1171" style="position:absolute;left:24821;top:28218;width:5407;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21FF7A23" w14:textId="77777777" w:rsidR="00357641" w:rsidRDefault="00000000">
                        <w:pPr>
                          <w:spacing w:after="160" w:line="259" w:lineRule="auto"/>
                          <w:ind w:left="0" w:right="0" w:firstLine="0"/>
                          <w:jc w:val="left"/>
                        </w:pPr>
                        <w:r>
                          <w:rPr>
                            <w:b/>
                            <w:w w:val="132"/>
                            <w:sz w:val="13"/>
                          </w:rPr>
                          <w:t>ms/frame</w:t>
                        </w:r>
                      </w:p>
                    </w:txbxContent>
                  </v:textbox>
                </v:rect>
                <v:rect id="Rectangle 453" o:spid="_x0000_s1172" style="position:absolute;left:29166;top:28218;width:432;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70E2C9D0" w14:textId="77777777" w:rsidR="00357641" w:rsidRDefault="00000000">
                        <w:pPr>
                          <w:spacing w:after="160" w:line="259" w:lineRule="auto"/>
                          <w:ind w:left="0" w:right="0" w:firstLine="0"/>
                          <w:jc w:val="left"/>
                        </w:pPr>
                        <w:r>
                          <w:rPr>
                            <w:w w:val="120"/>
                            <w:sz w:val="13"/>
                          </w:rPr>
                          <w:t>(</w:t>
                        </w:r>
                      </w:p>
                    </w:txbxContent>
                  </v:textbox>
                </v:rect>
                <v:rect id="Rectangle 454" o:spid="_x0000_s1173" style="position:absolute;left:29491;top:28242;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0E187775"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63810" o:spid="_x0000_s1174" style="position:absolute;left:30277;top:28218;width:128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" filled="f" stroked="f">
                  <v:textbox inset="0,0,0,0">
                    <w:txbxContent>
                      <w:p w14:paraId="5B343609" w14:textId="77777777" w:rsidR="00357641" w:rsidRDefault="00000000">
                        <w:pPr>
                          <w:spacing w:after="160" w:line="259" w:lineRule="auto"/>
                          <w:ind w:left="0" w:right="0" w:firstLine="0"/>
                          <w:jc w:val="left"/>
                        </w:pPr>
                        <w:r>
                          <w:rPr>
                            <w:b/>
                            <w:w w:val="118"/>
                            <w:sz w:val="13"/>
                          </w:rPr>
                          <w:t>32</w:t>
                        </w:r>
                      </w:p>
                    </w:txbxContent>
                  </v:textbox>
                </v:rect>
                <v:rect id="Rectangle 63815" o:spid="_x0000_s1175" style="position:absolute;left:31560;top:28218;width:2390;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1C3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7GgxH83QlXQM5/AQAA//8DAFBLAQItABQABgAIAAAAIQDb4fbL7gAAAIUBAAATAAAAAAAA&#10;AAAAAAAAAAAAAABbQ29udGVudF9UeXBlc10ueG1sUEsBAi0AFAAGAAgAAAAhAFr0LFu/AAAAFQEA&#10;AAsAAAAAAAAAAAAAAAAAHwEAAF9yZWxzLy5yZWxzUEsBAi0AFAAGAAgAAAAhAPsLULfHAAAA3gAA&#10;AA8AAAAAAAAAAAAAAAAABwIAAGRycy9kb3ducmV2LnhtbFBLBQYAAAAAAwADALcAAAD7AgAAAAA=&#10;" filled="f" stroked="f">
                  <v:textbox inset="0,0,0,0">
                    <w:txbxContent>
                      <w:p w14:paraId="0031681C" w14:textId="77777777" w:rsidR="00357641" w:rsidRDefault="00000000">
                        <w:pPr>
                          <w:spacing w:after="160" w:line="259" w:lineRule="auto"/>
                          <w:ind w:left="0" w:right="0" w:firstLine="0"/>
                          <w:jc w:val="left"/>
                        </w:pPr>
                        <w:r>
                          <w:rPr>
                            <w:b/>
                            <w:w w:val="132"/>
                            <w:sz w:val="13"/>
                          </w:rPr>
                          <w:t>FPS</w:t>
                        </w:r>
                      </w:p>
                    </w:txbxContent>
                  </v:textbox>
                </v:rect>
                <v:rect id="Rectangle 456" o:spid="_x0000_s1176" style="position:absolute;left:33357;top:28218;width:433;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2BB9C0E4" w14:textId="77777777" w:rsidR="00357641" w:rsidRDefault="00000000">
                        <w:pPr>
                          <w:spacing w:after="160" w:line="259" w:lineRule="auto"/>
                          <w:ind w:left="0" w:right="0" w:firstLine="0"/>
                          <w:jc w:val="left"/>
                        </w:pPr>
                        <w:r>
                          <w:rPr>
                            <w:w w:val="120"/>
                            <w:sz w:val="13"/>
                          </w:rPr>
                          <w:t>)</w:t>
                        </w:r>
                      </w:p>
                    </w:txbxContent>
                  </v:textbox>
                </v:rect>
                <v:rect id="Rectangle 457" o:spid="_x0000_s1177" style="position:absolute;left:35588;top:28218;width:5119;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D5333DA" w14:textId="77777777" w:rsidR="00357641" w:rsidRDefault="00000000">
                        <w:pPr>
                          <w:spacing w:after="160" w:line="259" w:lineRule="auto"/>
                          <w:ind w:left="0" w:right="0" w:firstLine="0"/>
                          <w:jc w:val="left"/>
                        </w:pPr>
                        <w:r>
                          <w:rPr>
                            <w:b/>
                            <w:w w:val="126"/>
                            <w:sz w:val="13"/>
                          </w:rPr>
                          <w:t>Speedup:</w:t>
                        </w:r>
                      </w:p>
                    </w:txbxContent>
                  </v:textbox>
                </v:rect>
                <v:rect id="Rectangle 458" o:spid="_x0000_s1178" style="position:absolute;left:39865;top:28242;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4A207018"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459" o:spid="_x0000_s1179" style="position:absolute;left:40747;top:28310;width:55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19630047" w14:textId="77777777" w:rsidR="00357641" w:rsidRDefault="00000000">
                        <w:pPr>
                          <w:spacing w:after="160" w:line="259" w:lineRule="auto"/>
                          <w:ind w:left="0" w:right="0" w:firstLine="0"/>
                          <w:jc w:val="left"/>
                        </w:pPr>
                        <w:r>
                          <w:rPr>
                            <w:rFonts w:ascii="Cambria" w:eastAsia="Cambria" w:hAnsi="Cambria" w:cs="Cambria"/>
                            <w:sz w:val="13"/>
                          </w:rPr>
                          <w:t>1</w:t>
                        </w:r>
                      </w:p>
                    </w:txbxContent>
                  </v:textbox>
                </v:rect>
                <v:rect id="Rectangle 460" o:spid="_x0000_s1180" style="position:absolute;left:41165;top:28310;width:308;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6ED50822" w14:textId="77777777" w:rsidR="00357641" w:rsidRDefault="00000000">
                        <w:pPr>
                          <w:spacing w:after="160" w:line="259" w:lineRule="auto"/>
                          <w:ind w:left="0" w:right="0" w:firstLine="0"/>
                          <w:jc w:val="left"/>
                        </w:pPr>
                        <w:r>
                          <w:rPr>
                            <w:rFonts w:ascii="Cambria" w:eastAsia="Cambria" w:hAnsi="Cambria" w:cs="Cambria"/>
                            <w:i/>
                            <w:sz w:val="13"/>
                          </w:rPr>
                          <w:t>.</w:t>
                        </w:r>
                      </w:p>
                    </w:txbxContent>
                  </v:textbox>
                </v:rect>
                <v:rect id="Rectangle 461" o:spid="_x0000_s1181" style="position:absolute;left:41397;top:28310;width:555;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625F3120" w14:textId="77777777" w:rsidR="00357641" w:rsidRDefault="00000000">
                        <w:pPr>
                          <w:spacing w:after="160" w:line="259" w:lineRule="auto"/>
                          <w:ind w:left="0" w:right="0" w:firstLine="0"/>
                          <w:jc w:val="left"/>
                        </w:pPr>
                        <w:r>
                          <w:rPr>
                            <w:rFonts w:ascii="Cambria" w:eastAsia="Cambria" w:hAnsi="Cambria" w:cs="Cambria"/>
                            <w:sz w:val="13"/>
                          </w:rPr>
                          <w:t>3</w:t>
                        </w:r>
                      </w:p>
                    </w:txbxContent>
                  </v:textbox>
                </v:rect>
                <v:rect id="Rectangle 462" o:spid="_x0000_s1182" style="position:absolute;left:41815;top:28242;width:86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2753D2D4"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463" o:spid="_x0000_s1183" style="position:absolute;left:42786;top:28218;width:497;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076990FF" w14:textId="77777777" w:rsidR="00357641" w:rsidRDefault="00000000">
                        <w:pPr>
                          <w:spacing w:after="160" w:line="259" w:lineRule="auto"/>
                          <w:ind w:left="0" w:right="0" w:firstLine="0"/>
                          <w:jc w:val="left"/>
                        </w:pPr>
                        <w:r>
                          <w:rPr>
                            <w:b/>
                            <w:w w:val="138"/>
                            <w:sz w:val="13"/>
                          </w:rPr>
                          <w:t>(</w:t>
                        </w:r>
                      </w:p>
                    </w:txbxContent>
                  </v:textbox>
                </v:rect>
                <v:rect id="Rectangle 63801" o:spid="_x0000_s1184" style="position:absolute;left:43160;top:28309;width:197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" filled="f" stroked="f">
                  <v:textbox inset="0,0,0,0">
                    <w:txbxContent>
                      <w:p w14:paraId="3E8964AC" w14:textId="77777777" w:rsidR="00357641" w:rsidRDefault="00000000">
                        <w:pPr>
                          <w:spacing w:after="160" w:line="259" w:lineRule="auto"/>
                          <w:ind w:left="0" w:right="0" w:firstLine="0"/>
                          <w:jc w:val="left"/>
                        </w:pPr>
                        <w:r>
                          <w:rPr>
                            <w:rFonts w:ascii="Cambria" w:eastAsia="Cambria" w:hAnsi="Cambria" w:cs="Cambria"/>
                            <w:sz w:val="13"/>
                          </w:rPr>
                          <w:t>+29</w:t>
                        </w:r>
                      </w:p>
                    </w:txbxContent>
                  </v:textbox>
                </v:rect>
                <v:rect id="Rectangle 63804" o:spid="_x0000_s1185" style="position:absolute;left:44644;top:28309;width:926;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" filled="f" stroked="f">
                  <v:textbox inset="0,0,0,0">
                    <w:txbxContent>
                      <w:p w14:paraId="55590B12"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465" o:spid="_x0000_s1186" style="position:absolute;left:45663;top:28218;width:2887;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33249ED3" w14:textId="77777777" w:rsidR="00357641" w:rsidRDefault="00000000">
                        <w:pPr>
                          <w:spacing w:after="160" w:line="259" w:lineRule="auto"/>
                          <w:ind w:left="0" w:right="0" w:firstLine="0"/>
                          <w:jc w:val="left"/>
                        </w:pPr>
                        <w:r>
                          <w:rPr>
                            <w:b/>
                            <w:w w:val="133"/>
                            <w:sz w:val="13"/>
                          </w:rPr>
                          <w:t>FPS)</w:t>
                        </w:r>
                      </w:p>
                    </w:txbxContent>
                  </v:textbox>
                </v:rect>
                <v:rect id="Rectangle 466" o:spid="_x0000_s1187" style="position:absolute;left:319;top:29574;width:39144;height: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26E4D4CB" w14:textId="77777777" w:rsidR="00357641" w:rsidRDefault="00000000">
                        <w:pPr>
                          <w:spacing w:after="160" w:line="259" w:lineRule="auto"/>
                          <w:ind w:left="0" w:right="0" w:firstLine="0"/>
                          <w:jc w:val="left"/>
                        </w:pPr>
                        <w:r>
                          <w:rPr>
                            <w:i/>
                            <w:w w:val="107"/>
                            <w:sz w:val="13"/>
                          </w:rPr>
                          <w:t>Assumes</w:t>
                        </w:r>
                        <w:r>
                          <w:rPr>
                            <w:i/>
                            <w:spacing w:val="15"/>
                            <w:w w:val="107"/>
                            <w:sz w:val="13"/>
                          </w:rPr>
                          <w:t xml:space="preserve"> </w:t>
                        </w:r>
                        <w:r>
                          <w:rPr>
                            <w:i/>
                            <w:w w:val="107"/>
                            <w:sz w:val="13"/>
                          </w:rPr>
                          <w:t>90%</w:t>
                        </w:r>
                        <w:r>
                          <w:rPr>
                            <w:i/>
                            <w:spacing w:val="15"/>
                            <w:w w:val="107"/>
                            <w:sz w:val="13"/>
                          </w:rPr>
                          <w:t xml:space="preserve"> </w:t>
                        </w:r>
                        <w:r>
                          <w:rPr>
                            <w:i/>
                            <w:w w:val="107"/>
                            <w:sz w:val="13"/>
                          </w:rPr>
                          <w:t>of</w:t>
                        </w:r>
                        <w:r>
                          <w:rPr>
                            <w:i/>
                            <w:spacing w:val="15"/>
                            <w:w w:val="107"/>
                            <w:sz w:val="13"/>
                          </w:rPr>
                          <w:t xml:space="preserve"> </w:t>
                        </w:r>
                        <w:r>
                          <w:rPr>
                            <w:i/>
                            <w:w w:val="107"/>
                            <w:sz w:val="13"/>
                          </w:rPr>
                          <w:t>all</w:t>
                        </w:r>
                        <w:r>
                          <w:rPr>
                            <w:i/>
                            <w:spacing w:val="15"/>
                            <w:w w:val="107"/>
                            <w:sz w:val="13"/>
                          </w:rPr>
                          <w:t xml:space="preserve"> </w:t>
                        </w:r>
                        <w:r>
                          <w:rPr>
                            <w:i/>
                            <w:w w:val="107"/>
                            <w:sz w:val="13"/>
                          </w:rPr>
                          <w:t>frames</w:t>
                        </w:r>
                        <w:r>
                          <w:rPr>
                            <w:i/>
                            <w:spacing w:val="15"/>
                            <w:w w:val="107"/>
                            <w:sz w:val="13"/>
                          </w:rPr>
                          <w:t xml:space="preserve"> </w:t>
                        </w:r>
                        <w:r>
                          <w:rPr>
                            <w:i/>
                            <w:w w:val="107"/>
                            <w:sz w:val="13"/>
                          </w:rPr>
                          <w:t>are</w:t>
                        </w:r>
                        <w:r>
                          <w:rPr>
                            <w:i/>
                            <w:spacing w:val="15"/>
                            <w:w w:val="107"/>
                            <w:sz w:val="13"/>
                          </w:rPr>
                          <w:t xml:space="preserve"> </w:t>
                        </w:r>
                        <w:r>
                          <w:rPr>
                            <w:i/>
                            <w:w w:val="107"/>
                            <w:sz w:val="13"/>
                          </w:rPr>
                          <w:t>negative,</w:t>
                        </w:r>
                        <w:r>
                          <w:rPr>
                            <w:i/>
                            <w:spacing w:val="15"/>
                            <w:w w:val="107"/>
                            <w:sz w:val="13"/>
                          </w:rPr>
                          <w:t xml:space="preserve"> </w:t>
                        </w:r>
                        <w:r>
                          <w:rPr>
                            <w:i/>
                            <w:w w:val="107"/>
                            <w:sz w:val="13"/>
                          </w:rPr>
                          <w:t>the</w:t>
                        </w:r>
                        <w:r>
                          <w:rPr>
                            <w:i/>
                            <w:spacing w:val="15"/>
                            <w:w w:val="107"/>
                            <w:sz w:val="13"/>
                          </w:rPr>
                          <w:t xml:space="preserve"> </w:t>
                        </w:r>
                        <w:r>
                          <w:rPr>
                            <w:i/>
                            <w:w w:val="107"/>
                            <w:sz w:val="13"/>
                          </w:rPr>
                          <w:t>skip</w:t>
                        </w:r>
                        <w:r>
                          <w:rPr>
                            <w:i/>
                            <w:spacing w:val="15"/>
                            <w:w w:val="107"/>
                            <w:sz w:val="13"/>
                          </w:rPr>
                          <w:t xml:space="preserve"> </w:t>
                        </w:r>
                        <w:r>
                          <w:rPr>
                            <w:i/>
                            <w:w w:val="107"/>
                            <w:sz w:val="13"/>
                          </w:rPr>
                          <w:t>rate</w:t>
                        </w:r>
                        <w:r>
                          <w:rPr>
                            <w:i/>
                            <w:spacing w:val="15"/>
                            <w:w w:val="107"/>
                            <w:sz w:val="13"/>
                          </w:rPr>
                          <w:t xml:space="preserve"> </w:t>
                        </w:r>
                        <w:r>
                          <w:rPr>
                            <w:i/>
                            <w:w w:val="107"/>
                            <w:sz w:val="13"/>
                          </w:rPr>
                          <w:t>of</w:t>
                        </w:r>
                        <w:r>
                          <w:rPr>
                            <w:i/>
                            <w:spacing w:val="15"/>
                            <w:w w:val="107"/>
                            <w:sz w:val="13"/>
                          </w:rPr>
                          <w:t xml:space="preserve"> </w:t>
                        </w:r>
                        <w:r>
                          <w:rPr>
                            <w:i/>
                            <w:w w:val="107"/>
                            <w:sz w:val="13"/>
                          </w:rPr>
                          <w:t>negative</w:t>
                        </w:r>
                        <w:r>
                          <w:rPr>
                            <w:i/>
                            <w:spacing w:val="15"/>
                            <w:w w:val="107"/>
                            <w:sz w:val="13"/>
                          </w:rPr>
                          <w:t xml:space="preserve"> </w:t>
                        </w:r>
                        <w:r>
                          <w:rPr>
                            <w:i/>
                            <w:w w:val="107"/>
                            <w:sz w:val="13"/>
                          </w:rPr>
                          <w:t>frames</w:t>
                        </w:r>
                        <w:r>
                          <w:rPr>
                            <w:i/>
                            <w:spacing w:val="15"/>
                            <w:w w:val="107"/>
                            <w:sz w:val="13"/>
                          </w:rPr>
                          <w:t xml:space="preserve"> </w:t>
                        </w:r>
                        <w:r>
                          <w:rPr>
                            <w:i/>
                            <w:w w:val="107"/>
                            <w:sz w:val="13"/>
                          </w:rPr>
                          <w:t>is</w:t>
                        </w:r>
                        <w:r>
                          <w:rPr>
                            <w:i/>
                            <w:spacing w:val="15"/>
                            <w:w w:val="107"/>
                            <w:sz w:val="13"/>
                          </w:rPr>
                          <w:t xml:space="preserve"> </w:t>
                        </w:r>
                        <w:r>
                          <w:rPr>
                            <w:i/>
                            <w:w w:val="107"/>
                            <w:sz w:val="13"/>
                          </w:rPr>
                          <w:t>30%.</w:t>
                        </w:r>
                      </w:p>
                    </w:txbxContent>
                  </v:textbox>
                </v:rect>
                <w10:anchorlock/>
              </v:group>
            </w:pict>
          </mc:Fallback>
        </mc:AlternateContent>
      </w:r>
    </w:p>
    <w:p w14:paraId="69836F7B" w14:textId="650FAC6C" w:rsidR="005D4590" w:rsidRPr="005D4590" w:rsidRDefault="005D4590">
      <w:pPr>
        <w:spacing w:after="371" w:line="259" w:lineRule="auto"/>
        <w:ind w:left="232" w:right="0" w:firstLine="0"/>
        <w:jc w:val="left"/>
        <w:rPr>
          <w:rFonts w:eastAsiaTheme="minorEastAsia"/>
          <w:color w:val="EE0000"/>
          <w:lang w:eastAsia="ko-KR"/>
          <w:rPrChange w:id="412" w:author="cs park" w:date="2026-05-27T17:18:00Z" w16du:dateUtc="2026-05-27T08:18:00Z">
            <w:rPr/>
          </w:rPrChange>
        </w:rPr>
      </w:pPr>
      <w:ins w:id="413" w:author="cs park" w:date="2026-05-27T17:17:00Z" w16du:dateUtc="2026-05-27T08:17:00Z">
        <w:r w:rsidRPr="005D4590">
          <w:rPr>
            <w:rFonts w:eastAsiaTheme="minorEastAsia"/>
            <w:color w:val="EE0000"/>
            <w:lang w:eastAsia="ko-KR"/>
            <w:rPrChange w:id="414" w:author="cs park" w:date="2026-05-27T17:18:00Z" w16du:dateUtc="2026-05-27T08:18:00Z">
              <w:rPr>
                <w:rFonts w:eastAsiaTheme="minorEastAsia"/>
                <w:lang w:eastAsia="ko-KR"/>
              </w:rPr>
            </w:rPrChange>
          </w:rPr>
          <w:t xml:space="preserve">Why </w:t>
        </w:r>
      </w:ins>
      <w:ins w:id="415" w:author="cs park" w:date="2026-05-27T17:18:00Z" w16du:dateUtc="2026-05-27T08:18:00Z">
        <w:r w:rsidRPr="005D4590">
          <w:rPr>
            <w:rFonts w:eastAsiaTheme="minorEastAsia"/>
            <w:color w:val="EE0000"/>
            <w:lang w:eastAsia="ko-KR"/>
            <w:rPrChange w:id="416" w:author="cs park" w:date="2026-05-27T17:18:00Z" w16du:dateUtc="2026-05-27T08:18:00Z">
              <w:rPr>
                <w:rFonts w:eastAsiaTheme="minorEastAsia"/>
                <w:lang w:eastAsia="ko-KR"/>
              </w:rPr>
            </w:rPrChange>
          </w:rPr>
          <w:t xml:space="preserve">are </w:t>
        </w:r>
      </w:ins>
      <w:ins w:id="417" w:author="cs park" w:date="2026-05-27T17:17:00Z" w16du:dateUtc="2026-05-27T08:17:00Z">
        <w:r w:rsidRPr="005D4590">
          <w:rPr>
            <w:rFonts w:eastAsiaTheme="minorEastAsia"/>
            <w:color w:val="EE0000"/>
            <w:lang w:eastAsia="ko-KR"/>
            <w:rPrChange w:id="418" w:author="cs park" w:date="2026-05-27T17:18:00Z" w16du:dateUtc="2026-05-27T08:18:00Z">
              <w:rPr>
                <w:rFonts w:eastAsiaTheme="minorEastAsia"/>
                <w:lang w:eastAsia="ko-KR"/>
              </w:rPr>
            </w:rPrChange>
          </w:rPr>
          <w:t xml:space="preserve">the big model speeds different? </w:t>
        </w:r>
      </w:ins>
      <w:ins w:id="419" w:author="cs park" w:date="2026-05-27T18:13:00Z" w16du:dateUtc="2026-05-27T09:13:00Z">
        <w:r w:rsidR="00AA0A1C">
          <w:rPr>
            <w:rFonts w:eastAsiaTheme="minorEastAsia" w:hint="eastAsia"/>
            <w:color w:val="EE0000"/>
            <w:lang w:eastAsia="ko-KR"/>
          </w:rPr>
          <w:t>Fig 1 is very important. Improve the quality</w:t>
        </w:r>
      </w:ins>
    </w:p>
    <w:p w14:paraId="6B5B39C6" w14:textId="77777777" w:rsidR="00357641" w:rsidRDefault="00000000">
      <w:pPr>
        <w:spacing w:after="421"/>
        <w:ind w:left="47" w:right="20"/>
      </w:pPr>
      <w:r>
        <w:t xml:space="preserve">Figure 1: Conventional frame-wise inference pipeline </w:t>
      </w:r>
      <w:r>
        <w:rPr>
          <w:sz w:val="18"/>
        </w:rPr>
        <w:t>(</w:t>
      </w:r>
      <w:r>
        <w:t>top</w:t>
      </w:r>
      <w:r>
        <w:rPr>
          <w:sz w:val="18"/>
        </w:rPr>
        <w:t xml:space="preserve">) </w:t>
      </w:r>
      <w:r>
        <w:t xml:space="preserve">versus the proposed skip-module-enabled pipeline </w:t>
      </w:r>
      <w:r>
        <w:rPr>
          <w:sz w:val="18"/>
        </w:rPr>
        <w:t>(</w:t>
      </w:r>
      <w:r>
        <w:t>bottom</w:t>
      </w:r>
      <w:r>
        <w:rPr>
          <w:sz w:val="18"/>
        </w:rPr>
        <w:t xml:space="preserve">) </w:t>
      </w:r>
      <w:r>
        <w:t>for indoor fire and smoke detection.</w:t>
      </w:r>
    </w:p>
    <w:p w14:paraId="25C45EA9" w14:textId="3C368A74" w:rsidR="00357641" w:rsidRPr="005D4590" w:rsidRDefault="00000000">
      <w:pPr>
        <w:spacing w:after="393"/>
        <w:ind w:left="47" w:right="20"/>
        <w:rPr>
          <w:rFonts w:eastAsiaTheme="minorEastAsia"/>
          <w:color w:val="EE0000"/>
          <w:lang w:eastAsia="ko-KR"/>
          <w:rPrChange w:id="420" w:author="cs park" w:date="2026-05-27T17:16:00Z" w16du:dateUtc="2026-05-27T08:16:00Z">
            <w:rPr/>
          </w:rPrChange>
        </w:rPr>
      </w:pPr>
      <w:r>
        <w:rPr>
          <w:b/>
        </w:rPr>
        <w:t xml:space="preserve">Baseline system. </w:t>
      </w:r>
      <w:r>
        <w:t>Each frame is directly passed to the classifier:</w:t>
      </w:r>
      <w:ins w:id="421" w:author="cs park" w:date="2026-05-27T17:15:00Z" w16du:dateUtc="2026-05-27T08:15:00Z">
        <w:r w:rsidR="005D4590">
          <w:rPr>
            <w:rFonts w:eastAsiaTheme="minorEastAsia" w:hint="eastAsia"/>
            <w:lang w:eastAsia="ko-KR"/>
          </w:rPr>
          <w:t xml:space="preserve"> </w:t>
        </w:r>
        <w:r w:rsidR="005D4590" w:rsidRPr="005D4590">
          <w:rPr>
            <w:rFonts w:eastAsiaTheme="minorEastAsia"/>
            <w:color w:val="EE0000"/>
            <w:lang w:eastAsia="ko-KR"/>
            <w:rPrChange w:id="422" w:author="cs park" w:date="2026-05-27T17:16:00Z" w16du:dateUtc="2026-05-27T08:16:00Z">
              <w:rPr>
                <w:rFonts w:eastAsiaTheme="minorEastAsia"/>
                <w:lang w:eastAsia="ko-KR"/>
              </w:rPr>
            </w:rPrChange>
          </w:rPr>
          <w:t xml:space="preserve">(you need to add more explanation for this. At least 2~3 </w:t>
        </w:r>
      </w:ins>
      <w:ins w:id="423" w:author="cs park" w:date="2026-05-27T17:16:00Z" w16du:dateUtc="2026-05-27T08:16:00Z">
        <w:r w:rsidR="005D4590" w:rsidRPr="005D4590">
          <w:rPr>
            <w:rFonts w:eastAsiaTheme="minorEastAsia"/>
            <w:color w:val="EE0000"/>
            <w:lang w:eastAsia="ko-KR"/>
          </w:rPr>
          <w:t>paragraph</w:t>
        </w:r>
        <w:r w:rsidR="005D4590">
          <w:rPr>
            <w:rFonts w:eastAsiaTheme="minorEastAsia" w:hint="eastAsia"/>
            <w:color w:val="EE0000"/>
            <w:lang w:eastAsia="ko-KR"/>
          </w:rPr>
          <w:t>s</w:t>
        </w:r>
      </w:ins>
      <w:ins w:id="424" w:author="cs park" w:date="2026-05-27T17:15:00Z" w16du:dateUtc="2026-05-27T08:15:00Z">
        <w:r w:rsidR="005D4590" w:rsidRPr="005D4590">
          <w:rPr>
            <w:rFonts w:eastAsiaTheme="minorEastAsia"/>
            <w:color w:val="EE0000"/>
            <w:lang w:eastAsia="ko-KR"/>
            <w:rPrChange w:id="425" w:author="cs park" w:date="2026-05-27T17:16:00Z" w16du:dateUtc="2026-05-27T08:16:00Z">
              <w:rPr>
                <w:rFonts w:eastAsiaTheme="minorEastAsia"/>
                <w:lang w:eastAsia="ko-KR"/>
              </w:rPr>
            </w:rPrChange>
          </w:rPr>
          <w:t>)</w:t>
        </w:r>
      </w:ins>
    </w:p>
    <w:p w14:paraId="79704B70" w14:textId="77777777" w:rsidR="00357641" w:rsidRDefault="00000000">
      <w:pPr>
        <w:spacing w:after="263" w:line="259" w:lineRule="auto"/>
        <w:ind w:left="1539" w:right="1508" w:hanging="10"/>
        <w:jc w:val="center"/>
      </w:pPr>
      <w:r>
        <w:t>𝑦̂</w:t>
      </w:r>
      <w:r>
        <w:rPr>
          <w:vertAlign w:val="subscript"/>
        </w:rPr>
        <w:t xml:space="preserve">𝑡 </w:t>
      </w:r>
      <w:r>
        <w:t>= M(</w:t>
      </w:r>
      <w:proofErr w:type="gramStart"/>
      <w:r>
        <w:t>𝑓</w:t>
      </w:r>
      <w:r>
        <w:rPr>
          <w:vertAlign w:val="subscript"/>
        </w:rPr>
        <w:t>𝑡</w:t>
      </w:r>
      <w:r>
        <w:t>)</w:t>
      </w:r>
      <w:proofErr w:type="gramEnd"/>
    </w:p>
    <w:p w14:paraId="640B03EB" w14:textId="73FF2138" w:rsidR="00357641" w:rsidRDefault="00000000">
      <w:pPr>
        <w:spacing w:after="295"/>
        <w:ind w:left="47" w:right="20"/>
      </w:pPr>
      <w:r>
        <w:rPr>
          <w:b/>
        </w:rPr>
        <w:t xml:space="preserve">Proposed system. </w:t>
      </w:r>
      <w:r>
        <w:t>The skip module S first evaluates 𝑓</w:t>
      </w:r>
      <w:r>
        <w:rPr>
          <w:vertAlign w:val="subscript"/>
        </w:rPr>
        <w:t xml:space="preserve">𝑡 </w:t>
      </w:r>
      <w:del w:id="426" w:author="cs park" w:date="2026-05-27T17:21:00Z" w16du:dateUtc="2026-05-27T08:21:00Z">
        <w:r w:rsidDel="005D4590">
          <w:delText xml:space="preserve">using </w:delText>
        </w:r>
      </w:del>
      <w:ins w:id="427" w:author="cs park" w:date="2026-05-27T17:21:00Z" w16du:dateUtc="2026-05-27T08:21:00Z">
        <w:r w:rsidR="005D4590">
          <w:t xml:space="preserve"> </w:t>
        </w:r>
        <w:r w:rsidR="005D4590">
          <w:rPr>
            <w:rFonts w:eastAsiaTheme="minorEastAsia" w:hint="eastAsia"/>
            <w:lang w:eastAsia="ko-KR"/>
          </w:rPr>
          <w:t xml:space="preserve">based on </w:t>
        </w:r>
      </w:ins>
      <w:r>
        <w:t>inter-frame motion cues and outputs a binary gate decision 𝑠</w:t>
      </w:r>
      <w:r>
        <w:rPr>
          <w:vertAlign w:val="subscript"/>
        </w:rPr>
        <w:t>𝑡</w:t>
      </w:r>
      <w:r>
        <w:t xml:space="preserve">. While this work instantiates S </w:t>
      </w:r>
      <w:ins w:id="428" w:author="cs park" w:date="2026-05-27T17:22:00Z" w16du:dateUtc="2026-05-27T08:22:00Z">
        <w:r w:rsidR="00273A21">
          <w:rPr>
            <w:rFonts w:eastAsiaTheme="minorEastAsia" w:hint="eastAsia"/>
            <w:lang w:eastAsia="ko-KR"/>
          </w:rPr>
          <w:t xml:space="preserve">solely </w:t>
        </w:r>
      </w:ins>
      <w:r>
        <w:t>using motion-based cues</w:t>
      </w:r>
      <w:del w:id="429" w:author="cs park" w:date="2026-05-27T17:22:00Z" w16du:dateUtc="2026-05-27T08:22:00Z">
        <w:r w:rsidDel="00273A21">
          <w:delText xml:space="preserve"> exclusively</w:delText>
        </w:r>
      </w:del>
      <w:r>
        <w:t xml:space="preserve">, the formulation is general and </w:t>
      </w:r>
      <w:del w:id="430" w:author="cs park" w:date="2026-05-27T17:22:00Z" w16du:dateUtc="2026-05-27T08:22:00Z">
        <w:r w:rsidDel="00273A21">
          <w:delText xml:space="preserve">the skip module </w:delText>
        </w:r>
      </w:del>
      <w:r>
        <w:t xml:space="preserve">can incorporate other types of cues such as color, texture, or learned features. The </w:t>
      </w:r>
      <w:ins w:id="431" w:author="cs park" w:date="2026-05-27T17:23:00Z" w16du:dateUtc="2026-05-27T08:23:00Z">
        <w:r w:rsidR="00273A21">
          <w:rPr>
            <w:rFonts w:eastAsiaTheme="minorEastAsia" w:hint="eastAsia"/>
            <w:lang w:eastAsia="ko-KR"/>
          </w:rPr>
          <w:t xml:space="preserve">resulting </w:t>
        </w:r>
      </w:ins>
      <w:del w:id="432" w:author="cs park" w:date="2026-05-27T17:23:00Z" w16du:dateUtc="2026-05-27T08:23:00Z">
        <w:r w:rsidDel="00273A21">
          <w:delText xml:space="preserve">full </w:delText>
        </w:r>
      </w:del>
      <w:r>
        <w:t>system output</w:t>
      </w:r>
      <w:ins w:id="433" w:author="cs park" w:date="2026-05-27T17:23:00Z" w16du:dateUtc="2026-05-27T08:23:00Z">
        <w:r w:rsidR="00273A21">
          <w:rPr>
            <w:rFonts w:eastAsiaTheme="minorEastAsia" w:hint="eastAsia"/>
            <w:lang w:eastAsia="ko-KR"/>
          </w:rPr>
          <w:t xml:space="preserve"> is given by</w:t>
        </w:r>
      </w:ins>
      <w:del w:id="434" w:author="cs park" w:date="2026-05-27T17:23:00Z" w16du:dateUtc="2026-05-27T08:23:00Z">
        <w:r w:rsidDel="00273A21">
          <w:delText xml:space="preserve"> becomes</w:delText>
        </w:r>
      </w:del>
      <w:r>
        <w:t>:</w:t>
      </w:r>
    </w:p>
    <w:p w14:paraId="15A22E82" w14:textId="77777777" w:rsidR="00357641" w:rsidRDefault="00000000">
      <w:pPr>
        <w:tabs>
          <w:tab w:val="center" w:pos="3859"/>
          <w:tab w:val="center" w:pos="4988"/>
          <w:tab w:val="center" w:pos="6173"/>
        </w:tabs>
        <w:spacing w:after="23" w:line="265" w:lineRule="auto"/>
        <w:ind w:left="0" w:right="0" w:firstLine="0"/>
        <w:jc w:val="left"/>
      </w:pPr>
      <w:r>
        <w:rPr>
          <w:rFonts w:ascii="Calibri" w:eastAsia="Calibri" w:hAnsi="Calibri" w:cs="Calibri"/>
          <w:sz w:val="22"/>
        </w:rPr>
        <w:tab/>
      </w:r>
      <w:r>
        <w:rPr>
          <w:sz w:val="31"/>
          <w:vertAlign w:val="subscript"/>
        </w:rPr>
        <w:t>𝑦̂</w:t>
      </w:r>
      <w:r>
        <w:rPr>
          <w:vertAlign w:val="subscript"/>
        </w:rPr>
        <w:t xml:space="preserve">𝑡 </w:t>
      </w:r>
      <w:r>
        <w:rPr>
          <w:sz w:val="31"/>
          <w:vertAlign w:val="subscript"/>
        </w:rPr>
        <w:t>= {</w:t>
      </w:r>
      <w:r>
        <w:t>M(𝑓</w:t>
      </w:r>
      <w:r>
        <w:rPr>
          <w:sz w:val="14"/>
        </w:rPr>
        <w:t>𝑡</w:t>
      </w:r>
      <w:r>
        <w:t>)</w:t>
      </w:r>
      <w:r>
        <w:tab/>
        <w:t>if 𝑠</w:t>
      </w:r>
      <w:r>
        <w:rPr>
          <w:vertAlign w:val="subscript"/>
        </w:rPr>
        <w:t xml:space="preserve">𝑡 </w:t>
      </w:r>
      <w:r>
        <w:t>= 1</w:t>
      </w:r>
      <w:r>
        <w:tab/>
      </w:r>
      <w:r>
        <w:rPr>
          <w:sz w:val="18"/>
        </w:rPr>
        <w:t>(</w:t>
      </w:r>
      <w:r>
        <w:t>run inference</w:t>
      </w:r>
      <w:r>
        <w:rPr>
          <w:sz w:val="18"/>
        </w:rPr>
        <w:t>)</w:t>
      </w:r>
    </w:p>
    <w:p w14:paraId="09DEE66E" w14:textId="77777777" w:rsidR="00357641" w:rsidRDefault="00000000">
      <w:pPr>
        <w:tabs>
          <w:tab w:val="center" w:pos="3947"/>
          <w:tab w:val="center" w:pos="4988"/>
          <w:tab w:val="center" w:pos="6563"/>
        </w:tabs>
        <w:spacing w:after="377" w:line="265" w:lineRule="auto"/>
        <w:ind w:left="0" w:right="0" w:firstLine="0"/>
        <w:jc w:val="left"/>
      </w:pPr>
      <w:r>
        <w:rPr>
          <w:rFonts w:ascii="Calibri" w:eastAsia="Calibri" w:hAnsi="Calibri" w:cs="Calibri"/>
          <w:sz w:val="22"/>
        </w:rPr>
        <w:tab/>
      </w:r>
      <w:r>
        <w:t>0</w:t>
      </w:r>
      <w:r>
        <w:tab/>
        <w:t>if 𝑠</w:t>
      </w:r>
      <w:r>
        <w:rPr>
          <w:vertAlign w:val="subscript"/>
        </w:rPr>
        <w:t xml:space="preserve">𝑡 </w:t>
      </w:r>
      <w:r>
        <w:t>= 0</w:t>
      </w:r>
      <w:r>
        <w:tab/>
      </w:r>
      <w:r>
        <w:rPr>
          <w:sz w:val="18"/>
        </w:rPr>
        <w:t>(</w:t>
      </w:r>
      <w:r>
        <w:t>skip, label as negative</w:t>
      </w:r>
      <w:r>
        <w:rPr>
          <w:sz w:val="18"/>
        </w:rPr>
        <w:t>)</w:t>
      </w:r>
    </w:p>
    <w:p w14:paraId="473ABC16" w14:textId="79917E7B" w:rsidR="00357641" w:rsidRDefault="00000000">
      <w:pPr>
        <w:ind w:left="47" w:right="20"/>
        <w:rPr>
          <w:ins w:id="435" w:author="cs park" w:date="2026-05-27T18:25:00Z" w16du:dateUtc="2026-05-27T09:25:00Z"/>
          <w:rFonts w:eastAsiaTheme="minorEastAsia"/>
          <w:lang w:eastAsia="ko-KR"/>
        </w:rPr>
      </w:pPr>
      <w:r>
        <w:t>In this work, skip module S derives 𝑠</w:t>
      </w:r>
      <w:r>
        <w:rPr>
          <w:vertAlign w:val="subscript"/>
        </w:rPr>
        <w:t xml:space="preserve">𝑡 </w:t>
      </w:r>
      <w:r>
        <w:t>from the motion estimated between 𝑓</w:t>
      </w:r>
      <w:r>
        <w:rPr>
          <w:vertAlign w:val="subscript"/>
        </w:rPr>
        <w:t xml:space="preserve">𝑡 </w:t>
      </w:r>
      <w:del w:id="436" w:author="cs park" w:date="2026-05-27T18:14:00Z" w16du:dateUtc="2026-05-27T09:14:00Z">
        <w:r w:rsidDel="00AA0A1C">
          <w:delText>a</w:delText>
        </w:r>
      </w:del>
      <w:ins w:id="437" w:author="cs park" w:date="2026-05-27T18:14:00Z" w16du:dateUtc="2026-05-27T09:14:00Z">
        <w:r w:rsidR="00AA0A1C">
          <w:rPr>
            <w:rFonts w:eastAsiaTheme="minorEastAsia" w:hint="eastAsia"/>
            <w:lang w:eastAsia="ko-KR"/>
          </w:rPr>
          <w:t xml:space="preserve"> a</w:t>
        </w:r>
      </w:ins>
      <w:r>
        <w:t>nd the previous frame 𝑓</w:t>
      </w:r>
      <w:r>
        <w:rPr>
          <w:vertAlign w:val="subscript"/>
        </w:rPr>
        <w:t>𝑡−1</w:t>
      </w:r>
      <w:r>
        <w:t xml:space="preserve">. Frames with little or no motion are unlikely to contain fire or smoke, and are therefore skipped without invoking the classifier M. The </w:t>
      </w:r>
      <w:ins w:id="438" w:author="cs park" w:date="2026-05-27T18:15:00Z" w16du:dateUtc="2026-05-27T09:15:00Z">
        <w:r w:rsidR="00AA0A1C">
          <w:rPr>
            <w:rFonts w:eastAsiaTheme="minorEastAsia" w:hint="eastAsia"/>
            <w:lang w:eastAsia="ko-KR"/>
          </w:rPr>
          <w:t>classifier</w:t>
        </w:r>
      </w:ins>
      <w:del w:id="439" w:author="cs park" w:date="2026-05-27T18:15:00Z" w16du:dateUtc="2026-05-27T09:15:00Z">
        <w:r w:rsidDel="00AA0A1C">
          <w:delText>model</w:delText>
        </w:r>
      </w:del>
      <w:r>
        <w:t xml:space="preserve"> M is typically a high-capacity</w:t>
      </w:r>
      <w:ins w:id="440" w:author="cs park" w:date="2026-05-27T18:16:00Z" w16du:dateUtc="2026-05-27T09:16:00Z">
        <w:r w:rsidR="00AA0A1C">
          <w:rPr>
            <w:rFonts w:eastAsiaTheme="minorEastAsia" w:hint="eastAsia"/>
            <w:lang w:eastAsia="ko-KR"/>
          </w:rPr>
          <w:t xml:space="preserve"> and </w:t>
        </w:r>
      </w:ins>
      <w:del w:id="441" w:author="cs park" w:date="2026-05-27T18:16:00Z" w16du:dateUtc="2026-05-27T09:16:00Z">
        <w:r w:rsidDel="00AA0A1C">
          <w:delText xml:space="preserve">, </w:delText>
        </w:r>
      </w:del>
      <w:r>
        <w:t xml:space="preserve">accurate </w:t>
      </w:r>
      <w:ins w:id="442" w:author="cs park" w:date="2026-05-27T18:16:00Z" w16du:dateUtc="2026-05-27T09:16:00Z">
        <w:r w:rsidR="00AA0A1C">
          <w:rPr>
            <w:rFonts w:eastAsiaTheme="minorEastAsia" w:hint="eastAsia"/>
            <w:lang w:eastAsia="ko-KR"/>
          </w:rPr>
          <w:t>model,</w:t>
        </w:r>
      </w:ins>
      <w:del w:id="443" w:author="cs park" w:date="2026-05-27T18:16:00Z" w16du:dateUtc="2026-05-27T09:16:00Z">
        <w:r w:rsidDel="00AA0A1C">
          <w:delText>classifier</w:delText>
        </w:r>
      </w:del>
      <w:r>
        <w:t xml:space="preserve"> but</w:t>
      </w:r>
      <w:ins w:id="444" w:author="cs park" w:date="2026-05-27T18:16:00Z" w16du:dateUtc="2026-05-27T09:16:00Z">
        <w:r w:rsidR="00AA0A1C">
          <w:rPr>
            <w:rFonts w:eastAsiaTheme="minorEastAsia" w:hint="eastAsia"/>
            <w:lang w:eastAsia="ko-KR"/>
          </w:rPr>
          <w:t xml:space="preserve"> it</w:t>
        </w:r>
      </w:ins>
      <w:r>
        <w:t xml:space="preserve"> is computationally expensive. </w:t>
      </w:r>
      <w:ins w:id="445" w:author="cs park" w:date="2026-05-27T18:16:00Z" w16du:dateUtc="2026-05-27T09:16:00Z">
        <w:r w:rsidR="00AA0A1C">
          <w:rPr>
            <w:rFonts w:eastAsiaTheme="minorEastAsia" w:hint="eastAsia"/>
            <w:lang w:eastAsia="ko-KR"/>
          </w:rPr>
          <w:t>In con</w:t>
        </w:r>
      </w:ins>
      <w:ins w:id="446" w:author="cs park" w:date="2026-05-27T18:17:00Z" w16du:dateUtc="2026-05-27T09:17:00Z">
        <w:r w:rsidR="00AA0A1C">
          <w:rPr>
            <w:rFonts w:eastAsiaTheme="minorEastAsia" w:hint="eastAsia"/>
            <w:lang w:eastAsia="ko-KR"/>
          </w:rPr>
          <w:t xml:space="preserve">trast, </w:t>
        </w:r>
      </w:ins>
      <w:del w:id="447" w:author="cs park" w:date="2026-05-27T18:17:00Z" w16du:dateUtc="2026-05-27T09:17:00Z">
        <w:r w:rsidDel="00AA0A1C">
          <w:delText>T</w:delText>
        </w:r>
      </w:del>
      <w:del w:id="448" w:author="cs park" w:date="2026-05-27T18:21:00Z" w16du:dateUtc="2026-05-27T09:21:00Z">
        <w:r w:rsidDel="00AA0A1C">
          <w:delText xml:space="preserve">he skip module </w:delText>
        </w:r>
      </w:del>
      <w:r>
        <w:t xml:space="preserve">S is deliberately designed to be computationally lightweight, </w:t>
      </w:r>
      <w:ins w:id="449" w:author="cs park" w:date="2026-05-27T18:17:00Z" w16du:dateUtc="2026-05-27T09:17:00Z">
        <w:r w:rsidR="00AA0A1C">
          <w:rPr>
            <w:rFonts w:eastAsiaTheme="minorEastAsia" w:hint="eastAsia"/>
            <w:lang w:eastAsia="ko-KR"/>
          </w:rPr>
          <w:t xml:space="preserve">introducing </w:t>
        </w:r>
      </w:ins>
      <w:del w:id="450" w:author="cs park" w:date="2026-05-27T18:17:00Z" w16du:dateUtc="2026-05-27T09:17:00Z">
        <w:r w:rsidDel="00AA0A1C">
          <w:delText xml:space="preserve">adding </w:delText>
        </w:r>
      </w:del>
      <w:r>
        <w:t xml:space="preserve">negligible overhead. The </w:t>
      </w:r>
      <w:del w:id="451" w:author="cs park" w:date="2026-05-27T18:21:00Z" w16du:dateUtc="2026-05-27T09:21:00Z">
        <w:r w:rsidDel="00AA0A1C">
          <w:delText xml:space="preserve">goal </w:delText>
        </w:r>
      </w:del>
      <w:ins w:id="452" w:author="cs park" w:date="2026-05-27T18:21:00Z" w16du:dateUtc="2026-05-27T09:21:00Z">
        <w:r w:rsidR="00AA0A1C">
          <w:rPr>
            <w:rFonts w:eastAsiaTheme="minorEastAsia" w:hint="eastAsia"/>
            <w:lang w:eastAsia="ko-KR"/>
          </w:rPr>
          <w:t>objective</w:t>
        </w:r>
        <w:r w:rsidR="00AA0A1C">
          <w:t xml:space="preserve"> </w:t>
        </w:r>
      </w:ins>
      <w:r>
        <w:t xml:space="preserve">of </w:t>
      </w:r>
      <w:del w:id="453" w:author="cs park" w:date="2026-05-27T18:21:00Z" w16du:dateUtc="2026-05-27T09:21:00Z">
        <w:r w:rsidDel="00AA0A1C">
          <w:delText xml:space="preserve">the skip module </w:delText>
        </w:r>
      </w:del>
      <w:r>
        <w:t xml:space="preserve">S is to skip as many </w:t>
      </w:r>
      <w:ins w:id="454" w:author="cs park" w:date="2026-05-27T18:22:00Z" w16du:dateUtc="2026-05-27T09:22:00Z">
        <w:r w:rsidR="007E5FE4">
          <w:rPr>
            <w:rFonts w:eastAsiaTheme="minorEastAsia" w:hint="eastAsia"/>
            <w:lang w:eastAsia="ko-KR"/>
          </w:rPr>
          <w:t xml:space="preserve">non-event </w:t>
        </w:r>
      </w:ins>
      <w:del w:id="455" w:author="cs park" w:date="2026-05-27T18:22:00Z" w16du:dateUtc="2026-05-27T09:22:00Z">
        <w:r w:rsidDel="007E5FE4">
          <w:delText>background</w:delText>
        </w:r>
      </w:del>
      <w:del w:id="456" w:author="cs park" w:date="2026-05-27T18:18:00Z" w16du:dateUtc="2026-05-27T09:18:00Z">
        <w:r w:rsidDel="00AA0A1C">
          <w:delText>/</w:delText>
        </w:r>
      </w:del>
      <w:del w:id="457" w:author="cs park" w:date="2026-05-27T18:22:00Z" w16du:dateUtc="2026-05-27T09:22:00Z">
        <w:r w:rsidDel="007E5FE4">
          <w:delText xml:space="preserve">safe </w:delText>
        </w:r>
      </w:del>
      <w:r>
        <w:t xml:space="preserve">frames as possible while minimizing </w:t>
      </w:r>
      <w:del w:id="458" w:author="cs park" w:date="2026-05-27T18:22:00Z" w16du:dateUtc="2026-05-27T09:22:00Z">
        <w:r w:rsidDel="007E5FE4">
          <w:lastRenderedPageBreak/>
          <w:delText xml:space="preserve">the </w:delText>
        </w:r>
      </w:del>
      <w:ins w:id="459" w:author="cs park" w:date="2026-05-27T18:18:00Z" w16du:dateUtc="2026-05-27T09:18:00Z">
        <w:r w:rsidR="00AA0A1C">
          <w:rPr>
            <w:rFonts w:eastAsiaTheme="minorEastAsia" w:hint="eastAsia"/>
            <w:lang w:eastAsia="ko-KR"/>
          </w:rPr>
          <w:t xml:space="preserve">missed </w:t>
        </w:r>
      </w:ins>
      <w:del w:id="460" w:author="cs park" w:date="2026-05-27T18:18:00Z" w16du:dateUtc="2026-05-27T09:18:00Z">
        <w:r w:rsidDel="00AA0A1C">
          <w:delText xml:space="preserve">risk of skipping </w:delText>
        </w:r>
      </w:del>
      <w:r>
        <w:t>fire</w:t>
      </w:r>
      <w:del w:id="461" w:author="cs park" w:date="2026-05-27T18:18:00Z" w16du:dateUtc="2026-05-27T09:18:00Z">
        <w:r w:rsidDel="00AA0A1C">
          <w:delText>/</w:delText>
        </w:r>
      </w:del>
      <w:ins w:id="462" w:author="cs park" w:date="2026-05-27T18:18:00Z" w16du:dateUtc="2026-05-27T09:18:00Z">
        <w:r w:rsidR="00AA0A1C">
          <w:rPr>
            <w:rFonts w:eastAsiaTheme="minorEastAsia" w:hint="eastAsia"/>
            <w:lang w:eastAsia="ko-KR"/>
          </w:rPr>
          <w:t xml:space="preserve"> and </w:t>
        </w:r>
      </w:ins>
      <w:r>
        <w:t xml:space="preserve">smoke </w:t>
      </w:r>
      <w:ins w:id="463" w:author="cs park" w:date="2026-05-27T18:19:00Z" w16du:dateUtc="2026-05-27T09:19:00Z">
        <w:r w:rsidR="00AA0A1C">
          <w:rPr>
            <w:rFonts w:eastAsiaTheme="minorEastAsia" w:hint="eastAsia"/>
            <w:lang w:eastAsia="ko-KR"/>
          </w:rPr>
          <w:t>detections</w:t>
        </w:r>
      </w:ins>
      <w:del w:id="464" w:author="cs park" w:date="2026-05-27T18:19:00Z" w16du:dateUtc="2026-05-27T09:19:00Z">
        <w:r w:rsidDel="00AA0A1C">
          <w:delText>frames</w:delText>
        </w:r>
      </w:del>
      <w:r>
        <w:t xml:space="preserve">, </w:t>
      </w:r>
      <w:ins w:id="465" w:author="cs park" w:date="2026-05-27T18:19:00Z" w16du:dateUtc="2026-05-27T09:19:00Z">
        <w:r w:rsidR="00AA0A1C">
          <w:rPr>
            <w:rFonts w:eastAsiaTheme="minorEastAsia" w:hint="eastAsia"/>
            <w:lang w:eastAsia="ko-KR"/>
          </w:rPr>
          <w:t xml:space="preserve">thereby </w:t>
        </w:r>
      </w:ins>
      <w:del w:id="466" w:author="cs park" w:date="2026-05-27T18:19:00Z" w16du:dateUtc="2026-05-27T09:19:00Z">
        <w:r w:rsidDel="00AA0A1C">
          <w:delText xml:space="preserve">thus </w:delText>
        </w:r>
      </w:del>
      <w:r>
        <w:t xml:space="preserve">improving overall system throughput </w:t>
      </w:r>
      <w:r>
        <w:rPr>
          <w:sz w:val="18"/>
        </w:rPr>
        <w:t>(</w:t>
      </w:r>
      <w:r>
        <w:t>FPS</w:t>
      </w:r>
      <w:r>
        <w:rPr>
          <w:sz w:val="18"/>
        </w:rPr>
        <w:t xml:space="preserve">) </w:t>
      </w:r>
      <w:r>
        <w:t>while maintaining high detection accuracy.</w:t>
      </w:r>
      <w:ins w:id="467" w:author="cs park" w:date="2026-05-27T18:23:00Z" w16du:dateUtc="2026-05-27T09:23:00Z">
        <w:r w:rsidR="007E5FE4">
          <w:rPr>
            <w:rFonts w:eastAsiaTheme="minorEastAsia" w:hint="eastAsia"/>
            <w:lang w:eastAsia="ko-KR"/>
          </w:rPr>
          <w:t xml:space="preserve"> </w:t>
        </w:r>
      </w:ins>
      <w:ins w:id="468" w:author="cs park" w:date="2026-05-27T18:25:00Z">
        <w:r w:rsidR="007E5FE4" w:rsidRPr="007E5FE4">
          <w:rPr>
            <w:rFonts w:eastAsiaTheme="minorEastAsia"/>
            <w:lang w:eastAsia="ko-KR"/>
          </w:rPr>
          <w:t>The architecture and operation of SSS are described in the following subsection.</w:t>
        </w:r>
      </w:ins>
    </w:p>
    <w:p w14:paraId="2314AFD0" w14:textId="36C1FEF3" w:rsidR="007E5FE4" w:rsidRPr="007E5FE4" w:rsidDel="001A26E9" w:rsidRDefault="007E5FE4">
      <w:pPr>
        <w:ind w:left="47" w:right="20"/>
        <w:rPr>
          <w:del w:id="469" w:author="cs park" w:date="2026-05-27T18:34:00Z" w16du:dateUtc="2026-05-27T09:34:00Z"/>
          <w:rFonts w:eastAsiaTheme="minorEastAsia"/>
          <w:lang w:eastAsia="ko-KR"/>
          <w:rPrChange w:id="470" w:author="cs park" w:date="2026-05-27T18:23:00Z" w16du:dateUtc="2026-05-27T09:23:00Z">
            <w:rPr>
              <w:del w:id="471" w:author="cs park" w:date="2026-05-27T18:34:00Z" w16du:dateUtc="2026-05-27T09:34:00Z"/>
            </w:rPr>
          </w:rPrChange>
        </w:rPr>
      </w:pPr>
    </w:p>
    <w:p w14:paraId="334E85B0" w14:textId="1C868FA4" w:rsidR="00357641" w:rsidDel="001A26E9" w:rsidRDefault="00000000">
      <w:pPr>
        <w:spacing w:after="370" w:line="259" w:lineRule="auto"/>
        <w:ind w:left="213" w:right="0" w:firstLine="0"/>
        <w:jc w:val="left"/>
        <w:rPr>
          <w:del w:id="472" w:author="cs park" w:date="2026-05-27T18:34:00Z" w16du:dateUtc="2026-05-27T09:34:00Z"/>
        </w:rPr>
      </w:pPr>
      <w:del w:id="473" w:author="cs park" w:date="2026-05-27T18:34:00Z" w16du:dateUtc="2026-05-27T09:34:00Z">
        <w:r w:rsidDel="001A26E9">
          <w:rPr>
            <w:rFonts w:ascii="Calibri" w:eastAsia="Calibri" w:hAnsi="Calibri" w:cs="Calibri"/>
            <w:noProof/>
            <w:sz w:val="22"/>
          </w:rPr>
          <mc:AlternateContent>
            <mc:Choice Requires="wpg">
              <w:drawing>
                <wp:inline distT="0" distB="0" distL="0" distR="0" wp14:anchorId="64F80CC9" wp14:editId="1B0F7515">
                  <wp:extent cx="6640221" cy="1105892"/>
                  <wp:effectExtent l="0" t="0" r="0" b="0"/>
                  <wp:docPr id="64229" name="Group 64229"/>
                  <wp:cNvGraphicFramePr/>
                  <a:graphic xmlns:a="http://schemas.openxmlformats.org/drawingml/2006/main">
                    <a:graphicData uri="http://schemas.microsoft.com/office/word/2010/wordprocessingGroup">
                      <wpg:wgp>
                        <wpg:cNvGrpSpPr/>
                        <wpg:grpSpPr>
                          <a:xfrm>
                            <a:off x="0" y="0"/>
                            <a:ext cx="6640221" cy="1105892"/>
                            <a:chOff x="0" y="0"/>
                            <a:chExt cx="6640221" cy="1105892"/>
                          </a:xfrm>
                        </wpg:grpSpPr>
                        <wps:wsp>
                          <wps:cNvPr id="592" name="Shape 592"/>
                          <wps:cNvSpPr/>
                          <wps:spPr>
                            <a:xfrm>
                              <a:off x="1597114" y="127601"/>
                              <a:ext cx="3775344" cy="762299"/>
                            </a:xfrm>
                            <a:custGeom>
                              <a:avLst/>
                              <a:gdLst/>
                              <a:ahLst/>
                              <a:cxnLst/>
                              <a:rect l="0" t="0" r="0" b="0"/>
                              <a:pathLst>
                                <a:path w="3775344" h="762299">
                                  <a:moveTo>
                                    <a:pt x="67159" y="0"/>
                                  </a:moveTo>
                                  <a:lnTo>
                                    <a:pt x="3708185" y="0"/>
                                  </a:lnTo>
                                  <a:cubicBezTo>
                                    <a:pt x="3745277" y="0"/>
                                    <a:pt x="3775344" y="30068"/>
                                    <a:pt x="3775344" y="67159"/>
                                  </a:cubicBezTo>
                                  <a:lnTo>
                                    <a:pt x="3775344" y="695140"/>
                                  </a:lnTo>
                                  <a:cubicBezTo>
                                    <a:pt x="3775344" y="732231"/>
                                    <a:pt x="3745277" y="762299"/>
                                    <a:pt x="3708185" y="762299"/>
                                  </a:cubicBezTo>
                                  <a:lnTo>
                                    <a:pt x="67159" y="762299"/>
                                  </a:lnTo>
                                  <a:cubicBezTo>
                                    <a:pt x="30068" y="762299"/>
                                    <a:pt x="0" y="732231"/>
                                    <a:pt x="0" y="695140"/>
                                  </a:cubicBezTo>
                                  <a:lnTo>
                                    <a:pt x="0" y="67159"/>
                                  </a:lnTo>
                                  <a:cubicBezTo>
                                    <a:pt x="0" y="30068"/>
                                    <a:pt x="30068" y="0"/>
                                    <a:pt x="67159" y="0"/>
                                  </a:cubicBezTo>
                                  <a:close/>
                                </a:path>
                              </a:pathLst>
                            </a:custGeom>
                            <a:ln w="16790" cap="flat">
                              <a:custDash>
                                <a:ds d="198304" sp="198304"/>
                              </a:custDash>
                              <a:miter lim="127000"/>
                            </a:ln>
                          </wps:spPr>
                          <wps:style>
                            <a:lnRef idx="1">
                              <a:srgbClr val="4C4CFF"/>
                            </a:lnRef>
                            <a:fillRef idx="1">
                              <a:srgbClr val="F7F7FF"/>
                            </a:fillRef>
                            <a:effectRef idx="0">
                              <a:scrgbClr r="0" g="0" b="0"/>
                            </a:effectRef>
                            <a:fontRef idx="none"/>
                          </wps:style>
                          <wps:bodyPr/>
                        </wps:wsp>
                        <wps:wsp>
                          <wps:cNvPr id="593" name="Rectangle 593"/>
                          <wps:cNvSpPr/>
                          <wps:spPr>
                            <a:xfrm>
                              <a:off x="3199589" y="0"/>
                              <a:ext cx="649036" cy="100484"/>
                            </a:xfrm>
                            <a:prstGeom prst="rect">
                              <a:avLst/>
                            </a:prstGeom>
                            <a:ln>
                              <a:noFill/>
                            </a:ln>
                          </wps:spPr>
                          <wps:txbx>
                            <w:txbxContent>
                              <w:p w14:paraId="073A4B5D" w14:textId="77777777" w:rsidR="00357641" w:rsidRDefault="00000000">
                                <w:pPr>
                                  <w:spacing w:after="160" w:line="259" w:lineRule="auto"/>
                                  <w:ind w:left="0" w:right="0" w:firstLine="0"/>
                                  <w:jc w:val="left"/>
                                </w:pPr>
                                <w:r>
                                  <w:rPr>
                                    <w:b/>
                                    <w:color w:val="4C4CFF"/>
                                    <w:w w:val="124"/>
                                    <w:sz w:val="12"/>
                                  </w:rPr>
                                  <w:t>Skip</w:t>
                                </w:r>
                                <w:r>
                                  <w:rPr>
                                    <w:b/>
                                    <w:color w:val="4C4CFF"/>
                                    <w:spacing w:val="17"/>
                                    <w:w w:val="124"/>
                                    <w:sz w:val="12"/>
                                  </w:rPr>
                                  <w:t xml:space="preserve"> </w:t>
                                </w:r>
                                <w:r>
                                  <w:rPr>
                                    <w:b/>
                                    <w:color w:val="4C4CFF"/>
                                    <w:w w:val="124"/>
                                    <w:sz w:val="12"/>
                                  </w:rPr>
                                  <w:t>module</w:t>
                                </w:r>
                              </w:p>
                            </w:txbxContent>
                          </wps:txbx>
                          <wps:bodyPr horzOverflow="overflow" vert="horz" lIns="0" tIns="0" rIns="0" bIns="0" rtlCol="0">
                            <a:noAutofit/>
                          </wps:bodyPr>
                        </wps:wsp>
                        <wps:wsp>
                          <wps:cNvPr id="594" name="Rectangle 594"/>
                          <wps:cNvSpPr/>
                          <wps:spPr>
                            <a:xfrm>
                              <a:off x="3717356" y="2190"/>
                              <a:ext cx="62502" cy="174344"/>
                            </a:xfrm>
                            <a:prstGeom prst="rect">
                              <a:avLst/>
                            </a:prstGeom>
                            <a:ln>
                              <a:noFill/>
                            </a:ln>
                          </wps:spPr>
                          <wps:txbx>
                            <w:txbxContent>
                              <w:p w14:paraId="14FCE04A" w14:textId="77777777" w:rsidR="00357641" w:rsidRDefault="00000000">
                                <w:pPr>
                                  <w:spacing w:after="160" w:line="259" w:lineRule="auto"/>
                                  <w:ind w:left="0" w:right="0" w:firstLine="0"/>
                                  <w:jc w:val="left"/>
                                </w:pPr>
                                <w:r>
                                  <w:rPr>
                                    <w:rFonts w:ascii="Cambria" w:eastAsia="Cambria" w:hAnsi="Cambria" w:cs="Cambria"/>
                                    <w:color w:val="4C4CFF"/>
                                    <w:sz w:val="12"/>
                                  </w:rPr>
                                  <w:t>S</w:t>
                                </w:r>
                              </w:p>
                            </w:txbxContent>
                          </wps:txbx>
                          <wps:bodyPr horzOverflow="overflow" vert="horz" lIns="0" tIns="0" rIns="0" bIns="0" rtlCol="0">
                            <a:noAutofit/>
                          </wps:bodyPr>
                        </wps:wsp>
                        <wps:wsp>
                          <wps:cNvPr id="596" name="Shape 596"/>
                          <wps:cNvSpPr/>
                          <wps:spPr>
                            <a:xfrm>
                              <a:off x="0" y="66867"/>
                              <a:ext cx="621029" cy="214970"/>
                            </a:xfrm>
                            <a:custGeom>
                              <a:avLst/>
                              <a:gdLst/>
                              <a:ahLst/>
                              <a:cxnLst/>
                              <a:rect l="0" t="0" r="0" b="0"/>
                              <a:pathLst>
                                <a:path w="621029" h="214970">
                                  <a:moveTo>
                                    <a:pt x="33580" y="0"/>
                                  </a:moveTo>
                                  <a:lnTo>
                                    <a:pt x="587450" y="0"/>
                                  </a:lnTo>
                                  <a:cubicBezTo>
                                    <a:pt x="605996" y="0"/>
                                    <a:pt x="621029" y="15034"/>
                                    <a:pt x="621029" y="33579"/>
                                  </a:cubicBezTo>
                                  <a:lnTo>
                                    <a:pt x="621029" y="181390"/>
                                  </a:lnTo>
                                  <a:cubicBezTo>
                                    <a:pt x="621029" y="199936"/>
                                    <a:pt x="605996" y="214970"/>
                                    <a:pt x="587450" y="214970"/>
                                  </a:cubicBezTo>
                                  <a:lnTo>
                                    <a:pt x="33580" y="214970"/>
                                  </a:lnTo>
                                  <a:cubicBezTo>
                                    <a:pt x="15034" y="214970"/>
                                    <a:pt x="0" y="199936"/>
                                    <a:pt x="0" y="181390"/>
                                  </a:cubicBezTo>
                                  <a:lnTo>
                                    <a:pt x="0" y="33579"/>
                                  </a:lnTo>
                                  <a:cubicBezTo>
                                    <a:pt x="0" y="15034"/>
                                    <a:pt x="15034" y="0"/>
                                    <a:pt x="33580" y="0"/>
                                  </a:cubicBezTo>
                                  <a:close/>
                                </a:path>
                              </a:pathLst>
                            </a:custGeom>
                            <a:ln w="3358" cap="flat">
                              <a:miter lim="127000"/>
                            </a:ln>
                          </wps:spPr>
                          <wps:style>
                            <a:lnRef idx="1">
                              <a:srgbClr val="B2B2B2"/>
                            </a:lnRef>
                            <a:fillRef idx="1">
                              <a:srgbClr val="CCCCFF"/>
                            </a:fillRef>
                            <a:effectRef idx="0">
                              <a:scrgbClr r="0" g="0" b="0"/>
                            </a:effectRef>
                            <a:fontRef idx="none"/>
                          </wps:style>
                          <wps:bodyPr/>
                        </wps:wsp>
                        <wps:wsp>
                          <wps:cNvPr id="597" name="Rectangle 597"/>
                          <wps:cNvSpPr/>
                          <wps:spPr>
                            <a:xfrm>
                              <a:off x="146242" y="127674"/>
                              <a:ext cx="305920" cy="111650"/>
                            </a:xfrm>
                            <a:prstGeom prst="rect">
                              <a:avLst/>
                            </a:prstGeom>
                            <a:ln>
                              <a:noFill/>
                            </a:ln>
                          </wps:spPr>
                          <wps:txbx>
                            <w:txbxContent>
                              <w:p w14:paraId="4650A0F9" w14:textId="77777777" w:rsidR="00357641" w:rsidRDefault="00000000">
                                <w:pPr>
                                  <w:spacing w:after="160" w:line="259" w:lineRule="auto"/>
                                  <w:ind w:left="0" w:right="0" w:firstLine="0"/>
                                  <w:jc w:val="left"/>
                                </w:pPr>
                                <w:r>
                                  <w:rPr>
                                    <w:w w:val="107"/>
                                    <w:sz w:val="13"/>
                                  </w:rPr>
                                  <w:t>Frame</w:t>
                                </w:r>
                              </w:p>
                            </w:txbxContent>
                          </wps:txbx>
                          <wps:bodyPr horzOverflow="overflow" vert="horz" lIns="0" tIns="0" rIns="0" bIns="0" rtlCol="0">
                            <a:noAutofit/>
                          </wps:bodyPr>
                        </wps:wsp>
                        <wps:wsp>
                          <wps:cNvPr id="598" name="Rectangle 598"/>
                          <wps:cNvSpPr/>
                          <wps:spPr>
                            <a:xfrm>
                              <a:off x="404135" y="137076"/>
                              <a:ext cx="54597" cy="99145"/>
                            </a:xfrm>
                            <a:prstGeom prst="rect">
                              <a:avLst/>
                            </a:prstGeom>
                            <a:ln>
                              <a:noFill/>
                            </a:ln>
                          </wps:spPr>
                          <wps:txbx>
                            <w:txbxContent>
                              <w:p w14:paraId="0B318951" w14:textId="77777777" w:rsidR="00357641" w:rsidRDefault="00000000">
                                <w:pPr>
                                  <w:spacing w:after="160" w:line="259" w:lineRule="auto"/>
                                  <w:ind w:left="0" w:right="0" w:firstLine="0"/>
                                  <w:jc w:val="left"/>
                                </w:pPr>
                                <w:r>
                                  <w:rPr>
                                    <w:rFonts w:ascii="Cambria" w:eastAsia="Cambria" w:hAnsi="Cambria" w:cs="Cambria"/>
                                    <w:i/>
                                    <w:sz w:val="13"/>
                                  </w:rPr>
                                  <w:t>f</w:t>
                                </w:r>
                              </w:p>
                            </w:txbxContent>
                          </wps:txbx>
                          <wps:bodyPr horzOverflow="overflow" vert="horz" lIns="0" tIns="0" rIns="0" bIns="0" rtlCol="0">
                            <a:noAutofit/>
                          </wps:bodyPr>
                        </wps:wsp>
                        <wps:wsp>
                          <wps:cNvPr id="599" name="Rectangle 599"/>
                          <wps:cNvSpPr/>
                          <wps:spPr>
                            <a:xfrm>
                              <a:off x="445230" y="167143"/>
                              <a:ext cx="33685" cy="69402"/>
                            </a:xfrm>
                            <a:prstGeom prst="rect">
                              <a:avLst/>
                            </a:prstGeom>
                            <a:ln>
                              <a:noFill/>
                            </a:ln>
                          </wps:spPr>
                          <wps:txbx>
                            <w:txbxContent>
                              <w:p w14:paraId="383BE4FC" w14:textId="77777777" w:rsidR="00357641" w:rsidRDefault="00000000">
                                <w:pPr>
                                  <w:spacing w:after="160" w:line="259" w:lineRule="auto"/>
                                  <w:ind w:left="0" w:right="0" w:firstLine="0"/>
                                  <w:jc w:val="left"/>
                                </w:pPr>
                                <w:r>
                                  <w:rPr>
                                    <w:rFonts w:ascii="Cambria" w:eastAsia="Cambria" w:hAnsi="Cambria" w:cs="Cambria"/>
                                    <w:i/>
                                    <w:sz w:val="9"/>
                                  </w:rPr>
                                  <w:t>t</w:t>
                                </w:r>
                              </w:p>
                            </w:txbxContent>
                          </wps:txbx>
                          <wps:bodyPr horzOverflow="overflow" vert="horz" lIns="0" tIns="0" rIns="0" bIns="0" rtlCol="0">
                            <a:noAutofit/>
                          </wps:bodyPr>
                        </wps:wsp>
                        <wps:wsp>
                          <wps:cNvPr id="601" name="Shape 601"/>
                          <wps:cNvSpPr/>
                          <wps:spPr>
                            <a:xfrm>
                              <a:off x="0" y="735663"/>
                              <a:ext cx="621029" cy="214970"/>
                            </a:xfrm>
                            <a:custGeom>
                              <a:avLst/>
                              <a:gdLst/>
                              <a:ahLst/>
                              <a:cxnLst/>
                              <a:rect l="0" t="0" r="0" b="0"/>
                              <a:pathLst>
                                <a:path w="621029" h="214970">
                                  <a:moveTo>
                                    <a:pt x="33580" y="0"/>
                                  </a:moveTo>
                                  <a:lnTo>
                                    <a:pt x="587450" y="0"/>
                                  </a:lnTo>
                                  <a:cubicBezTo>
                                    <a:pt x="605996" y="0"/>
                                    <a:pt x="621029" y="15034"/>
                                    <a:pt x="621029" y="33579"/>
                                  </a:cubicBezTo>
                                  <a:lnTo>
                                    <a:pt x="621029" y="181390"/>
                                  </a:lnTo>
                                  <a:cubicBezTo>
                                    <a:pt x="621029" y="199936"/>
                                    <a:pt x="605996" y="214970"/>
                                    <a:pt x="587450" y="214970"/>
                                  </a:cubicBezTo>
                                  <a:lnTo>
                                    <a:pt x="33580" y="214970"/>
                                  </a:lnTo>
                                  <a:cubicBezTo>
                                    <a:pt x="15034" y="214970"/>
                                    <a:pt x="0" y="199936"/>
                                    <a:pt x="0" y="181390"/>
                                  </a:cubicBezTo>
                                  <a:lnTo>
                                    <a:pt x="0" y="33579"/>
                                  </a:lnTo>
                                  <a:cubicBezTo>
                                    <a:pt x="0" y="15034"/>
                                    <a:pt x="15034" y="0"/>
                                    <a:pt x="33580" y="0"/>
                                  </a:cubicBezTo>
                                  <a:close/>
                                </a:path>
                              </a:pathLst>
                            </a:custGeom>
                            <a:ln w="3358" cap="flat">
                              <a:miter lim="127000"/>
                            </a:ln>
                          </wps:spPr>
                          <wps:style>
                            <a:lnRef idx="1">
                              <a:srgbClr val="B2B2B2"/>
                            </a:lnRef>
                            <a:fillRef idx="1">
                              <a:srgbClr val="FFE5CC"/>
                            </a:fillRef>
                            <a:effectRef idx="0">
                              <a:scrgbClr r="0" g="0" b="0"/>
                            </a:effectRef>
                            <a:fontRef idx="none"/>
                          </wps:style>
                          <wps:bodyPr/>
                        </wps:wsp>
                        <wps:wsp>
                          <wps:cNvPr id="602" name="Rectangle 602"/>
                          <wps:cNvSpPr/>
                          <wps:spPr>
                            <a:xfrm>
                              <a:off x="103277" y="794838"/>
                              <a:ext cx="305920" cy="111650"/>
                            </a:xfrm>
                            <a:prstGeom prst="rect">
                              <a:avLst/>
                            </a:prstGeom>
                            <a:ln>
                              <a:noFill/>
                            </a:ln>
                          </wps:spPr>
                          <wps:txbx>
                            <w:txbxContent>
                              <w:p w14:paraId="7888C742" w14:textId="77777777" w:rsidR="00357641" w:rsidRDefault="00000000">
                                <w:pPr>
                                  <w:spacing w:after="160" w:line="259" w:lineRule="auto"/>
                                  <w:ind w:left="0" w:right="0" w:firstLine="0"/>
                                  <w:jc w:val="left"/>
                                </w:pPr>
                                <w:r>
                                  <w:rPr>
                                    <w:w w:val="107"/>
                                    <w:sz w:val="13"/>
                                  </w:rPr>
                                  <w:t>Frame</w:t>
                                </w:r>
                              </w:p>
                            </w:txbxContent>
                          </wps:txbx>
                          <wps:bodyPr horzOverflow="overflow" vert="horz" lIns="0" tIns="0" rIns="0" bIns="0" rtlCol="0">
                            <a:noAutofit/>
                          </wps:bodyPr>
                        </wps:wsp>
                        <wps:wsp>
                          <wps:cNvPr id="603" name="Rectangle 603"/>
                          <wps:cNvSpPr/>
                          <wps:spPr>
                            <a:xfrm>
                              <a:off x="361170" y="804241"/>
                              <a:ext cx="54597" cy="99145"/>
                            </a:xfrm>
                            <a:prstGeom prst="rect">
                              <a:avLst/>
                            </a:prstGeom>
                            <a:ln>
                              <a:noFill/>
                            </a:ln>
                          </wps:spPr>
                          <wps:txbx>
                            <w:txbxContent>
                              <w:p w14:paraId="6C726D26" w14:textId="77777777" w:rsidR="00357641" w:rsidRDefault="00000000">
                                <w:pPr>
                                  <w:spacing w:after="160" w:line="259" w:lineRule="auto"/>
                                  <w:ind w:left="0" w:right="0" w:firstLine="0"/>
                                  <w:jc w:val="left"/>
                                </w:pPr>
                                <w:r>
                                  <w:rPr>
                                    <w:rFonts w:ascii="Cambria" w:eastAsia="Cambria" w:hAnsi="Cambria" w:cs="Cambria"/>
                                    <w:i/>
                                    <w:sz w:val="13"/>
                                  </w:rPr>
                                  <w:t>f</w:t>
                                </w:r>
                              </w:p>
                            </w:txbxContent>
                          </wps:txbx>
                          <wps:bodyPr horzOverflow="overflow" vert="horz" lIns="0" tIns="0" rIns="0" bIns="0" rtlCol="0">
                            <a:noAutofit/>
                          </wps:bodyPr>
                        </wps:wsp>
                        <wps:wsp>
                          <wps:cNvPr id="604" name="Rectangle 604"/>
                          <wps:cNvSpPr/>
                          <wps:spPr>
                            <a:xfrm>
                              <a:off x="402265" y="834308"/>
                              <a:ext cx="33685" cy="69401"/>
                            </a:xfrm>
                            <a:prstGeom prst="rect">
                              <a:avLst/>
                            </a:prstGeom>
                            <a:ln>
                              <a:noFill/>
                            </a:ln>
                          </wps:spPr>
                          <wps:txbx>
                            <w:txbxContent>
                              <w:p w14:paraId="29890994" w14:textId="77777777" w:rsidR="00357641" w:rsidRDefault="00000000">
                                <w:pPr>
                                  <w:spacing w:after="160" w:line="259" w:lineRule="auto"/>
                                  <w:ind w:left="0" w:right="0" w:firstLine="0"/>
                                  <w:jc w:val="left"/>
                                </w:pPr>
                                <w:r>
                                  <w:rPr>
                                    <w:rFonts w:ascii="Cambria" w:eastAsia="Cambria" w:hAnsi="Cambria" w:cs="Cambria"/>
                                    <w:i/>
                                    <w:sz w:val="9"/>
                                  </w:rPr>
                                  <w:t>t</w:t>
                                </w:r>
                              </w:p>
                            </w:txbxContent>
                          </wps:txbx>
                          <wps:bodyPr horzOverflow="overflow" vert="horz" lIns="0" tIns="0" rIns="0" bIns="0" rtlCol="0">
                            <a:noAutofit/>
                          </wps:bodyPr>
                        </wps:wsp>
                        <wps:wsp>
                          <wps:cNvPr id="605" name="Rectangle 605"/>
                          <wps:cNvSpPr/>
                          <wps:spPr>
                            <a:xfrm>
                              <a:off x="427628" y="829137"/>
                              <a:ext cx="69714" cy="135442"/>
                            </a:xfrm>
                            <a:prstGeom prst="rect">
                              <a:avLst/>
                            </a:prstGeom>
                            <a:ln>
                              <a:noFill/>
                            </a:ln>
                          </wps:spPr>
                          <wps:txbx>
                            <w:txbxContent>
                              <w:p w14:paraId="255ED370" w14:textId="77777777" w:rsidR="00357641" w:rsidRDefault="00000000">
                                <w:pPr>
                                  <w:spacing w:after="160" w:line="259" w:lineRule="auto"/>
                                  <w:ind w:left="0" w:right="0" w:firstLine="0"/>
                                  <w:jc w:val="left"/>
                                </w:pPr>
                                <w:r>
                                  <w:rPr>
                                    <w:rFonts w:ascii="Cambria" w:eastAsia="Cambria" w:hAnsi="Cambria" w:cs="Cambria"/>
                                    <w:sz w:val="9"/>
                                  </w:rPr>
                                  <w:t>−</w:t>
                                </w:r>
                              </w:p>
                            </w:txbxContent>
                          </wps:txbx>
                          <wps:bodyPr horzOverflow="overflow" vert="horz" lIns="0" tIns="0" rIns="0" bIns="0" rtlCol="0">
                            <a:noAutofit/>
                          </wps:bodyPr>
                        </wps:wsp>
                        <wps:wsp>
                          <wps:cNvPr id="606" name="Rectangle 606"/>
                          <wps:cNvSpPr/>
                          <wps:spPr>
                            <a:xfrm>
                              <a:off x="480090" y="834308"/>
                              <a:ext cx="44470" cy="69401"/>
                            </a:xfrm>
                            <a:prstGeom prst="rect">
                              <a:avLst/>
                            </a:prstGeom>
                            <a:ln>
                              <a:noFill/>
                            </a:ln>
                          </wps:spPr>
                          <wps:txbx>
                            <w:txbxContent>
                              <w:p w14:paraId="1BE48E80" w14:textId="77777777" w:rsidR="00357641" w:rsidRDefault="00000000">
                                <w:pPr>
                                  <w:spacing w:after="160" w:line="259" w:lineRule="auto"/>
                                  <w:ind w:left="0" w:right="0" w:firstLine="0"/>
                                  <w:jc w:val="left"/>
                                </w:pPr>
                                <w:r>
                                  <w:rPr>
                                    <w:rFonts w:ascii="Cambria" w:eastAsia="Cambria" w:hAnsi="Cambria" w:cs="Cambria"/>
                                    <w:sz w:val="9"/>
                                  </w:rPr>
                                  <w:t>1</w:t>
                                </w:r>
                              </w:p>
                            </w:txbxContent>
                          </wps:txbx>
                          <wps:bodyPr horzOverflow="overflow" vert="horz" lIns="0" tIns="0" rIns="0" bIns="0" rtlCol="0">
                            <a:noAutofit/>
                          </wps:bodyPr>
                        </wps:wsp>
                        <wps:wsp>
                          <wps:cNvPr id="608" name="Shape 608"/>
                          <wps:cNvSpPr/>
                          <wps:spPr>
                            <a:xfrm>
                              <a:off x="1716321" y="293779"/>
                              <a:ext cx="1248954" cy="429943"/>
                            </a:xfrm>
                            <a:custGeom>
                              <a:avLst/>
                              <a:gdLst/>
                              <a:ahLst/>
                              <a:cxnLst/>
                              <a:rect l="0" t="0" r="0" b="0"/>
                              <a:pathLst>
                                <a:path w="1248954" h="429943">
                                  <a:moveTo>
                                    <a:pt x="33580" y="0"/>
                                  </a:moveTo>
                                  <a:lnTo>
                                    <a:pt x="1215374" y="0"/>
                                  </a:lnTo>
                                  <a:cubicBezTo>
                                    <a:pt x="1233920" y="0"/>
                                    <a:pt x="1248954" y="15034"/>
                                    <a:pt x="1248954" y="33579"/>
                                  </a:cubicBezTo>
                                  <a:lnTo>
                                    <a:pt x="1248954" y="396363"/>
                                  </a:lnTo>
                                  <a:cubicBezTo>
                                    <a:pt x="1248954" y="414909"/>
                                    <a:pt x="1233920" y="429943"/>
                                    <a:pt x="1215374" y="429943"/>
                                  </a:cubicBezTo>
                                  <a:lnTo>
                                    <a:pt x="33580" y="429943"/>
                                  </a:lnTo>
                                  <a:cubicBezTo>
                                    <a:pt x="15034" y="429943"/>
                                    <a:pt x="0" y="414909"/>
                                    <a:pt x="0" y="396363"/>
                                  </a:cubicBezTo>
                                  <a:lnTo>
                                    <a:pt x="0" y="33579"/>
                                  </a:lnTo>
                                  <a:cubicBezTo>
                                    <a:pt x="0" y="15034"/>
                                    <a:pt x="15034" y="0"/>
                                    <a:pt x="33580" y="0"/>
                                  </a:cubicBezTo>
                                  <a:close/>
                                </a:path>
                              </a:pathLst>
                            </a:custGeom>
                            <a:ln w="3358" cap="flat">
                              <a:miter lim="127000"/>
                            </a:ln>
                          </wps:spPr>
                          <wps:style>
                            <a:lnRef idx="1">
                              <a:srgbClr val="000000"/>
                            </a:lnRef>
                            <a:fillRef idx="1">
                              <a:srgbClr val="FFFFFF"/>
                            </a:fillRef>
                            <a:effectRef idx="0">
                              <a:scrgbClr r="0" g="0" b="0"/>
                            </a:effectRef>
                            <a:fontRef idx="none"/>
                          </wps:style>
                          <wps:bodyPr/>
                        </wps:wsp>
                        <wps:wsp>
                          <wps:cNvPr id="609" name="Rectangle 609"/>
                          <wps:cNvSpPr/>
                          <wps:spPr>
                            <a:xfrm>
                              <a:off x="1989422" y="400516"/>
                              <a:ext cx="808233" cy="111650"/>
                            </a:xfrm>
                            <a:prstGeom prst="rect">
                              <a:avLst/>
                            </a:prstGeom>
                            <a:ln>
                              <a:noFill/>
                            </a:ln>
                          </wps:spPr>
                          <wps:txbx>
                            <w:txbxContent>
                              <w:p w14:paraId="4933E3F0" w14:textId="77777777" w:rsidR="00357641" w:rsidRDefault="00000000">
                                <w:pPr>
                                  <w:spacing w:after="160" w:line="259" w:lineRule="auto"/>
                                  <w:ind w:left="0" w:right="0" w:firstLine="0"/>
                                  <w:jc w:val="left"/>
                                </w:pPr>
                                <w:r>
                                  <w:rPr>
                                    <w:w w:val="108"/>
                                    <w:sz w:val="13"/>
                                  </w:rPr>
                                  <w:t>Motion</w:t>
                                </w:r>
                                <w:r>
                                  <w:rPr>
                                    <w:spacing w:val="11"/>
                                    <w:w w:val="108"/>
                                    <w:sz w:val="13"/>
                                  </w:rPr>
                                  <w:t xml:space="preserve"> </w:t>
                                </w:r>
                                <w:r>
                                  <w:rPr>
                                    <w:w w:val="108"/>
                                    <w:sz w:val="13"/>
                                  </w:rPr>
                                  <w:t>Detector</w:t>
                                </w:r>
                              </w:p>
                            </w:txbxContent>
                          </wps:txbx>
                          <wps:bodyPr horzOverflow="overflow" vert="horz" lIns="0" tIns="0" rIns="0" bIns="0" rtlCol="0">
                            <a:noAutofit/>
                          </wps:bodyPr>
                        </wps:wsp>
                        <wps:wsp>
                          <wps:cNvPr id="610" name="Rectangle 610"/>
                          <wps:cNvSpPr/>
                          <wps:spPr>
                            <a:xfrm>
                              <a:off x="2625080" y="403120"/>
                              <a:ext cx="86082" cy="193712"/>
                            </a:xfrm>
                            <a:prstGeom prst="rect">
                              <a:avLst/>
                            </a:prstGeom>
                            <a:ln>
                              <a:noFill/>
                            </a:ln>
                          </wps:spPr>
                          <wps:txbx>
                            <w:txbxContent>
                              <w:p w14:paraId="5EDC54F5" w14:textId="77777777" w:rsidR="00357641" w:rsidRDefault="00000000">
                                <w:pPr>
                                  <w:spacing w:after="160" w:line="259" w:lineRule="auto"/>
                                  <w:ind w:left="0" w:right="0" w:firstLine="0"/>
                                  <w:jc w:val="left"/>
                                </w:pPr>
                                <w:r>
                                  <w:rPr>
                                    <w:rFonts w:ascii="Cambria" w:eastAsia="Cambria" w:hAnsi="Cambria" w:cs="Cambria"/>
                                    <w:sz w:val="13"/>
                                  </w:rPr>
                                  <w:t>D</w:t>
                                </w:r>
                              </w:p>
                            </w:txbxContent>
                          </wps:txbx>
                          <wps:bodyPr horzOverflow="overflow" vert="horz" lIns="0" tIns="0" rIns="0" bIns="0" rtlCol="0">
                            <a:noAutofit/>
                          </wps:bodyPr>
                        </wps:wsp>
                        <wps:wsp>
                          <wps:cNvPr id="63701" name="Rectangle 63701"/>
                          <wps:cNvSpPr/>
                          <wps:spPr>
                            <a:xfrm>
                              <a:off x="1776958" y="518045"/>
                              <a:ext cx="1499903" cy="111650"/>
                            </a:xfrm>
                            <a:prstGeom prst="rect">
                              <a:avLst/>
                            </a:prstGeom>
                            <a:ln>
                              <a:noFill/>
                            </a:ln>
                          </wps:spPr>
                          <wps:txbx>
                            <w:txbxContent>
                              <w:p w14:paraId="29E964A0" w14:textId="77777777" w:rsidR="00357641" w:rsidRDefault="00000000">
                                <w:pPr>
                                  <w:spacing w:after="160" w:line="259" w:lineRule="auto"/>
                                  <w:ind w:left="0" w:right="0" w:firstLine="0"/>
                                  <w:jc w:val="left"/>
                                </w:pPr>
                                <w:r>
                                  <w:rPr>
                                    <w:w w:val="104"/>
                                    <w:sz w:val="13"/>
                                  </w:rPr>
                                  <w:t>e.g.,</w:t>
                                </w:r>
                                <w:r>
                                  <w:rPr>
                                    <w:spacing w:val="11"/>
                                    <w:w w:val="104"/>
                                    <w:sz w:val="13"/>
                                  </w:rPr>
                                  <w:t xml:space="preserve"> </w:t>
                                </w:r>
                                <w:r>
                                  <w:rPr>
                                    <w:w w:val="104"/>
                                    <w:sz w:val="13"/>
                                  </w:rPr>
                                  <w:t>FrameDiff,</w:t>
                                </w:r>
                                <w:r>
                                  <w:rPr>
                                    <w:spacing w:val="11"/>
                                    <w:w w:val="104"/>
                                    <w:sz w:val="13"/>
                                  </w:rPr>
                                  <w:t xml:space="preserve"> </w:t>
                                </w:r>
                                <w:r>
                                  <w:rPr>
                                    <w:w w:val="104"/>
                                    <w:sz w:val="13"/>
                                  </w:rPr>
                                  <w:t>AccMotionDet</w:t>
                                </w:r>
                              </w:p>
                            </w:txbxContent>
                          </wps:txbx>
                          <wps:bodyPr horzOverflow="overflow" vert="horz" lIns="0" tIns="0" rIns="0" bIns="0" rtlCol="0">
                            <a:noAutofit/>
                          </wps:bodyPr>
                        </wps:wsp>
                        <wps:wsp>
                          <wps:cNvPr id="63699" name="Rectangle 63699"/>
                          <wps:cNvSpPr/>
                          <wps:spPr>
                            <a:xfrm>
                              <a:off x="1744302" y="518045"/>
                              <a:ext cx="43432" cy="111650"/>
                            </a:xfrm>
                            <a:prstGeom prst="rect">
                              <a:avLst/>
                            </a:prstGeom>
                            <a:ln>
                              <a:noFill/>
                            </a:ln>
                          </wps:spPr>
                          <wps:txbx>
                            <w:txbxContent>
                              <w:p w14:paraId="3CC7FC27" w14:textId="77777777" w:rsidR="00357641" w:rsidRDefault="00000000">
                                <w:pPr>
                                  <w:spacing w:after="160" w:line="259" w:lineRule="auto"/>
                                  <w:ind w:left="0" w:right="0" w:firstLine="0"/>
                                  <w:jc w:val="left"/>
                                </w:pPr>
                                <w:r>
                                  <w:rPr>
                                    <w:w w:val="116"/>
                                    <w:sz w:val="13"/>
                                  </w:rPr>
                                  <w:t>(</w:t>
                                </w:r>
                              </w:p>
                            </w:txbxContent>
                          </wps:txbx>
                          <wps:bodyPr horzOverflow="overflow" vert="horz" lIns="0" tIns="0" rIns="0" bIns="0" rtlCol="0">
                            <a:noAutofit/>
                          </wps:bodyPr>
                        </wps:wsp>
                        <wps:wsp>
                          <wps:cNvPr id="63700" name="Rectangle 63700"/>
                          <wps:cNvSpPr/>
                          <wps:spPr>
                            <a:xfrm>
                              <a:off x="2904705" y="518045"/>
                              <a:ext cx="43432" cy="111650"/>
                            </a:xfrm>
                            <a:prstGeom prst="rect">
                              <a:avLst/>
                            </a:prstGeom>
                            <a:ln>
                              <a:noFill/>
                            </a:ln>
                          </wps:spPr>
                          <wps:txbx>
                            <w:txbxContent>
                              <w:p w14:paraId="17213DC0" w14:textId="77777777" w:rsidR="00357641" w:rsidRDefault="00000000">
                                <w:pPr>
                                  <w:spacing w:after="160" w:line="259" w:lineRule="auto"/>
                                  <w:ind w:left="0" w:right="0" w:firstLine="0"/>
                                  <w:jc w:val="left"/>
                                </w:pPr>
                                <w:r>
                                  <w:rPr>
                                    <w:w w:val="116"/>
                                    <w:sz w:val="13"/>
                                  </w:rPr>
                                  <w:t>)</w:t>
                                </w:r>
                              </w:p>
                            </w:txbxContent>
                          </wps:txbx>
                          <wps:bodyPr horzOverflow="overflow" vert="horz" lIns="0" tIns="0" rIns="0" bIns="0" rtlCol="0">
                            <a:noAutofit/>
                          </wps:bodyPr>
                        </wps:wsp>
                        <wps:wsp>
                          <wps:cNvPr id="613" name="Shape 613"/>
                          <wps:cNvSpPr/>
                          <wps:spPr>
                            <a:xfrm>
                              <a:off x="3160146" y="293779"/>
                              <a:ext cx="893188" cy="429943"/>
                            </a:xfrm>
                            <a:custGeom>
                              <a:avLst/>
                              <a:gdLst/>
                              <a:ahLst/>
                              <a:cxnLst/>
                              <a:rect l="0" t="0" r="0" b="0"/>
                              <a:pathLst>
                                <a:path w="893188" h="429943">
                                  <a:moveTo>
                                    <a:pt x="33579" y="0"/>
                                  </a:moveTo>
                                  <a:lnTo>
                                    <a:pt x="859608" y="0"/>
                                  </a:lnTo>
                                  <a:cubicBezTo>
                                    <a:pt x="878154" y="0"/>
                                    <a:pt x="893188" y="15034"/>
                                    <a:pt x="893188" y="33579"/>
                                  </a:cubicBezTo>
                                  <a:lnTo>
                                    <a:pt x="893188" y="396363"/>
                                  </a:lnTo>
                                  <a:cubicBezTo>
                                    <a:pt x="893188" y="414909"/>
                                    <a:pt x="878154" y="429943"/>
                                    <a:pt x="859608" y="429943"/>
                                  </a:cubicBezTo>
                                  <a:lnTo>
                                    <a:pt x="33579" y="429943"/>
                                  </a:lnTo>
                                  <a:cubicBezTo>
                                    <a:pt x="15034" y="429943"/>
                                    <a:pt x="0" y="414909"/>
                                    <a:pt x="0" y="396363"/>
                                  </a:cubicBezTo>
                                  <a:lnTo>
                                    <a:pt x="0" y="33579"/>
                                  </a:lnTo>
                                  <a:cubicBezTo>
                                    <a:pt x="0" y="15034"/>
                                    <a:pt x="15034" y="0"/>
                                    <a:pt x="33579" y="0"/>
                                  </a:cubicBezTo>
                                  <a:close/>
                                </a:path>
                              </a:pathLst>
                            </a:custGeom>
                            <a:ln w="3358" cap="flat">
                              <a:miter lim="127000"/>
                            </a:ln>
                          </wps:spPr>
                          <wps:style>
                            <a:lnRef idx="1">
                              <a:srgbClr val="000000"/>
                            </a:lnRef>
                            <a:fillRef idx="1">
                              <a:srgbClr val="FFFFFF"/>
                            </a:fillRef>
                            <a:effectRef idx="0">
                              <a:scrgbClr r="0" g="0" b="0"/>
                            </a:effectRef>
                            <a:fontRef idx="none"/>
                          </wps:style>
                          <wps:bodyPr/>
                        </wps:wsp>
                        <wps:wsp>
                          <wps:cNvPr id="614" name="Rectangle 614"/>
                          <wps:cNvSpPr/>
                          <wps:spPr>
                            <a:xfrm>
                              <a:off x="3331519" y="414016"/>
                              <a:ext cx="732199" cy="111650"/>
                            </a:xfrm>
                            <a:prstGeom prst="rect">
                              <a:avLst/>
                            </a:prstGeom>
                            <a:ln>
                              <a:noFill/>
                            </a:ln>
                          </wps:spPr>
                          <wps:txbx>
                            <w:txbxContent>
                              <w:p w14:paraId="577D99E5" w14:textId="77777777" w:rsidR="00357641" w:rsidRDefault="00000000">
                                <w:pPr>
                                  <w:spacing w:after="160" w:line="259" w:lineRule="auto"/>
                                  <w:ind w:left="0" w:right="0" w:firstLine="0"/>
                                  <w:jc w:val="left"/>
                                </w:pPr>
                                <w:r>
                                  <w:rPr>
                                    <w:w w:val="112"/>
                                    <w:sz w:val="13"/>
                                  </w:rPr>
                                  <w:t>Grid</w:t>
                                </w:r>
                                <w:r>
                                  <w:rPr>
                                    <w:spacing w:val="11"/>
                                    <w:w w:val="112"/>
                                    <w:sz w:val="13"/>
                                  </w:rPr>
                                  <w:t xml:space="preserve"> </w:t>
                                </w:r>
                                <w:r>
                                  <w:rPr>
                                    <w:w w:val="112"/>
                                    <w:sz w:val="13"/>
                                  </w:rPr>
                                  <w:t>Partition:</w:t>
                                </w:r>
                              </w:p>
                            </w:txbxContent>
                          </wps:txbx>
                          <wps:bodyPr horzOverflow="overflow" vert="horz" lIns="0" tIns="0" rIns="0" bIns="0" rtlCol="0">
                            <a:noAutofit/>
                          </wps:bodyPr>
                        </wps:wsp>
                        <wps:wsp>
                          <wps:cNvPr id="615" name="Rectangle 615"/>
                          <wps:cNvSpPr/>
                          <wps:spPr>
                            <a:xfrm>
                              <a:off x="3188129" y="514751"/>
                              <a:ext cx="675035" cy="111650"/>
                            </a:xfrm>
                            <a:prstGeom prst="rect">
                              <a:avLst/>
                            </a:prstGeom>
                            <a:ln>
                              <a:noFill/>
                            </a:ln>
                          </wps:spPr>
                          <wps:txbx>
                            <w:txbxContent>
                              <w:p w14:paraId="11BC9B32" w14:textId="77777777" w:rsidR="00357641" w:rsidRDefault="00000000">
                                <w:pPr>
                                  <w:spacing w:after="160" w:line="259" w:lineRule="auto"/>
                                  <w:ind w:left="0" w:right="0" w:firstLine="0"/>
                                  <w:jc w:val="left"/>
                                </w:pPr>
                                <w:r>
                                  <w:rPr>
                                    <w:sz w:val="13"/>
                                  </w:rPr>
                                  <w:t>Blocks</w:t>
                                </w:r>
                                <w:r>
                                  <w:rPr>
                                    <w:spacing w:val="11"/>
                                    <w:sz w:val="13"/>
                                  </w:rPr>
                                  <w:t xml:space="preserve"> </w:t>
                                </w:r>
                                <w:r>
                                  <w:rPr>
                                    <w:sz w:val="13"/>
                                  </w:rPr>
                                  <w:t>of</w:t>
                                </w:r>
                                <w:r>
                                  <w:rPr>
                                    <w:spacing w:val="11"/>
                                    <w:sz w:val="13"/>
                                  </w:rPr>
                                  <w:t xml:space="preserve"> </w:t>
                                </w:r>
                                <w:r>
                                  <w:rPr>
                                    <w:sz w:val="13"/>
                                  </w:rPr>
                                  <w:t>Size</w:t>
                                </w:r>
                              </w:p>
                            </w:txbxContent>
                          </wps:txbx>
                          <wps:bodyPr horzOverflow="overflow" vert="horz" lIns="0" tIns="0" rIns="0" bIns="0" rtlCol="0">
                            <a:noAutofit/>
                          </wps:bodyPr>
                        </wps:wsp>
                        <wps:wsp>
                          <wps:cNvPr id="616" name="Rectangle 616"/>
                          <wps:cNvSpPr/>
                          <wps:spPr>
                            <a:xfrm>
                              <a:off x="3723634" y="524153"/>
                              <a:ext cx="84631" cy="99145"/>
                            </a:xfrm>
                            <a:prstGeom prst="rect">
                              <a:avLst/>
                            </a:prstGeom>
                            <a:ln>
                              <a:noFill/>
                            </a:ln>
                          </wps:spPr>
                          <wps:txbx>
                            <w:txbxContent>
                              <w:p w14:paraId="44CC7CA4" w14:textId="77777777" w:rsidR="00357641" w:rsidRDefault="00000000">
                                <w:pPr>
                                  <w:spacing w:after="160" w:line="259" w:lineRule="auto"/>
                                  <w:ind w:left="0" w:right="0" w:firstLine="0"/>
                                  <w:jc w:val="left"/>
                                </w:pPr>
                                <w:r>
                                  <w:rPr>
                                    <w:rFonts w:ascii="Cambria" w:eastAsia="Cambria" w:hAnsi="Cambria" w:cs="Cambria"/>
                                    <w:i/>
                                    <w:sz w:val="13"/>
                                  </w:rPr>
                                  <w:t>B</w:t>
                                </w:r>
                              </w:p>
                            </w:txbxContent>
                          </wps:txbx>
                          <wps:bodyPr horzOverflow="overflow" vert="horz" lIns="0" tIns="0" rIns="0" bIns="0" rtlCol="0">
                            <a:noAutofit/>
                          </wps:bodyPr>
                        </wps:wsp>
                        <wps:wsp>
                          <wps:cNvPr id="617" name="Rectangle 617"/>
                          <wps:cNvSpPr/>
                          <wps:spPr>
                            <a:xfrm>
                              <a:off x="3787310" y="554221"/>
                              <a:ext cx="42125" cy="69402"/>
                            </a:xfrm>
                            <a:prstGeom prst="rect">
                              <a:avLst/>
                            </a:prstGeom>
                            <a:ln>
                              <a:noFill/>
                            </a:ln>
                          </wps:spPr>
                          <wps:txbx>
                            <w:txbxContent>
                              <w:p w14:paraId="07783E7A" w14:textId="77777777" w:rsidR="00357641" w:rsidRDefault="00000000">
                                <w:pPr>
                                  <w:spacing w:after="160" w:line="259" w:lineRule="auto"/>
                                  <w:ind w:left="0" w:right="0" w:firstLine="0"/>
                                  <w:jc w:val="left"/>
                                </w:pPr>
                                <w:r>
                                  <w:rPr>
                                    <w:rFonts w:ascii="Cambria" w:eastAsia="Cambria" w:hAnsi="Cambria" w:cs="Cambria"/>
                                    <w:i/>
                                    <w:sz w:val="9"/>
                                  </w:rPr>
                                  <w:t>s</w:t>
                                </w:r>
                              </w:p>
                            </w:txbxContent>
                          </wps:txbx>
                          <wps:bodyPr horzOverflow="overflow" vert="horz" lIns="0" tIns="0" rIns="0" bIns="0" rtlCol="0">
                            <a:noAutofit/>
                          </wps:bodyPr>
                        </wps:wsp>
                        <wps:wsp>
                          <wps:cNvPr id="618" name="Rectangle 618"/>
                          <wps:cNvSpPr/>
                          <wps:spPr>
                            <a:xfrm>
                              <a:off x="3841845" y="517354"/>
                              <a:ext cx="86752" cy="193713"/>
                            </a:xfrm>
                            <a:prstGeom prst="rect">
                              <a:avLst/>
                            </a:prstGeom>
                            <a:ln>
                              <a:noFill/>
                            </a:ln>
                          </wps:spPr>
                          <wps:txbx>
                            <w:txbxContent>
                              <w:p w14:paraId="72C94D32" w14:textId="77777777" w:rsidR="00357641" w:rsidRDefault="00000000">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619" name="Rectangle 619"/>
                          <wps:cNvSpPr/>
                          <wps:spPr>
                            <a:xfrm>
                              <a:off x="3925796" y="524153"/>
                              <a:ext cx="84631" cy="99145"/>
                            </a:xfrm>
                            <a:prstGeom prst="rect">
                              <a:avLst/>
                            </a:prstGeom>
                            <a:ln>
                              <a:noFill/>
                            </a:ln>
                          </wps:spPr>
                          <wps:txbx>
                            <w:txbxContent>
                              <w:p w14:paraId="29221132" w14:textId="77777777" w:rsidR="00357641" w:rsidRDefault="00000000">
                                <w:pPr>
                                  <w:spacing w:after="160" w:line="259" w:lineRule="auto"/>
                                  <w:ind w:left="0" w:right="0" w:firstLine="0"/>
                                  <w:jc w:val="left"/>
                                </w:pPr>
                                <w:r>
                                  <w:rPr>
                                    <w:rFonts w:ascii="Cambria" w:eastAsia="Cambria" w:hAnsi="Cambria" w:cs="Cambria"/>
                                    <w:i/>
                                    <w:sz w:val="13"/>
                                  </w:rPr>
                                  <w:t>B</w:t>
                                </w:r>
                              </w:p>
                            </w:txbxContent>
                          </wps:txbx>
                          <wps:bodyPr horzOverflow="overflow" vert="horz" lIns="0" tIns="0" rIns="0" bIns="0" rtlCol="0">
                            <a:noAutofit/>
                          </wps:bodyPr>
                        </wps:wsp>
                        <wps:wsp>
                          <wps:cNvPr id="620" name="Rectangle 620"/>
                          <wps:cNvSpPr/>
                          <wps:spPr>
                            <a:xfrm>
                              <a:off x="3989465" y="554221"/>
                              <a:ext cx="42125" cy="69402"/>
                            </a:xfrm>
                            <a:prstGeom prst="rect">
                              <a:avLst/>
                            </a:prstGeom>
                            <a:ln>
                              <a:noFill/>
                            </a:ln>
                          </wps:spPr>
                          <wps:txbx>
                            <w:txbxContent>
                              <w:p w14:paraId="15A841BD" w14:textId="77777777" w:rsidR="00357641" w:rsidRDefault="00000000">
                                <w:pPr>
                                  <w:spacing w:after="160" w:line="259" w:lineRule="auto"/>
                                  <w:ind w:left="0" w:right="0" w:firstLine="0"/>
                                  <w:jc w:val="left"/>
                                </w:pPr>
                                <w:r>
                                  <w:rPr>
                                    <w:rFonts w:ascii="Cambria" w:eastAsia="Cambria" w:hAnsi="Cambria" w:cs="Cambria"/>
                                    <w:i/>
                                    <w:sz w:val="9"/>
                                  </w:rPr>
                                  <w:t>s</w:t>
                                </w:r>
                              </w:p>
                            </w:txbxContent>
                          </wps:txbx>
                          <wps:bodyPr horzOverflow="overflow" vert="horz" lIns="0" tIns="0" rIns="0" bIns="0" rtlCol="0">
                            <a:noAutofit/>
                          </wps:bodyPr>
                        </wps:wsp>
                        <wps:wsp>
                          <wps:cNvPr id="621" name="Shape 621"/>
                          <wps:cNvSpPr/>
                          <wps:spPr>
                            <a:xfrm>
                              <a:off x="4206177" y="247503"/>
                              <a:ext cx="1046379" cy="522494"/>
                            </a:xfrm>
                            <a:custGeom>
                              <a:avLst/>
                              <a:gdLst/>
                              <a:ahLst/>
                              <a:cxnLst/>
                              <a:rect l="0" t="0" r="0" b="0"/>
                              <a:pathLst>
                                <a:path w="1046379" h="522494">
                                  <a:moveTo>
                                    <a:pt x="523189" y="0"/>
                                  </a:moveTo>
                                  <a:lnTo>
                                    <a:pt x="1046379" y="261247"/>
                                  </a:lnTo>
                                  <a:lnTo>
                                    <a:pt x="523189" y="522494"/>
                                  </a:lnTo>
                                  <a:lnTo>
                                    <a:pt x="0" y="261247"/>
                                  </a:lnTo>
                                  <a:lnTo>
                                    <a:pt x="523189" y="0"/>
                                  </a:lnTo>
                                  <a:close/>
                                </a:path>
                              </a:pathLst>
                            </a:custGeom>
                            <a:ln w="3358" cap="flat">
                              <a:miter lim="127000"/>
                            </a:ln>
                          </wps:spPr>
                          <wps:style>
                            <a:lnRef idx="1">
                              <a:srgbClr val="000000"/>
                            </a:lnRef>
                            <a:fillRef idx="1">
                              <a:srgbClr val="FFFFFF"/>
                            </a:fillRef>
                            <a:effectRef idx="0">
                              <a:scrgbClr r="0" g="0" b="0"/>
                            </a:effectRef>
                            <a:fontRef idx="none"/>
                          </wps:style>
                          <wps:bodyPr/>
                        </wps:wsp>
                        <wps:wsp>
                          <wps:cNvPr id="622" name="Rectangle 622"/>
                          <wps:cNvSpPr/>
                          <wps:spPr>
                            <a:xfrm>
                              <a:off x="4547096" y="373114"/>
                              <a:ext cx="484943" cy="100485"/>
                            </a:xfrm>
                            <a:prstGeom prst="rect">
                              <a:avLst/>
                            </a:prstGeom>
                            <a:ln>
                              <a:noFill/>
                            </a:ln>
                          </wps:spPr>
                          <wps:txbx>
                            <w:txbxContent>
                              <w:p w14:paraId="4ADDC5E4" w14:textId="77777777" w:rsidR="00357641" w:rsidRDefault="00000000">
                                <w:pPr>
                                  <w:spacing w:after="160" w:line="259" w:lineRule="auto"/>
                                  <w:ind w:left="0" w:right="0" w:firstLine="0"/>
                                  <w:jc w:val="left"/>
                                </w:pPr>
                                <w:r>
                                  <w:rPr>
                                    <w:w w:val="109"/>
                                    <w:sz w:val="12"/>
                                  </w:rPr>
                                  <w:t>Any</w:t>
                                </w:r>
                                <w:r>
                                  <w:rPr>
                                    <w:spacing w:val="11"/>
                                    <w:w w:val="109"/>
                                    <w:sz w:val="12"/>
                                  </w:rPr>
                                  <w:t xml:space="preserve"> </w:t>
                                </w:r>
                                <w:r>
                                  <w:rPr>
                                    <w:w w:val="109"/>
                                    <w:sz w:val="12"/>
                                  </w:rPr>
                                  <w:t>active</w:t>
                                </w:r>
                              </w:p>
                            </w:txbxContent>
                          </wps:txbx>
                          <wps:bodyPr horzOverflow="overflow" vert="horz" lIns="0" tIns="0" rIns="0" bIns="0" rtlCol="0">
                            <a:noAutofit/>
                          </wps:bodyPr>
                        </wps:wsp>
                        <wps:wsp>
                          <wps:cNvPr id="623" name="Rectangle 623"/>
                          <wps:cNvSpPr/>
                          <wps:spPr>
                            <a:xfrm>
                              <a:off x="4639843" y="465457"/>
                              <a:ext cx="238150" cy="100484"/>
                            </a:xfrm>
                            <a:prstGeom prst="rect">
                              <a:avLst/>
                            </a:prstGeom>
                            <a:ln>
                              <a:noFill/>
                            </a:ln>
                          </wps:spPr>
                          <wps:txbx>
                            <w:txbxContent>
                              <w:p w14:paraId="745AC7AB" w14:textId="77777777" w:rsidR="00357641" w:rsidRDefault="00000000">
                                <w:pPr>
                                  <w:spacing w:after="160" w:line="259" w:lineRule="auto"/>
                                  <w:ind w:left="0" w:right="0" w:firstLine="0"/>
                                  <w:jc w:val="left"/>
                                </w:pPr>
                                <w:r>
                                  <w:rPr>
                                    <w:w w:val="105"/>
                                    <w:sz w:val="12"/>
                                  </w:rPr>
                                  <w:t>block</w:t>
                                </w:r>
                              </w:p>
                            </w:txbxContent>
                          </wps:txbx>
                          <wps:bodyPr horzOverflow="overflow" vert="horz" lIns="0" tIns="0" rIns="0" bIns="0" rtlCol="0">
                            <a:noAutofit/>
                          </wps:bodyPr>
                        </wps:wsp>
                        <wps:wsp>
                          <wps:cNvPr id="624" name="Rectangle 624"/>
                          <wps:cNvSpPr/>
                          <wps:spPr>
                            <a:xfrm>
                              <a:off x="4618449" y="566261"/>
                              <a:ext cx="40094" cy="89231"/>
                            </a:xfrm>
                            <a:prstGeom prst="rect">
                              <a:avLst/>
                            </a:prstGeom>
                            <a:ln>
                              <a:noFill/>
                            </a:ln>
                          </wps:spPr>
                          <wps:txbx>
                            <w:txbxContent>
                              <w:p w14:paraId="0BA2B175" w14:textId="77777777" w:rsidR="00357641" w:rsidRDefault="00000000">
                                <w:pPr>
                                  <w:spacing w:after="160" w:line="259" w:lineRule="auto"/>
                                  <w:ind w:left="0" w:right="0" w:firstLine="0"/>
                                  <w:jc w:val="left"/>
                                </w:pPr>
                                <w:r>
                                  <w:rPr>
                                    <w:rFonts w:ascii="Cambria" w:eastAsia="Cambria" w:hAnsi="Cambria" w:cs="Cambria"/>
                                    <w:sz w:val="12"/>
                                  </w:rPr>
                                  <w:t>(</w:t>
                                </w:r>
                              </w:p>
                            </w:txbxContent>
                          </wps:txbx>
                          <wps:bodyPr horzOverflow="overflow" vert="horz" lIns="0" tIns="0" rIns="0" bIns="0" rtlCol="0">
                            <a:noAutofit/>
                          </wps:bodyPr>
                        </wps:wsp>
                        <wps:wsp>
                          <wps:cNvPr id="625" name="Rectangle 625"/>
                          <wps:cNvSpPr/>
                          <wps:spPr>
                            <a:xfrm>
                              <a:off x="4648649" y="566261"/>
                              <a:ext cx="154346" cy="89231"/>
                            </a:xfrm>
                            <a:prstGeom prst="rect">
                              <a:avLst/>
                            </a:prstGeom>
                            <a:ln>
                              <a:noFill/>
                            </a:ln>
                          </wps:spPr>
                          <wps:txbx>
                            <w:txbxContent>
                              <w:p w14:paraId="3FE3FC28" w14:textId="77777777" w:rsidR="00357641" w:rsidRDefault="00000000">
                                <w:pPr>
                                  <w:spacing w:after="160" w:line="259" w:lineRule="auto"/>
                                  <w:ind w:left="0" w:right="0" w:firstLine="0"/>
                                  <w:jc w:val="left"/>
                                </w:pPr>
                                <w:r>
                                  <w:rPr>
                                    <w:rFonts w:ascii="Cambria" w:eastAsia="Cambria" w:hAnsi="Cambria" w:cs="Cambria"/>
                                    <w:i/>
                                    <w:sz w:val="12"/>
                                  </w:rPr>
                                  <w:t>&gt;τ</w:t>
                                </w:r>
                              </w:p>
                            </w:txbxContent>
                          </wps:txbx>
                          <wps:bodyPr horzOverflow="overflow" vert="horz" lIns="0" tIns="0" rIns="0" bIns="0" rtlCol="0">
                            <a:noAutofit/>
                          </wps:bodyPr>
                        </wps:wsp>
                        <wps:wsp>
                          <wps:cNvPr id="626" name="Rectangle 626"/>
                          <wps:cNvSpPr/>
                          <wps:spPr>
                            <a:xfrm>
                              <a:off x="4773450" y="566261"/>
                              <a:ext cx="40093" cy="89231"/>
                            </a:xfrm>
                            <a:prstGeom prst="rect">
                              <a:avLst/>
                            </a:prstGeom>
                            <a:ln>
                              <a:noFill/>
                            </a:ln>
                          </wps:spPr>
                          <wps:txbx>
                            <w:txbxContent>
                              <w:p w14:paraId="3E55080F" w14:textId="77777777" w:rsidR="00357641" w:rsidRDefault="00000000">
                                <w:pPr>
                                  <w:spacing w:after="160" w:line="259" w:lineRule="auto"/>
                                  <w:ind w:left="0" w:right="0" w:firstLine="0"/>
                                  <w:jc w:val="left"/>
                                </w:pPr>
                                <w:r>
                                  <w:rPr>
                                    <w:rFonts w:ascii="Cambria" w:eastAsia="Cambria" w:hAnsi="Cambria" w:cs="Cambria"/>
                                    <w:sz w:val="12"/>
                                  </w:rPr>
                                  <w:t>)</w:t>
                                </w:r>
                              </w:p>
                            </w:txbxContent>
                          </wps:txbx>
                          <wps:bodyPr horzOverflow="overflow" vert="horz" lIns="0" tIns="0" rIns="0" bIns="0" rtlCol="0">
                            <a:noAutofit/>
                          </wps:bodyPr>
                        </wps:wsp>
                        <wps:wsp>
                          <wps:cNvPr id="627" name="Rectangle 627"/>
                          <wps:cNvSpPr/>
                          <wps:spPr>
                            <a:xfrm>
                              <a:off x="4803649" y="557800"/>
                              <a:ext cx="48735" cy="100485"/>
                            </a:xfrm>
                            <a:prstGeom prst="rect">
                              <a:avLst/>
                            </a:prstGeom>
                            <a:ln>
                              <a:noFill/>
                            </a:ln>
                          </wps:spPr>
                          <wps:txbx>
                            <w:txbxContent>
                              <w:p w14:paraId="5E9EB26A" w14:textId="77777777" w:rsidR="00357641" w:rsidRDefault="00000000">
                                <w:pPr>
                                  <w:spacing w:after="160" w:line="259" w:lineRule="auto"/>
                                  <w:ind w:left="0" w:right="0" w:firstLine="0"/>
                                  <w:jc w:val="left"/>
                                </w:pPr>
                                <w:r>
                                  <w:rPr>
                                    <w:w w:val="109"/>
                                    <w:sz w:val="12"/>
                                  </w:rPr>
                                  <w:t>?</w:t>
                                </w:r>
                              </w:p>
                            </w:txbxContent>
                          </wps:txbx>
                          <wps:bodyPr horzOverflow="overflow" vert="horz" lIns="0" tIns="0" rIns="0" bIns="0" rtlCol="0">
                            <a:noAutofit/>
                          </wps:bodyPr>
                        </wps:wsp>
                        <wps:wsp>
                          <wps:cNvPr id="629" name="Shape 629"/>
                          <wps:cNvSpPr/>
                          <wps:spPr>
                            <a:xfrm>
                              <a:off x="5923651" y="389322"/>
                              <a:ext cx="716571" cy="238857"/>
                            </a:xfrm>
                            <a:custGeom>
                              <a:avLst/>
                              <a:gdLst/>
                              <a:ahLst/>
                              <a:cxnLst/>
                              <a:rect l="0" t="0" r="0" b="0"/>
                              <a:pathLst>
                                <a:path w="716571" h="238857">
                                  <a:moveTo>
                                    <a:pt x="33580" y="0"/>
                                  </a:moveTo>
                                  <a:lnTo>
                                    <a:pt x="682992" y="0"/>
                                  </a:lnTo>
                                  <a:cubicBezTo>
                                    <a:pt x="701537" y="0"/>
                                    <a:pt x="716571" y="15034"/>
                                    <a:pt x="716571" y="33579"/>
                                  </a:cubicBezTo>
                                  <a:lnTo>
                                    <a:pt x="716571" y="205277"/>
                                  </a:lnTo>
                                  <a:cubicBezTo>
                                    <a:pt x="716571" y="223823"/>
                                    <a:pt x="701537" y="238857"/>
                                    <a:pt x="682992" y="238857"/>
                                  </a:cubicBezTo>
                                  <a:lnTo>
                                    <a:pt x="33580" y="238857"/>
                                  </a:lnTo>
                                  <a:cubicBezTo>
                                    <a:pt x="15034" y="238857"/>
                                    <a:pt x="0" y="223823"/>
                                    <a:pt x="0" y="205277"/>
                                  </a:cubicBezTo>
                                  <a:lnTo>
                                    <a:pt x="0" y="33579"/>
                                  </a:lnTo>
                                  <a:cubicBezTo>
                                    <a:pt x="0" y="15034"/>
                                    <a:pt x="15034" y="0"/>
                                    <a:pt x="33580" y="0"/>
                                  </a:cubicBezTo>
                                  <a:close/>
                                </a:path>
                              </a:pathLst>
                            </a:custGeom>
                            <a:ln w="16790" cap="flat">
                              <a:miter lim="127000"/>
                            </a:ln>
                          </wps:spPr>
                          <wps:style>
                            <a:lnRef idx="1">
                              <a:srgbClr val="007F00"/>
                            </a:lnRef>
                            <a:fillRef idx="1">
                              <a:srgbClr val="989356"/>
                            </a:fillRef>
                            <a:effectRef idx="0">
                              <a:scrgbClr r="0" g="0" b="0"/>
                            </a:effectRef>
                            <a:fontRef idx="none"/>
                          </wps:style>
                          <wps:bodyPr/>
                        </wps:wsp>
                        <wps:wsp>
                          <wps:cNvPr id="630" name="Rectangle 630"/>
                          <wps:cNvSpPr/>
                          <wps:spPr>
                            <a:xfrm>
                              <a:off x="6162860" y="419568"/>
                              <a:ext cx="316862" cy="111650"/>
                            </a:xfrm>
                            <a:prstGeom prst="rect">
                              <a:avLst/>
                            </a:prstGeom>
                            <a:ln>
                              <a:noFill/>
                            </a:ln>
                          </wps:spPr>
                          <wps:txbx>
                            <w:txbxContent>
                              <w:p w14:paraId="7AFA700D" w14:textId="77777777" w:rsidR="00357641" w:rsidRDefault="00000000">
                                <w:pPr>
                                  <w:spacing w:after="160" w:line="259" w:lineRule="auto"/>
                                  <w:ind w:left="0" w:right="0" w:firstLine="0"/>
                                  <w:jc w:val="left"/>
                                </w:pPr>
                                <w:r>
                                  <w:rPr>
                                    <w:b/>
                                    <w:color w:val="FFFFFF"/>
                                    <w:w w:val="118"/>
                                    <w:sz w:val="13"/>
                                  </w:rPr>
                                  <w:t>PASS</w:t>
                                </w:r>
                              </w:p>
                            </w:txbxContent>
                          </wps:txbx>
                          <wps:bodyPr horzOverflow="overflow" vert="horz" lIns="0" tIns="0" rIns="0" bIns="0" rtlCol="0">
                            <a:noAutofit/>
                          </wps:bodyPr>
                        </wps:wsp>
                        <wps:wsp>
                          <wps:cNvPr id="631" name="Rectangle 631"/>
                          <wps:cNvSpPr/>
                          <wps:spPr>
                            <a:xfrm>
                              <a:off x="5963150" y="529260"/>
                              <a:ext cx="103199" cy="174343"/>
                            </a:xfrm>
                            <a:prstGeom prst="rect">
                              <a:avLst/>
                            </a:prstGeom>
                            <a:ln>
                              <a:noFill/>
                            </a:ln>
                          </wps:spPr>
                          <wps:txbx>
                            <w:txbxContent>
                              <w:p w14:paraId="2B212CBE" w14:textId="77777777" w:rsidR="00357641" w:rsidRDefault="00000000">
                                <w:pPr>
                                  <w:spacing w:after="160" w:line="259" w:lineRule="auto"/>
                                  <w:ind w:left="0" w:right="0" w:firstLine="0"/>
                                  <w:jc w:val="left"/>
                                </w:pPr>
                                <w:r>
                                  <w:rPr>
                                    <w:rFonts w:ascii="Cambria" w:eastAsia="Cambria" w:hAnsi="Cambria" w:cs="Cambria"/>
                                    <w:color w:val="FFFFFF"/>
                                    <w:sz w:val="12"/>
                                  </w:rPr>
                                  <w:t>→</w:t>
                                </w:r>
                              </w:p>
                            </w:txbxContent>
                          </wps:txbx>
                          <wps:bodyPr horzOverflow="overflow" vert="horz" lIns="0" tIns="0" rIns="0" bIns="0" rtlCol="0">
                            <a:noAutofit/>
                          </wps:bodyPr>
                        </wps:wsp>
                        <wps:wsp>
                          <wps:cNvPr id="632" name="Rectangle 632"/>
                          <wps:cNvSpPr/>
                          <wps:spPr>
                            <a:xfrm>
                              <a:off x="6070576" y="527070"/>
                              <a:ext cx="705007" cy="100484"/>
                            </a:xfrm>
                            <a:prstGeom prst="rect">
                              <a:avLst/>
                            </a:prstGeom>
                            <a:ln>
                              <a:noFill/>
                            </a:ln>
                          </wps:spPr>
                          <wps:txbx>
                            <w:txbxContent>
                              <w:p w14:paraId="478E60DB" w14:textId="77777777" w:rsidR="00357641" w:rsidRDefault="00000000">
                                <w:pPr>
                                  <w:spacing w:after="160" w:line="259" w:lineRule="auto"/>
                                  <w:ind w:left="0" w:right="0" w:firstLine="0"/>
                                  <w:jc w:val="left"/>
                                </w:pPr>
                                <w:r>
                                  <w:rPr>
                                    <w:b/>
                                    <w:color w:val="FFFFFF"/>
                                    <w:w w:val="125"/>
                                    <w:sz w:val="12"/>
                                  </w:rPr>
                                  <w:t>BIG</w:t>
                                </w:r>
                                <w:r>
                                  <w:rPr>
                                    <w:b/>
                                    <w:color w:val="FFFFFF"/>
                                    <w:spacing w:val="17"/>
                                    <w:w w:val="125"/>
                                    <w:sz w:val="12"/>
                                  </w:rPr>
                                  <w:t xml:space="preserve"> </w:t>
                                </w:r>
                                <w:r>
                                  <w:rPr>
                                    <w:b/>
                                    <w:color w:val="FFFFFF"/>
                                    <w:w w:val="125"/>
                                    <w:sz w:val="12"/>
                                  </w:rPr>
                                  <w:t>MODEL</w:t>
                                </w:r>
                              </w:p>
                            </w:txbxContent>
                          </wps:txbx>
                          <wps:bodyPr horzOverflow="overflow" vert="horz" lIns="0" tIns="0" rIns="0" bIns="0" rtlCol="0">
                            <a:noAutofit/>
                          </wps:bodyPr>
                        </wps:wsp>
                        <wps:wsp>
                          <wps:cNvPr id="634" name="Shape 634"/>
                          <wps:cNvSpPr/>
                          <wps:spPr>
                            <a:xfrm>
                              <a:off x="5923651" y="867035"/>
                              <a:ext cx="716571" cy="238857"/>
                            </a:xfrm>
                            <a:custGeom>
                              <a:avLst/>
                              <a:gdLst/>
                              <a:ahLst/>
                              <a:cxnLst/>
                              <a:rect l="0" t="0" r="0" b="0"/>
                              <a:pathLst>
                                <a:path w="716571" h="238857">
                                  <a:moveTo>
                                    <a:pt x="33580" y="0"/>
                                  </a:moveTo>
                                  <a:lnTo>
                                    <a:pt x="682992" y="0"/>
                                  </a:lnTo>
                                  <a:cubicBezTo>
                                    <a:pt x="701537" y="0"/>
                                    <a:pt x="716571" y="15034"/>
                                    <a:pt x="716571" y="33580"/>
                                  </a:cubicBezTo>
                                  <a:lnTo>
                                    <a:pt x="716571" y="205277"/>
                                  </a:lnTo>
                                  <a:cubicBezTo>
                                    <a:pt x="716571" y="223823"/>
                                    <a:pt x="701537" y="238857"/>
                                    <a:pt x="682992" y="238857"/>
                                  </a:cubicBezTo>
                                  <a:lnTo>
                                    <a:pt x="33580" y="238857"/>
                                  </a:lnTo>
                                  <a:cubicBezTo>
                                    <a:pt x="15034" y="238857"/>
                                    <a:pt x="0" y="223823"/>
                                    <a:pt x="0" y="205277"/>
                                  </a:cubicBezTo>
                                  <a:lnTo>
                                    <a:pt x="0" y="33580"/>
                                  </a:lnTo>
                                  <a:cubicBezTo>
                                    <a:pt x="0" y="15034"/>
                                    <a:pt x="15034" y="0"/>
                                    <a:pt x="33580" y="0"/>
                                  </a:cubicBezTo>
                                  <a:close/>
                                </a:path>
                              </a:pathLst>
                            </a:custGeom>
                            <a:ln w="16790" cap="flat">
                              <a:miter lim="127000"/>
                            </a:ln>
                          </wps:spPr>
                          <wps:style>
                            <a:lnRef idx="1">
                              <a:srgbClr val="006600"/>
                            </a:lnRef>
                            <a:fillRef idx="1">
                              <a:srgbClr val="008C00"/>
                            </a:fillRef>
                            <a:effectRef idx="0">
                              <a:scrgbClr r="0" g="0" b="0"/>
                            </a:effectRef>
                            <a:fontRef idx="none"/>
                          </wps:style>
                          <wps:bodyPr/>
                        </wps:wsp>
                        <wps:wsp>
                          <wps:cNvPr id="635" name="Rectangle 635"/>
                          <wps:cNvSpPr/>
                          <wps:spPr>
                            <a:xfrm>
                              <a:off x="6114957" y="897461"/>
                              <a:ext cx="308376" cy="111650"/>
                            </a:xfrm>
                            <a:prstGeom prst="rect">
                              <a:avLst/>
                            </a:prstGeom>
                            <a:ln>
                              <a:noFill/>
                            </a:ln>
                          </wps:spPr>
                          <wps:txbx>
                            <w:txbxContent>
                              <w:p w14:paraId="2FA743BE" w14:textId="77777777" w:rsidR="00357641" w:rsidRDefault="00000000">
                                <w:pPr>
                                  <w:spacing w:after="160" w:line="259" w:lineRule="auto"/>
                                  <w:ind w:left="0" w:right="0" w:firstLine="0"/>
                                  <w:jc w:val="left"/>
                                </w:pPr>
                                <w:r>
                                  <w:rPr>
                                    <w:b/>
                                    <w:color w:val="FFFFFF"/>
                                    <w:w w:val="127"/>
                                    <w:sz w:val="13"/>
                                  </w:rPr>
                                  <w:t>SKIP</w:t>
                                </w:r>
                              </w:p>
                            </w:txbxContent>
                          </wps:txbx>
                          <wps:bodyPr horzOverflow="overflow" vert="horz" lIns="0" tIns="0" rIns="0" bIns="0" rtlCol="0">
                            <a:noAutofit/>
                          </wps:bodyPr>
                        </wps:wsp>
                        <wps:wsp>
                          <wps:cNvPr id="636" name="Rectangle 636"/>
                          <wps:cNvSpPr/>
                          <wps:spPr>
                            <a:xfrm>
                              <a:off x="6378968" y="880924"/>
                              <a:ext cx="93005" cy="163678"/>
                            </a:xfrm>
                            <a:prstGeom prst="rect">
                              <a:avLst/>
                            </a:prstGeom>
                            <a:ln>
                              <a:noFill/>
                            </a:ln>
                          </wps:spPr>
                          <wps:txbx>
                            <w:txbxContent>
                              <w:p w14:paraId="7D94E70F" w14:textId="77777777" w:rsidR="00357641" w:rsidRDefault="00000000">
                                <w:pPr>
                                  <w:spacing w:after="160" w:line="259" w:lineRule="auto"/>
                                  <w:ind w:left="0" w:right="0" w:firstLine="0"/>
                                  <w:jc w:val="left"/>
                                </w:pPr>
                                <w:r>
                                  <w:rPr>
                                    <w:color w:val="FFFFFF"/>
                                    <w:w w:val="107"/>
                                    <w:sz w:val="13"/>
                                  </w:rPr>
                                  <w:t>✓</w:t>
                                </w:r>
                              </w:p>
                            </w:txbxContent>
                          </wps:txbx>
                          <wps:bodyPr horzOverflow="overflow" vert="horz" lIns="0" tIns="0" rIns="0" bIns="0" rtlCol="0">
                            <a:noAutofit/>
                          </wps:bodyPr>
                        </wps:wsp>
                        <wps:wsp>
                          <wps:cNvPr id="637" name="Rectangle 637"/>
                          <wps:cNvSpPr/>
                          <wps:spPr>
                            <a:xfrm>
                              <a:off x="6048364" y="1004963"/>
                              <a:ext cx="621402" cy="100486"/>
                            </a:xfrm>
                            <a:prstGeom prst="rect">
                              <a:avLst/>
                            </a:prstGeom>
                            <a:ln>
                              <a:noFill/>
                            </a:ln>
                          </wps:spPr>
                          <wps:txbx>
                            <w:txbxContent>
                              <w:p w14:paraId="14A6589B" w14:textId="77777777" w:rsidR="00357641" w:rsidRDefault="00000000">
                                <w:pPr>
                                  <w:spacing w:after="160" w:line="259" w:lineRule="auto"/>
                                  <w:ind w:left="0" w:right="0" w:firstLine="0"/>
                                  <w:jc w:val="left"/>
                                </w:pPr>
                                <w:r>
                                  <w:rPr>
                                    <w:b/>
                                    <w:color w:val="FFFFFF"/>
                                    <w:w w:val="128"/>
                                    <w:sz w:val="12"/>
                                  </w:rPr>
                                  <w:t>Next</w:t>
                                </w:r>
                                <w:r>
                                  <w:rPr>
                                    <w:b/>
                                    <w:color w:val="FFFFFF"/>
                                    <w:spacing w:val="17"/>
                                    <w:w w:val="128"/>
                                    <w:sz w:val="12"/>
                                  </w:rPr>
                                  <w:t xml:space="preserve"> </w:t>
                                </w:r>
                                <w:r>
                                  <w:rPr>
                                    <w:b/>
                                    <w:color w:val="FFFFFF"/>
                                    <w:w w:val="128"/>
                                    <w:sz w:val="12"/>
                                  </w:rPr>
                                  <w:t>Frame</w:t>
                                </w:r>
                              </w:p>
                            </w:txbxContent>
                          </wps:txbx>
                          <wps:bodyPr horzOverflow="overflow" vert="horz" lIns="0" tIns="0" rIns="0" bIns="0" rtlCol="0">
                            <a:noAutofit/>
                          </wps:bodyPr>
                        </wps:wsp>
                        <wps:wsp>
                          <wps:cNvPr id="638" name="Shape 638"/>
                          <wps:cNvSpPr/>
                          <wps:spPr>
                            <a:xfrm>
                              <a:off x="622708" y="174352"/>
                              <a:ext cx="1718090" cy="44999"/>
                            </a:xfrm>
                            <a:custGeom>
                              <a:avLst/>
                              <a:gdLst/>
                              <a:ahLst/>
                              <a:cxnLst/>
                              <a:rect l="0" t="0" r="0" b="0"/>
                              <a:pathLst>
                                <a:path w="1718090" h="44999">
                                  <a:moveTo>
                                    <a:pt x="0" y="0"/>
                                  </a:moveTo>
                                  <a:lnTo>
                                    <a:pt x="1718090" y="0"/>
                                  </a:lnTo>
                                  <a:lnTo>
                                    <a:pt x="1718090" y="44999"/>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639" name="Shape 639"/>
                          <wps:cNvSpPr/>
                          <wps:spPr>
                            <a:xfrm>
                              <a:off x="2310486" y="211268"/>
                              <a:ext cx="60624" cy="80832"/>
                            </a:xfrm>
                            <a:custGeom>
                              <a:avLst/>
                              <a:gdLst/>
                              <a:ahLst/>
                              <a:cxnLst/>
                              <a:rect l="0" t="0" r="0" b="0"/>
                              <a:pathLst>
                                <a:path w="60624" h="80832">
                                  <a:moveTo>
                                    <a:pt x="0" y="0"/>
                                  </a:moveTo>
                                  <a:lnTo>
                                    <a:pt x="60624" y="0"/>
                                  </a:lnTo>
                                  <a:cubicBezTo>
                                    <a:pt x="46478" y="24250"/>
                                    <a:pt x="34353" y="59277"/>
                                    <a:pt x="30312" y="80832"/>
                                  </a:cubicBezTo>
                                  <a:cubicBezTo>
                                    <a:pt x="26270" y="59277"/>
                                    <a:pt x="14145" y="2425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 name="Rectangle 640"/>
                          <wps:cNvSpPr/>
                          <wps:spPr>
                            <a:xfrm>
                              <a:off x="780484" y="65042"/>
                              <a:ext cx="951397" cy="100486"/>
                            </a:xfrm>
                            <a:prstGeom prst="rect">
                              <a:avLst/>
                            </a:prstGeom>
                            <a:ln>
                              <a:noFill/>
                            </a:ln>
                          </wps:spPr>
                          <wps:txbx>
                            <w:txbxContent>
                              <w:p w14:paraId="7DCD5596" w14:textId="77777777" w:rsidR="00357641" w:rsidRDefault="00000000">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wps:txbx>
                          <wps:bodyPr horzOverflow="overflow" vert="horz" lIns="0" tIns="0" rIns="0" bIns="0" rtlCol="0">
                            <a:noAutofit/>
                          </wps:bodyPr>
                        </wps:wsp>
                        <wps:wsp>
                          <wps:cNvPr id="641" name="Shape 641"/>
                          <wps:cNvSpPr/>
                          <wps:spPr>
                            <a:xfrm>
                              <a:off x="622708" y="798150"/>
                              <a:ext cx="1718090" cy="44999"/>
                            </a:xfrm>
                            <a:custGeom>
                              <a:avLst/>
                              <a:gdLst/>
                              <a:ahLst/>
                              <a:cxnLst/>
                              <a:rect l="0" t="0" r="0" b="0"/>
                              <a:pathLst>
                                <a:path w="1718090" h="44999">
                                  <a:moveTo>
                                    <a:pt x="0" y="44999"/>
                                  </a:moveTo>
                                  <a:lnTo>
                                    <a:pt x="1718090" y="44999"/>
                                  </a:lnTo>
                                  <a:lnTo>
                                    <a:pt x="1718090"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642" name="Shape 642"/>
                          <wps:cNvSpPr/>
                          <wps:spPr>
                            <a:xfrm>
                              <a:off x="2310486" y="725401"/>
                              <a:ext cx="60624" cy="80832"/>
                            </a:xfrm>
                            <a:custGeom>
                              <a:avLst/>
                              <a:gdLst/>
                              <a:ahLst/>
                              <a:cxnLst/>
                              <a:rect l="0" t="0" r="0" b="0"/>
                              <a:pathLst>
                                <a:path w="60624" h="80832">
                                  <a:moveTo>
                                    <a:pt x="30312" y="0"/>
                                  </a:moveTo>
                                  <a:cubicBezTo>
                                    <a:pt x="34353" y="21555"/>
                                    <a:pt x="46478" y="56582"/>
                                    <a:pt x="60624" y="80832"/>
                                  </a:cubicBezTo>
                                  <a:lnTo>
                                    <a:pt x="0" y="80832"/>
                                  </a:lnTo>
                                  <a:cubicBezTo>
                                    <a:pt x="14145" y="56582"/>
                                    <a:pt x="26270" y="21555"/>
                                    <a:pt x="303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 name="Rectangle 643"/>
                          <wps:cNvSpPr/>
                          <wps:spPr>
                            <a:xfrm>
                              <a:off x="780484" y="872520"/>
                              <a:ext cx="951397" cy="100485"/>
                            </a:xfrm>
                            <a:prstGeom prst="rect">
                              <a:avLst/>
                            </a:prstGeom>
                            <a:ln>
                              <a:noFill/>
                            </a:ln>
                          </wps:spPr>
                          <wps:txbx>
                            <w:txbxContent>
                              <w:p w14:paraId="062D95D3" w14:textId="77777777" w:rsidR="00357641" w:rsidRDefault="00000000">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wps:txbx>
                          <wps:bodyPr horzOverflow="overflow" vert="horz" lIns="0" tIns="0" rIns="0" bIns="0" rtlCol="0">
                            <a:noAutofit/>
                          </wps:bodyPr>
                        </wps:wsp>
                        <wps:wsp>
                          <wps:cNvPr id="644" name="Shape 644"/>
                          <wps:cNvSpPr/>
                          <wps:spPr>
                            <a:xfrm>
                              <a:off x="2966954" y="508750"/>
                              <a:ext cx="118765" cy="0"/>
                            </a:xfrm>
                            <a:custGeom>
                              <a:avLst/>
                              <a:gdLst/>
                              <a:ahLst/>
                              <a:cxnLst/>
                              <a:rect l="0" t="0" r="0" b="0"/>
                              <a:pathLst>
                                <a:path w="118765">
                                  <a:moveTo>
                                    <a:pt x="0" y="0"/>
                                  </a:moveTo>
                                  <a:lnTo>
                                    <a:pt x="118765"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645" name="Shape 645"/>
                          <wps:cNvSpPr/>
                          <wps:spPr>
                            <a:xfrm>
                              <a:off x="3077636" y="478438"/>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 name="Shape 646"/>
                          <wps:cNvSpPr/>
                          <wps:spPr>
                            <a:xfrm>
                              <a:off x="4055013" y="508750"/>
                              <a:ext cx="76041" cy="0"/>
                            </a:xfrm>
                            <a:custGeom>
                              <a:avLst/>
                              <a:gdLst/>
                              <a:ahLst/>
                              <a:cxnLst/>
                              <a:rect l="0" t="0" r="0" b="0"/>
                              <a:pathLst>
                                <a:path w="76041">
                                  <a:moveTo>
                                    <a:pt x="0" y="0"/>
                                  </a:moveTo>
                                  <a:lnTo>
                                    <a:pt x="76041"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647" name="Shape 647"/>
                          <wps:cNvSpPr/>
                          <wps:spPr>
                            <a:xfrm>
                              <a:off x="4122971" y="478438"/>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 name="Shape 648"/>
                          <wps:cNvSpPr/>
                          <wps:spPr>
                            <a:xfrm>
                              <a:off x="5254931" y="508750"/>
                              <a:ext cx="587577" cy="0"/>
                            </a:xfrm>
                            <a:custGeom>
                              <a:avLst/>
                              <a:gdLst/>
                              <a:ahLst/>
                              <a:cxnLst/>
                              <a:rect l="0" t="0" r="0" b="0"/>
                              <a:pathLst>
                                <a:path w="587577">
                                  <a:moveTo>
                                    <a:pt x="0" y="0"/>
                                  </a:moveTo>
                                  <a:lnTo>
                                    <a:pt x="587577"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649" name="Shape 649"/>
                          <wps:cNvSpPr/>
                          <wps:spPr>
                            <a:xfrm>
                              <a:off x="5834424" y="478438"/>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 name="Rectangle 650"/>
                          <wps:cNvSpPr/>
                          <wps:spPr>
                            <a:xfrm>
                              <a:off x="5516947" y="409869"/>
                              <a:ext cx="181376" cy="100485"/>
                            </a:xfrm>
                            <a:prstGeom prst="rect">
                              <a:avLst/>
                            </a:prstGeom>
                            <a:ln>
                              <a:noFill/>
                            </a:ln>
                          </wps:spPr>
                          <wps:txbx>
                            <w:txbxContent>
                              <w:p w14:paraId="385F3EF7" w14:textId="77777777" w:rsidR="00357641" w:rsidRDefault="00000000">
                                <w:pPr>
                                  <w:spacing w:after="160" w:line="259" w:lineRule="auto"/>
                                  <w:ind w:left="0" w:right="0" w:firstLine="0"/>
                                  <w:jc w:val="left"/>
                                </w:pPr>
                                <w:r>
                                  <w:rPr>
                                    <w:b/>
                                    <w:color w:val="CC6600"/>
                                    <w:w w:val="116"/>
                                    <w:sz w:val="12"/>
                                  </w:rPr>
                                  <w:t>Yes</w:t>
                                </w:r>
                              </w:p>
                            </w:txbxContent>
                          </wps:txbx>
                          <wps:bodyPr horzOverflow="overflow" vert="horz" lIns="0" tIns="0" rIns="0" bIns="0" rtlCol="0">
                            <a:noAutofit/>
                          </wps:bodyPr>
                        </wps:wsp>
                        <wps:wsp>
                          <wps:cNvPr id="651" name="Shape 651"/>
                          <wps:cNvSpPr/>
                          <wps:spPr>
                            <a:xfrm>
                              <a:off x="4729367" y="772372"/>
                              <a:ext cx="1113141" cy="214092"/>
                            </a:xfrm>
                            <a:custGeom>
                              <a:avLst/>
                              <a:gdLst/>
                              <a:ahLst/>
                              <a:cxnLst/>
                              <a:rect l="0" t="0" r="0" b="0"/>
                              <a:pathLst>
                                <a:path w="1113141" h="214092">
                                  <a:moveTo>
                                    <a:pt x="0" y="0"/>
                                  </a:moveTo>
                                  <a:lnTo>
                                    <a:pt x="0" y="214092"/>
                                  </a:lnTo>
                                  <a:lnTo>
                                    <a:pt x="1113141" y="214092"/>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652" name="Shape 652"/>
                          <wps:cNvSpPr/>
                          <wps:spPr>
                            <a:xfrm>
                              <a:off x="5834424" y="956152"/>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 name="Rectangle 653"/>
                          <wps:cNvSpPr/>
                          <wps:spPr>
                            <a:xfrm>
                              <a:off x="4790690" y="1014931"/>
                              <a:ext cx="152336" cy="100486"/>
                            </a:xfrm>
                            <a:prstGeom prst="rect">
                              <a:avLst/>
                            </a:prstGeom>
                            <a:ln>
                              <a:noFill/>
                            </a:ln>
                          </wps:spPr>
                          <wps:txbx>
                            <w:txbxContent>
                              <w:p w14:paraId="37C41369" w14:textId="77777777" w:rsidR="00357641" w:rsidRDefault="00000000">
                                <w:pPr>
                                  <w:spacing w:after="160" w:line="259" w:lineRule="auto"/>
                                  <w:ind w:left="0" w:right="0" w:firstLine="0"/>
                                  <w:jc w:val="left"/>
                                </w:pPr>
                                <w:r>
                                  <w:rPr>
                                    <w:b/>
                                    <w:w w:val="124"/>
                                    <w:sz w:val="12"/>
                                  </w:rPr>
                                  <w:t>No</w:t>
                                </w:r>
                              </w:p>
                            </w:txbxContent>
                          </wps:txbx>
                          <wps:bodyPr horzOverflow="overflow" vert="horz" lIns="0" tIns="0" rIns="0" bIns="0" rtlCol="0">
                            <a:noAutofit/>
                          </wps:bodyPr>
                        </wps:wsp>
                      </wpg:wgp>
                    </a:graphicData>
                  </a:graphic>
                </wp:inline>
              </w:drawing>
            </mc:Choice>
            <mc:Fallback>
              <w:pict>
                <v:group w14:anchorId="64F80CC9" id="Group 64229" o:spid="_x0000_s1188" style="width:522.85pt;height:87.1pt;mso-position-horizontal-relative:char;mso-position-vertical-relative:line" coordsize="66402,1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">
                  <v:shape id="Shape 592" o:spid="_x0000_s1189" style="position:absolute;left:15971;top:1276;width:37753;height:7623;visibility:visible;mso-wrap-style:square;v-text-anchor:top" coordsize="3775344,762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" path="m67159,l3708185,v37092,,67159,30068,67159,67159l3775344,695140v,37091,-30067,67159,-67159,67159l67159,762299c30068,762299,,732231,,695140l,67159c,30068,30068,,67159,xe" fillcolor="#f7f7ff" strokecolor="#4c4cff" strokeweight=".46639mm">
                    <v:stroke miterlimit="83231f" joinstyle="miter"/>
                    <v:path arrowok="t" textboxrect="0,0,3775344,762299"/>
                  </v:shape>
                  <v:rect id="Rectangle 593" o:spid="_x0000_s1190" style="position:absolute;left:31995;width:649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073A4B5D" w14:textId="77777777" w:rsidR="00357641" w:rsidRDefault="00000000">
                          <w:pPr>
                            <w:spacing w:after="160" w:line="259" w:lineRule="auto"/>
                            <w:ind w:left="0" w:right="0" w:firstLine="0"/>
                            <w:jc w:val="left"/>
                          </w:pPr>
                          <w:r>
                            <w:rPr>
                              <w:b/>
                              <w:color w:val="4C4CFF"/>
                              <w:w w:val="124"/>
                              <w:sz w:val="12"/>
                            </w:rPr>
                            <w:t>Skip</w:t>
                          </w:r>
                          <w:r>
                            <w:rPr>
                              <w:b/>
                              <w:color w:val="4C4CFF"/>
                              <w:spacing w:val="17"/>
                              <w:w w:val="124"/>
                              <w:sz w:val="12"/>
                            </w:rPr>
                            <w:t xml:space="preserve"> </w:t>
                          </w:r>
                          <w:r>
                            <w:rPr>
                              <w:b/>
                              <w:color w:val="4C4CFF"/>
                              <w:w w:val="124"/>
                              <w:sz w:val="12"/>
                            </w:rPr>
                            <w:t>module</w:t>
                          </w:r>
                        </w:p>
                      </w:txbxContent>
                    </v:textbox>
                  </v:rect>
                  <v:rect id="Rectangle 594" o:spid="_x0000_s1191" style="position:absolute;left:37173;top:21;width:62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14FCE04A" w14:textId="77777777" w:rsidR="00357641" w:rsidRDefault="00000000">
                          <w:pPr>
                            <w:spacing w:after="160" w:line="259" w:lineRule="auto"/>
                            <w:ind w:left="0" w:right="0" w:firstLine="0"/>
                            <w:jc w:val="left"/>
                          </w:pPr>
                          <w:r>
                            <w:rPr>
                              <w:rFonts w:ascii="Cambria" w:eastAsia="Cambria" w:hAnsi="Cambria" w:cs="Cambria"/>
                              <w:color w:val="4C4CFF"/>
                              <w:sz w:val="12"/>
                            </w:rPr>
                            <w:t>S</w:t>
                          </w:r>
                        </w:p>
                      </w:txbxContent>
                    </v:textbox>
                  </v:rect>
                  <v:shape id="Shape 596" o:spid="_x0000_s1192" style="position:absolute;top:668;width:6210;height:2150;visibility:visible;mso-wrap-style:square;v-text-anchor:top" coordsize="621029,21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" path="m33580,l587450,v18546,,33579,15034,33579,33579l621029,181390v,18546,-15033,33580,-33579,33580l33580,214970c15034,214970,,199936,,181390l,33579c,15034,15034,,33580,xe" fillcolor="#ccf" strokecolor="#b2b2b2" strokeweight=".09328mm">
                    <v:stroke miterlimit="83231f" joinstyle="miter"/>
                    <v:path arrowok="t" textboxrect="0,0,621029,214970"/>
                  </v:shape>
                  <v:rect id="Rectangle 597" o:spid="_x0000_s1193" style="position:absolute;left:1462;top:1276;width:305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650A0F9" w14:textId="77777777" w:rsidR="00357641" w:rsidRDefault="00000000">
                          <w:pPr>
                            <w:spacing w:after="160" w:line="259" w:lineRule="auto"/>
                            <w:ind w:left="0" w:right="0" w:firstLine="0"/>
                            <w:jc w:val="left"/>
                          </w:pPr>
                          <w:r>
                            <w:rPr>
                              <w:w w:val="107"/>
                              <w:sz w:val="13"/>
                            </w:rPr>
                            <w:t>Frame</w:t>
                          </w:r>
                        </w:p>
                      </w:txbxContent>
                    </v:textbox>
                  </v:rect>
                  <v:rect id="Rectangle 598" o:spid="_x0000_s1194" style="position:absolute;left:4041;top:1370;width:546;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0B318951" w14:textId="77777777" w:rsidR="00357641" w:rsidRDefault="00000000">
                          <w:pPr>
                            <w:spacing w:after="160" w:line="259" w:lineRule="auto"/>
                            <w:ind w:left="0" w:right="0" w:firstLine="0"/>
                            <w:jc w:val="left"/>
                          </w:pPr>
                          <w:r>
                            <w:rPr>
                              <w:rFonts w:ascii="Cambria" w:eastAsia="Cambria" w:hAnsi="Cambria" w:cs="Cambria"/>
                              <w:i/>
                              <w:sz w:val="13"/>
                            </w:rPr>
                            <w:t>f</w:t>
                          </w:r>
                        </w:p>
                      </w:txbxContent>
                    </v:textbox>
                  </v:rect>
                  <v:rect id="Rectangle 599" o:spid="_x0000_s1195" style="position:absolute;left:4452;top:1671;width:33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83BE4FC" w14:textId="77777777" w:rsidR="00357641" w:rsidRDefault="00000000">
                          <w:pPr>
                            <w:spacing w:after="160" w:line="259" w:lineRule="auto"/>
                            <w:ind w:left="0" w:right="0" w:firstLine="0"/>
                            <w:jc w:val="left"/>
                          </w:pPr>
                          <w:r>
                            <w:rPr>
                              <w:rFonts w:ascii="Cambria" w:eastAsia="Cambria" w:hAnsi="Cambria" w:cs="Cambria"/>
                              <w:i/>
                              <w:sz w:val="9"/>
                            </w:rPr>
                            <w:t>t</w:t>
                          </w:r>
                        </w:p>
                      </w:txbxContent>
                    </v:textbox>
                  </v:rect>
                  <v:shape id="Shape 601" o:spid="_x0000_s1196" style="position:absolute;top:7356;width:6210;height:2150;visibility:visible;mso-wrap-style:square;v-text-anchor:top" coordsize="621029,21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" path="m33580,l587450,v18546,,33579,15034,33579,33579l621029,181390v,18546,-15033,33580,-33579,33580l33580,214970c15034,214970,,199936,,181390l,33579c,15034,15034,,33580,xe" fillcolor="#ffe5cc" strokecolor="#b2b2b2" strokeweight=".09328mm">
                    <v:stroke miterlimit="83231f" joinstyle="miter"/>
                    <v:path arrowok="t" textboxrect="0,0,621029,214970"/>
                  </v:shape>
                  <v:rect id="Rectangle 602" o:spid="_x0000_s1197" style="position:absolute;left:1032;top:7948;width:3059;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7888C742" w14:textId="77777777" w:rsidR="00357641" w:rsidRDefault="00000000">
                          <w:pPr>
                            <w:spacing w:after="160" w:line="259" w:lineRule="auto"/>
                            <w:ind w:left="0" w:right="0" w:firstLine="0"/>
                            <w:jc w:val="left"/>
                          </w:pPr>
                          <w:r>
                            <w:rPr>
                              <w:w w:val="107"/>
                              <w:sz w:val="13"/>
                            </w:rPr>
                            <w:t>Frame</w:t>
                          </w:r>
                        </w:p>
                      </w:txbxContent>
                    </v:textbox>
                  </v:rect>
                  <v:rect id="Rectangle 603" o:spid="_x0000_s1198" style="position:absolute;left:3611;top:8042;width:54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C726D26" w14:textId="77777777" w:rsidR="00357641" w:rsidRDefault="00000000">
                          <w:pPr>
                            <w:spacing w:after="160" w:line="259" w:lineRule="auto"/>
                            <w:ind w:left="0" w:right="0" w:firstLine="0"/>
                            <w:jc w:val="left"/>
                          </w:pPr>
                          <w:r>
                            <w:rPr>
                              <w:rFonts w:ascii="Cambria" w:eastAsia="Cambria" w:hAnsi="Cambria" w:cs="Cambria"/>
                              <w:i/>
                              <w:sz w:val="13"/>
                            </w:rPr>
                            <w:t>f</w:t>
                          </w:r>
                        </w:p>
                      </w:txbxContent>
                    </v:textbox>
                  </v:rect>
                  <v:rect id="Rectangle 604" o:spid="_x0000_s1199" style="position:absolute;left:4022;top:8343;width:33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29890994" w14:textId="77777777" w:rsidR="00357641" w:rsidRDefault="00000000">
                          <w:pPr>
                            <w:spacing w:after="160" w:line="259" w:lineRule="auto"/>
                            <w:ind w:left="0" w:right="0" w:firstLine="0"/>
                            <w:jc w:val="left"/>
                          </w:pPr>
                          <w:r>
                            <w:rPr>
                              <w:rFonts w:ascii="Cambria" w:eastAsia="Cambria" w:hAnsi="Cambria" w:cs="Cambria"/>
                              <w:i/>
                              <w:sz w:val="9"/>
                            </w:rPr>
                            <w:t>t</w:t>
                          </w:r>
                        </w:p>
                      </w:txbxContent>
                    </v:textbox>
                  </v:rect>
                  <v:rect id="Rectangle 605" o:spid="_x0000_s1200" style="position:absolute;left:4276;top:8291;width:6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255ED370" w14:textId="77777777" w:rsidR="00357641" w:rsidRDefault="00000000">
                          <w:pPr>
                            <w:spacing w:after="160" w:line="259" w:lineRule="auto"/>
                            <w:ind w:left="0" w:right="0" w:firstLine="0"/>
                            <w:jc w:val="left"/>
                          </w:pPr>
                          <w:r>
                            <w:rPr>
                              <w:rFonts w:ascii="Cambria" w:eastAsia="Cambria" w:hAnsi="Cambria" w:cs="Cambria"/>
                              <w:sz w:val="9"/>
                            </w:rPr>
                            <w:t>−</w:t>
                          </w:r>
                        </w:p>
                      </w:txbxContent>
                    </v:textbox>
                  </v:rect>
                  <v:rect id="Rectangle 606" o:spid="_x0000_s1201" style="position:absolute;left:4800;top:8343;width:445;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1BE48E80" w14:textId="77777777" w:rsidR="00357641" w:rsidRDefault="00000000">
                          <w:pPr>
                            <w:spacing w:after="160" w:line="259" w:lineRule="auto"/>
                            <w:ind w:left="0" w:right="0" w:firstLine="0"/>
                            <w:jc w:val="left"/>
                          </w:pPr>
                          <w:r>
                            <w:rPr>
                              <w:rFonts w:ascii="Cambria" w:eastAsia="Cambria" w:hAnsi="Cambria" w:cs="Cambria"/>
                              <w:sz w:val="9"/>
                            </w:rPr>
                            <w:t>1</w:t>
                          </w:r>
                        </w:p>
                      </w:txbxContent>
                    </v:textbox>
                  </v:rect>
                  <v:shape id="Shape 608" o:spid="_x0000_s1202" style="position:absolute;left:17163;top:2937;width:12489;height:4300;visibility:visible;mso-wrap-style:square;v-text-anchor:top" coordsize="1248954,42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" path="m33580,l1215374,v18546,,33580,15034,33580,33579l1248954,396363v,18546,-15034,33580,-33580,33580l33580,429943c15034,429943,,414909,,396363l,33579c,15034,15034,,33580,xe" strokeweight=".09328mm">
                    <v:stroke miterlimit="83231f" joinstyle="miter"/>
                    <v:path arrowok="t" textboxrect="0,0,1248954,429943"/>
                  </v:shape>
                  <v:rect id="Rectangle 609" o:spid="_x0000_s1203" style="position:absolute;left:19894;top:4005;width:8082;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4933E3F0" w14:textId="77777777" w:rsidR="00357641" w:rsidRDefault="00000000">
                          <w:pPr>
                            <w:spacing w:after="160" w:line="259" w:lineRule="auto"/>
                            <w:ind w:left="0" w:right="0" w:firstLine="0"/>
                            <w:jc w:val="left"/>
                          </w:pPr>
                          <w:r>
                            <w:rPr>
                              <w:w w:val="108"/>
                              <w:sz w:val="13"/>
                            </w:rPr>
                            <w:t>Motion</w:t>
                          </w:r>
                          <w:r>
                            <w:rPr>
                              <w:spacing w:val="11"/>
                              <w:w w:val="108"/>
                              <w:sz w:val="13"/>
                            </w:rPr>
                            <w:t xml:space="preserve"> </w:t>
                          </w:r>
                          <w:r>
                            <w:rPr>
                              <w:w w:val="108"/>
                              <w:sz w:val="13"/>
                            </w:rPr>
                            <w:t>Detector</w:t>
                          </w:r>
                        </w:p>
                      </w:txbxContent>
                    </v:textbox>
                  </v:rect>
                  <v:rect id="Rectangle 610" o:spid="_x0000_s1204" style="position:absolute;left:26250;top:4031;width:86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5EDC54F5" w14:textId="77777777" w:rsidR="00357641" w:rsidRDefault="00000000">
                          <w:pPr>
                            <w:spacing w:after="160" w:line="259" w:lineRule="auto"/>
                            <w:ind w:left="0" w:right="0" w:firstLine="0"/>
                            <w:jc w:val="left"/>
                          </w:pPr>
                          <w:r>
                            <w:rPr>
                              <w:rFonts w:ascii="Cambria" w:eastAsia="Cambria" w:hAnsi="Cambria" w:cs="Cambria"/>
                              <w:sz w:val="13"/>
                            </w:rPr>
                            <w:t>D</w:t>
                          </w:r>
                        </w:p>
                      </w:txbxContent>
                    </v:textbox>
                  </v:rect>
                  <v:rect id="Rectangle 63701" o:spid="_x0000_s1205" style="position:absolute;left:17769;top:5180;width:14999;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" filled="f" stroked="f">
                    <v:textbox inset="0,0,0,0">
                      <w:txbxContent>
                        <w:p w14:paraId="29E964A0" w14:textId="77777777" w:rsidR="00357641" w:rsidRDefault="00000000">
                          <w:pPr>
                            <w:spacing w:after="160" w:line="259" w:lineRule="auto"/>
                            <w:ind w:left="0" w:right="0" w:firstLine="0"/>
                            <w:jc w:val="left"/>
                          </w:pPr>
                          <w:r>
                            <w:rPr>
                              <w:w w:val="104"/>
                              <w:sz w:val="13"/>
                            </w:rPr>
                            <w:t>e.g.,</w:t>
                          </w:r>
                          <w:r>
                            <w:rPr>
                              <w:spacing w:val="11"/>
                              <w:w w:val="104"/>
                              <w:sz w:val="13"/>
                            </w:rPr>
                            <w:t xml:space="preserve"> </w:t>
                          </w:r>
                          <w:r>
                            <w:rPr>
                              <w:w w:val="104"/>
                              <w:sz w:val="13"/>
                            </w:rPr>
                            <w:t>FrameDiff,</w:t>
                          </w:r>
                          <w:r>
                            <w:rPr>
                              <w:spacing w:val="11"/>
                              <w:w w:val="104"/>
                              <w:sz w:val="13"/>
                            </w:rPr>
                            <w:t xml:space="preserve"> </w:t>
                          </w:r>
                          <w:r>
                            <w:rPr>
                              <w:w w:val="104"/>
                              <w:sz w:val="13"/>
                            </w:rPr>
                            <w:t>AccMotionDet</w:t>
                          </w:r>
                        </w:p>
                      </w:txbxContent>
                    </v:textbox>
                  </v:rect>
                  <v:rect id="Rectangle 63699" o:spid="_x0000_s1206" style="position:absolute;left:17443;top:5180;width:434;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" filled="f" stroked="f">
                    <v:textbox inset="0,0,0,0">
                      <w:txbxContent>
                        <w:p w14:paraId="3CC7FC27" w14:textId="77777777" w:rsidR="00357641" w:rsidRDefault="00000000">
                          <w:pPr>
                            <w:spacing w:after="160" w:line="259" w:lineRule="auto"/>
                            <w:ind w:left="0" w:right="0" w:firstLine="0"/>
                            <w:jc w:val="left"/>
                          </w:pPr>
                          <w:r>
                            <w:rPr>
                              <w:w w:val="116"/>
                              <w:sz w:val="13"/>
                            </w:rPr>
                            <w:t>(</w:t>
                          </w:r>
                        </w:p>
                      </w:txbxContent>
                    </v:textbox>
                  </v:rect>
                  <v:rect id="Rectangle 63700" o:spid="_x0000_s1207" style="position:absolute;left:29047;top:5180;width:434;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" filled="f" stroked="f">
                    <v:textbox inset="0,0,0,0">
                      <w:txbxContent>
                        <w:p w14:paraId="17213DC0" w14:textId="77777777" w:rsidR="00357641" w:rsidRDefault="00000000">
                          <w:pPr>
                            <w:spacing w:after="160" w:line="259" w:lineRule="auto"/>
                            <w:ind w:left="0" w:right="0" w:firstLine="0"/>
                            <w:jc w:val="left"/>
                          </w:pPr>
                          <w:r>
                            <w:rPr>
                              <w:w w:val="116"/>
                              <w:sz w:val="13"/>
                            </w:rPr>
                            <w:t>)</w:t>
                          </w:r>
                        </w:p>
                      </w:txbxContent>
                    </v:textbox>
                  </v:rect>
                  <v:shape id="Shape 613" o:spid="_x0000_s1208" style="position:absolute;left:31601;top:2937;width:8932;height:4300;visibility:visible;mso-wrap-style:square;v-text-anchor:top" coordsize="893188,42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" path="m33579,l859608,v18546,,33580,15034,33580,33579l893188,396363v,18546,-15034,33580,-33580,33580l33579,429943c15034,429943,,414909,,396363l,33579c,15034,15034,,33579,xe" strokeweight=".09328mm">
                    <v:stroke miterlimit="83231f" joinstyle="miter"/>
                    <v:path arrowok="t" textboxrect="0,0,893188,429943"/>
                  </v:shape>
                  <v:rect id="Rectangle 614" o:spid="_x0000_s1209" style="position:absolute;left:33315;top:4140;width:7322;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577D99E5" w14:textId="77777777" w:rsidR="00357641" w:rsidRDefault="00000000">
                          <w:pPr>
                            <w:spacing w:after="160" w:line="259" w:lineRule="auto"/>
                            <w:ind w:left="0" w:right="0" w:firstLine="0"/>
                            <w:jc w:val="left"/>
                          </w:pPr>
                          <w:r>
                            <w:rPr>
                              <w:w w:val="112"/>
                              <w:sz w:val="13"/>
                            </w:rPr>
                            <w:t>Grid</w:t>
                          </w:r>
                          <w:r>
                            <w:rPr>
                              <w:spacing w:val="11"/>
                              <w:w w:val="112"/>
                              <w:sz w:val="13"/>
                            </w:rPr>
                            <w:t xml:space="preserve"> </w:t>
                          </w:r>
                          <w:r>
                            <w:rPr>
                              <w:w w:val="112"/>
                              <w:sz w:val="13"/>
                            </w:rPr>
                            <w:t>Partition:</w:t>
                          </w:r>
                        </w:p>
                      </w:txbxContent>
                    </v:textbox>
                  </v:rect>
                  <v:rect id="Rectangle 615" o:spid="_x0000_s1210" style="position:absolute;left:31881;top:5147;width:6750;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11BC9B32" w14:textId="77777777" w:rsidR="00357641" w:rsidRDefault="00000000">
                          <w:pPr>
                            <w:spacing w:after="160" w:line="259" w:lineRule="auto"/>
                            <w:ind w:left="0" w:right="0" w:firstLine="0"/>
                            <w:jc w:val="left"/>
                          </w:pPr>
                          <w:r>
                            <w:rPr>
                              <w:sz w:val="13"/>
                            </w:rPr>
                            <w:t>Blocks</w:t>
                          </w:r>
                          <w:r>
                            <w:rPr>
                              <w:spacing w:val="11"/>
                              <w:sz w:val="13"/>
                            </w:rPr>
                            <w:t xml:space="preserve"> </w:t>
                          </w:r>
                          <w:r>
                            <w:rPr>
                              <w:sz w:val="13"/>
                            </w:rPr>
                            <w:t>of</w:t>
                          </w:r>
                          <w:r>
                            <w:rPr>
                              <w:spacing w:val="11"/>
                              <w:sz w:val="13"/>
                            </w:rPr>
                            <w:t xml:space="preserve"> </w:t>
                          </w:r>
                          <w:r>
                            <w:rPr>
                              <w:sz w:val="13"/>
                            </w:rPr>
                            <w:t>Size</w:t>
                          </w:r>
                        </w:p>
                      </w:txbxContent>
                    </v:textbox>
                  </v:rect>
                  <v:rect id="Rectangle 616" o:spid="_x0000_s1211" style="position:absolute;left:37236;top:5241;width:84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44CC7CA4" w14:textId="77777777" w:rsidR="00357641" w:rsidRDefault="00000000">
                          <w:pPr>
                            <w:spacing w:after="160" w:line="259" w:lineRule="auto"/>
                            <w:ind w:left="0" w:right="0" w:firstLine="0"/>
                            <w:jc w:val="left"/>
                          </w:pPr>
                          <w:r>
                            <w:rPr>
                              <w:rFonts w:ascii="Cambria" w:eastAsia="Cambria" w:hAnsi="Cambria" w:cs="Cambria"/>
                              <w:i/>
                              <w:sz w:val="13"/>
                            </w:rPr>
                            <w:t>B</w:t>
                          </w:r>
                        </w:p>
                      </w:txbxContent>
                    </v:textbox>
                  </v:rect>
                  <v:rect id="Rectangle 617" o:spid="_x0000_s1212" style="position:absolute;left:37873;top:5542;width:42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07783E7A" w14:textId="77777777" w:rsidR="00357641" w:rsidRDefault="00000000">
                          <w:pPr>
                            <w:spacing w:after="160" w:line="259" w:lineRule="auto"/>
                            <w:ind w:left="0" w:right="0" w:firstLine="0"/>
                            <w:jc w:val="left"/>
                          </w:pPr>
                          <w:r>
                            <w:rPr>
                              <w:rFonts w:ascii="Cambria" w:eastAsia="Cambria" w:hAnsi="Cambria" w:cs="Cambria"/>
                              <w:i/>
                              <w:sz w:val="9"/>
                            </w:rPr>
                            <w:t>s</w:t>
                          </w:r>
                        </w:p>
                      </w:txbxContent>
                    </v:textbox>
                  </v:rect>
                  <v:rect id="Rectangle 618" o:spid="_x0000_s1213" style="position:absolute;left:38418;top:5173;width:867;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72C94D32" w14:textId="77777777" w:rsidR="00357641" w:rsidRDefault="00000000">
                          <w:pPr>
                            <w:spacing w:after="160" w:line="259" w:lineRule="auto"/>
                            <w:ind w:left="0" w:right="0" w:firstLine="0"/>
                            <w:jc w:val="left"/>
                          </w:pPr>
                          <w:r>
                            <w:rPr>
                              <w:rFonts w:ascii="Cambria" w:eastAsia="Cambria" w:hAnsi="Cambria" w:cs="Cambria"/>
                              <w:sz w:val="13"/>
                            </w:rPr>
                            <w:t>×</w:t>
                          </w:r>
                        </w:p>
                      </w:txbxContent>
                    </v:textbox>
                  </v:rect>
                  <v:rect id="Rectangle 619" o:spid="_x0000_s1214" style="position:absolute;left:39257;top:5241;width:847;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29221132" w14:textId="77777777" w:rsidR="00357641" w:rsidRDefault="00000000">
                          <w:pPr>
                            <w:spacing w:after="160" w:line="259" w:lineRule="auto"/>
                            <w:ind w:left="0" w:right="0" w:firstLine="0"/>
                            <w:jc w:val="left"/>
                          </w:pPr>
                          <w:r>
                            <w:rPr>
                              <w:rFonts w:ascii="Cambria" w:eastAsia="Cambria" w:hAnsi="Cambria" w:cs="Cambria"/>
                              <w:i/>
                              <w:sz w:val="13"/>
                            </w:rPr>
                            <w:t>B</w:t>
                          </w:r>
                        </w:p>
                      </w:txbxContent>
                    </v:textbox>
                  </v:rect>
                  <v:rect id="Rectangle 620" o:spid="_x0000_s1215" style="position:absolute;left:39894;top:5542;width:42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15A841BD" w14:textId="77777777" w:rsidR="00357641" w:rsidRDefault="00000000">
                          <w:pPr>
                            <w:spacing w:after="160" w:line="259" w:lineRule="auto"/>
                            <w:ind w:left="0" w:right="0" w:firstLine="0"/>
                            <w:jc w:val="left"/>
                          </w:pPr>
                          <w:r>
                            <w:rPr>
                              <w:rFonts w:ascii="Cambria" w:eastAsia="Cambria" w:hAnsi="Cambria" w:cs="Cambria"/>
                              <w:i/>
                              <w:sz w:val="9"/>
                            </w:rPr>
                            <w:t>s</w:t>
                          </w:r>
                        </w:p>
                      </w:txbxContent>
                    </v:textbox>
                  </v:rect>
                  <v:shape id="Shape 621" o:spid="_x0000_s1216" style="position:absolute;left:42061;top:2475;width:10464;height:5224;visibility:visible;mso-wrap-style:square;v-text-anchor:top" coordsize="1046379,52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" path="m523189,r523190,261247l523189,522494,,261247,523189,xe" strokeweight=".09328mm">
                    <v:stroke miterlimit="83231f" joinstyle="miter"/>
                    <v:path arrowok="t" textboxrect="0,0,1046379,522494"/>
                  </v:shape>
                  <v:rect id="Rectangle 622" o:spid="_x0000_s1217" style="position:absolute;left:45470;top:3731;width:485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4ADDC5E4" w14:textId="77777777" w:rsidR="00357641" w:rsidRDefault="00000000">
                          <w:pPr>
                            <w:spacing w:after="160" w:line="259" w:lineRule="auto"/>
                            <w:ind w:left="0" w:right="0" w:firstLine="0"/>
                            <w:jc w:val="left"/>
                          </w:pPr>
                          <w:r>
                            <w:rPr>
                              <w:w w:val="109"/>
                              <w:sz w:val="12"/>
                            </w:rPr>
                            <w:t>Any</w:t>
                          </w:r>
                          <w:r>
                            <w:rPr>
                              <w:spacing w:val="11"/>
                              <w:w w:val="109"/>
                              <w:sz w:val="12"/>
                            </w:rPr>
                            <w:t xml:space="preserve"> </w:t>
                          </w:r>
                          <w:r>
                            <w:rPr>
                              <w:w w:val="109"/>
                              <w:sz w:val="12"/>
                            </w:rPr>
                            <w:t>active</w:t>
                          </w:r>
                        </w:p>
                      </w:txbxContent>
                    </v:textbox>
                  </v:rect>
                  <v:rect id="Rectangle 623" o:spid="_x0000_s1218" style="position:absolute;left:46398;top:4654;width:238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745AC7AB" w14:textId="77777777" w:rsidR="00357641" w:rsidRDefault="00000000">
                          <w:pPr>
                            <w:spacing w:after="160" w:line="259" w:lineRule="auto"/>
                            <w:ind w:left="0" w:right="0" w:firstLine="0"/>
                            <w:jc w:val="left"/>
                          </w:pPr>
                          <w:r>
                            <w:rPr>
                              <w:w w:val="105"/>
                              <w:sz w:val="12"/>
                            </w:rPr>
                            <w:t>block</w:t>
                          </w:r>
                        </w:p>
                      </w:txbxContent>
                    </v:textbox>
                  </v:rect>
                  <v:rect id="Rectangle 624" o:spid="_x0000_s1219" style="position:absolute;left:46184;top:5662;width:401;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0BA2B175" w14:textId="77777777" w:rsidR="00357641" w:rsidRDefault="00000000">
                          <w:pPr>
                            <w:spacing w:after="160" w:line="259" w:lineRule="auto"/>
                            <w:ind w:left="0" w:right="0" w:firstLine="0"/>
                            <w:jc w:val="left"/>
                          </w:pPr>
                          <w:r>
                            <w:rPr>
                              <w:rFonts w:ascii="Cambria" w:eastAsia="Cambria" w:hAnsi="Cambria" w:cs="Cambria"/>
                              <w:sz w:val="12"/>
                            </w:rPr>
                            <w:t>(</w:t>
                          </w:r>
                        </w:p>
                      </w:txbxContent>
                    </v:textbox>
                  </v:rect>
                  <v:rect id="Rectangle 625" o:spid="_x0000_s1220" style="position:absolute;left:46486;top:5662;width:1543;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3FE3FC28" w14:textId="77777777" w:rsidR="00357641" w:rsidRDefault="00000000">
                          <w:pPr>
                            <w:spacing w:after="160" w:line="259" w:lineRule="auto"/>
                            <w:ind w:left="0" w:right="0" w:firstLine="0"/>
                            <w:jc w:val="left"/>
                          </w:pPr>
                          <w:r>
                            <w:rPr>
                              <w:rFonts w:ascii="Cambria" w:eastAsia="Cambria" w:hAnsi="Cambria" w:cs="Cambria"/>
                              <w:i/>
                              <w:sz w:val="12"/>
                            </w:rPr>
                            <w:t>&gt;τ</w:t>
                          </w:r>
                        </w:p>
                      </w:txbxContent>
                    </v:textbox>
                  </v:rect>
                  <v:rect id="Rectangle 626" o:spid="_x0000_s1221" style="position:absolute;left:47734;top:5662;width:401;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3E55080F" w14:textId="77777777" w:rsidR="00357641" w:rsidRDefault="00000000">
                          <w:pPr>
                            <w:spacing w:after="160" w:line="259" w:lineRule="auto"/>
                            <w:ind w:left="0" w:right="0" w:firstLine="0"/>
                            <w:jc w:val="left"/>
                          </w:pPr>
                          <w:r>
                            <w:rPr>
                              <w:rFonts w:ascii="Cambria" w:eastAsia="Cambria" w:hAnsi="Cambria" w:cs="Cambria"/>
                              <w:sz w:val="12"/>
                            </w:rPr>
                            <w:t>)</w:t>
                          </w:r>
                        </w:p>
                      </w:txbxContent>
                    </v:textbox>
                  </v:rect>
                  <v:rect id="Rectangle 627" o:spid="_x0000_s1222" style="position:absolute;left:48036;top:5578;width:48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5E9EB26A" w14:textId="77777777" w:rsidR="00357641" w:rsidRDefault="00000000">
                          <w:pPr>
                            <w:spacing w:after="160" w:line="259" w:lineRule="auto"/>
                            <w:ind w:left="0" w:right="0" w:firstLine="0"/>
                            <w:jc w:val="left"/>
                          </w:pPr>
                          <w:r>
                            <w:rPr>
                              <w:w w:val="109"/>
                              <w:sz w:val="12"/>
                            </w:rPr>
                            <w:t>?</w:t>
                          </w:r>
                        </w:p>
                      </w:txbxContent>
                    </v:textbox>
                  </v:rect>
                  <v:shape id="Shape 629" o:spid="_x0000_s1223" style="position:absolute;left:59236;top:3893;width:7166;height:2388;visibility:visible;mso-wrap-style:square;v-text-anchor:top" coordsize="716571,23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" path="m33580,l682992,v18545,,33579,15034,33579,33579l716571,205277v,18546,-15034,33580,-33579,33580l33580,238857c15034,238857,,223823,,205277l,33579c,15034,15034,,33580,xe" fillcolor="#989356" strokecolor="#007f00" strokeweight=".46639mm">
                    <v:stroke miterlimit="83231f" joinstyle="miter"/>
                    <v:path arrowok="t" textboxrect="0,0,716571,238857"/>
                  </v:shape>
                  <v:rect id="Rectangle 630" o:spid="_x0000_s1224" style="position:absolute;left:61628;top:4195;width:316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7AFA700D" w14:textId="77777777" w:rsidR="00357641" w:rsidRDefault="00000000">
                          <w:pPr>
                            <w:spacing w:after="160" w:line="259" w:lineRule="auto"/>
                            <w:ind w:left="0" w:right="0" w:firstLine="0"/>
                            <w:jc w:val="left"/>
                          </w:pPr>
                          <w:r>
                            <w:rPr>
                              <w:b/>
                              <w:color w:val="FFFFFF"/>
                              <w:w w:val="118"/>
                              <w:sz w:val="13"/>
                            </w:rPr>
                            <w:t>PASS</w:t>
                          </w:r>
                        </w:p>
                      </w:txbxContent>
                    </v:textbox>
                  </v:rect>
                  <v:rect id="Rectangle 631" o:spid="_x0000_s1225" style="position:absolute;left:59631;top:5292;width:1032;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2B212CBE" w14:textId="77777777" w:rsidR="00357641" w:rsidRDefault="00000000">
                          <w:pPr>
                            <w:spacing w:after="160" w:line="259" w:lineRule="auto"/>
                            <w:ind w:left="0" w:right="0" w:firstLine="0"/>
                            <w:jc w:val="left"/>
                          </w:pPr>
                          <w:r>
                            <w:rPr>
                              <w:rFonts w:ascii="Cambria" w:eastAsia="Cambria" w:hAnsi="Cambria" w:cs="Cambria"/>
                              <w:color w:val="FFFFFF"/>
                              <w:sz w:val="12"/>
                            </w:rPr>
                            <w:t>→</w:t>
                          </w:r>
                        </w:p>
                      </w:txbxContent>
                    </v:textbox>
                  </v:rect>
                  <v:rect id="Rectangle 632" o:spid="_x0000_s1226" style="position:absolute;left:60705;top:5270;width:705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478E60DB" w14:textId="77777777" w:rsidR="00357641" w:rsidRDefault="00000000">
                          <w:pPr>
                            <w:spacing w:after="160" w:line="259" w:lineRule="auto"/>
                            <w:ind w:left="0" w:right="0" w:firstLine="0"/>
                            <w:jc w:val="left"/>
                          </w:pPr>
                          <w:r>
                            <w:rPr>
                              <w:b/>
                              <w:color w:val="FFFFFF"/>
                              <w:w w:val="125"/>
                              <w:sz w:val="12"/>
                            </w:rPr>
                            <w:t>BIG</w:t>
                          </w:r>
                          <w:r>
                            <w:rPr>
                              <w:b/>
                              <w:color w:val="FFFFFF"/>
                              <w:spacing w:val="17"/>
                              <w:w w:val="125"/>
                              <w:sz w:val="12"/>
                            </w:rPr>
                            <w:t xml:space="preserve"> </w:t>
                          </w:r>
                          <w:r>
                            <w:rPr>
                              <w:b/>
                              <w:color w:val="FFFFFF"/>
                              <w:w w:val="125"/>
                              <w:sz w:val="12"/>
                            </w:rPr>
                            <w:t>MODEL</w:t>
                          </w:r>
                        </w:p>
                      </w:txbxContent>
                    </v:textbox>
                  </v:rect>
                  <v:shape id="Shape 634" o:spid="_x0000_s1227" style="position:absolute;left:59236;top:8670;width:7166;height:2388;visibility:visible;mso-wrap-style:square;v-text-anchor:top" coordsize="716571,23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" path="m33580,l682992,v18545,,33579,15034,33579,33580l716571,205277v,18546,-15034,33580,-33579,33580l33580,238857c15034,238857,,223823,,205277l,33580c,15034,15034,,33580,xe" fillcolor="#008c00" strokecolor="#060" strokeweight=".46639mm">
                    <v:stroke miterlimit="83231f" joinstyle="miter"/>
                    <v:path arrowok="t" textboxrect="0,0,716571,238857"/>
                  </v:shape>
                  <v:rect id="Rectangle 635" o:spid="_x0000_s1228" style="position:absolute;left:61149;top:8974;width:3084;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2FA743BE" w14:textId="77777777" w:rsidR="00357641" w:rsidRDefault="00000000">
                          <w:pPr>
                            <w:spacing w:after="160" w:line="259" w:lineRule="auto"/>
                            <w:ind w:left="0" w:right="0" w:firstLine="0"/>
                            <w:jc w:val="left"/>
                          </w:pPr>
                          <w:r>
                            <w:rPr>
                              <w:b/>
                              <w:color w:val="FFFFFF"/>
                              <w:w w:val="127"/>
                              <w:sz w:val="13"/>
                            </w:rPr>
                            <w:t>SKIP</w:t>
                          </w:r>
                        </w:p>
                      </w:txbxContent>
                    </v:textbox>
                  </v:rect>
                  <v:rect id="Rectangle 636" o:spid="_x0000_s1229" style="position:absolute;left:63789;top:8809;width:930;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7D94E70F" w14:textId="77777777" w:rsidR="00357641" w:rsidRDefault="00000000">
                          <w:pPr>
                            <w:spacing w:after="160" w:line="259" w:lineRule="auto"/>
                            <w:ind w:left="0" w:right="0" w:firstLine="0"/>
                            <w:jc w:val="left"/>
                          </w:pPr>
                          <w:r>
                            <w:rPr>
                              <w:color w:val="FFFFFF"/>
                              <w:w w:val="107"/>
                              <w:sz w:val="13"/>
                            </w:rPr>
                            <w:t>✓</w:t>
                          </w:r>
                        </w:p>
                      </w:txbxContent>
                    </v:textbox>
                  </v:rect>
                  <v:rect id="Rectangle 637" o:spid="_x0000_s1230" style="position:absolute;left:60483;top:10049;width:62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14A6589B" w14:textId="77777777" w:rsidR="00357641" w:rsidRDefault="00000000">
                          <w:pPr>
                            <w:spacing w:after="160" w:line="259" w:lineRule="auto"/>
                            <w:ind w:left="0" w:right="0" w:firstLine="0"/>
                            <w:jc w:val="left"/>
                          </w:pPr>
                          <w:r>
                            <w:rPr>
                              <w:b/>
                              <w:color w:val="FFFFFF"/>
                              <w:w w:val="128"/>
                              <w:sz w:val="12"/>
                            </w:rPr>
                            <w:t>Next</w:t>
                          </w:r>
                          <w:r>
                            <w:rPr>
                              <w:b/>
                              <w:color w:val="FFFFFF"/>
                              <w:spacing w:val="17"/>
                              <w:w w:val="128"/>
                              <w:sz w:val="12"/>
                            </w:rPr>
                            <w:t xml:space="preserve"> </w:t>
                          </w:r>
                          <w:r>
                            <w:rPr>
                              <w:b/>
                              <w:color w:val="FFFFFF"/>
                              <w:w w:val="128"/>
                              <w:sz w:val="12"/>
                            </w:rPr>
                            <w:t>Frame</w:t>
                          </w:r>
                        </w:p>
                      </w:txbxContent>
                    </v:textbox>
                  </v:rect>
                  <v:shape id="Shape 638" o:spid="_x0000_s1231" style="position:absolute;left:6227;top:1743;width:17180;height:450;visibility:visible;mso-wrap-style:square;v-text-anchor:top" coordsize="1718090,44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" path="m,l1718090,r,44999e" filled="f" strokeweight=".53081mm">
                    <v:stroke miterlimit="83231f" joinstyle="miter"/>
                    <v:path arrowok="t" textboxrect="0,0,1718090,44999"/>
                  </v:shape>
                  <v:shape id="Shape 639" o:spid="_x0000_s1232" style="position:absolute;left:23104;top:2112;width:607;height:809;visibility:visible;mso-wrap-style:square;v-text-anchor:top" coordsize="60624,8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" path="m,l60624,c46478,24250,34353,59277,30312,80832,26270,59277,14145,24250,,xe" fillcolor="black" stroked="f" strokeweight="0">
                    <v:stroke miterlimit="83231f" joinstyle="miter"/>
                    <v:path arrowok="t" textboxrect="0,0,60624,80832"/>
                  </v:shape>
                  <v:rect id="Rectangle 640" o:spid="_x0000_s1233" style="position:absolute;left:7804;top:650;width:95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7DCD5596" w14:textId="77777777" w:rsidR="00357641" w:rsidRDefault="00000000">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v:textbox>
                  </v:rect>
                  <v:shape id="Shape 641" o:spid="_x0000_s1234" style="position:absolute;left:6227;top:7981;width:17180;height:450;visibility:visible;mso-wrap-style:square;v-text-anchor:top" coordsize="1718090,44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" path="m,44999r1718090,l1718090,e" filled="f" strokeweight=".53081mm">
                    <v:stroke miterlimit="83231f" joinstyle="miter"/>
                    <v:path arrowok="t" textboxrect="0,0,1718090,44999"/>
                  </v:shape>
                  <v:shape id="Shape 642" o:spid="_x0000_s1235" style="position:absolute;left:23104;top:7254;width:607;height:808;visibility:visible;mso-wrap-style:square;v-text-anchor:top" coordsize="60624,8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" path="m30312,v4041,21555,16166,56582,30312,80832l,80832c14145,56582,26270,21555,30312,xe" fillcolor="black" stroked="f" strokeweight="0">
                    <v:stroke miterlimit="83231f" joinstyle="miter"/>
                    <v:path arrowok="t" textboxrect="0,0,60624,80832"/>
                  </v:shape>
                  <v:rect id="Rectangle 643" o:spid="_x0000_s1236" style="position:absolute;left:7804;top:8725;width:95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062D95D3" w14:textId="77777777" w:rsidR="00357641" w:rsidRDefault="00000000">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v:textbox>
                  </v:rect>
                  <v:shape id="Shape 644" o:spid="_x0000_s1237" style="position:absolute;left:29669;top:5087;width:1188;height:0;visibility:visible;mso-wrap-style:square;v-text-anchor:top" coordsize="118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" path="m,l118765,e" filled="f" strokeweight=".53081mm">
                    <v:stroke miterlimit="83231f" joinstyle="miter"/>
                    <v:path arrowok="t" textboxrect="0,0,118765,0"/>
                  </v:shape>
                  <v:shape id="Shape 645" o:spid="_x0000_s1238" style="position:absolute;left:30776;top:4784;width:808;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" path="m,c24250,14146,59277,26270,80832,30312,59277,34353,24250,46478,,60624l,xe" fillcolor="black" stroked="f" strokeweight="0">
                    <v:stroke miterlimit="83231f" joinstyle="miter"/>
                    <v:path arrowok="t" textboxrect="0,0,80832,60624"/>
                  </v:shape>
                  <v:shape id="Shape 646" o:spid="_x0000_s1239" style="position:absolute;left:40550;top:5087;width:760;height:0;visibility:visible;mso-wrap-style:square;v-text-anchor:top" coordsize="76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" path="m,l76041,e" filled="f" strokeweight=".53081mm">
                    <v:stroke miterlimit="83231f" joinstyle="miter"/>
                    <v:path arrowok="t" textboxrect="0,0,76041,0"/>
                  </v:shape>
                  <v:shape id="Shape 647" o:spid="_x0000_s1240" style="position:absolute;left:41229;top:4784;width:809;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" path="m,c24250,14146,59277,26270,80832,30312,59277,34353,24250,46478,,60624l,xe" fillcolor="black" stroked="f" strokeweight="0">
                    <v:stroke miterlimit="83231f" joinstyle="miter"/>
                    <v:path arrowok="t" textboxrect="0,0,80832,60624"/>
                  </v:shape>
                  <v:shape id="Shape 648" o:spid="_x0000_s1241" style="position:absolute;left:52549;top:5087;width:5876;height:0;visibility:visible;mso-wrap-style:square;v-text-anchor:top" coordsize="587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" path="m,l587577,e" filled="f" strokeweight=".53081mm">
                    <v:stroke miterlimit="83231f" joinstyle="miter"/>
                    <v:path arrowok="t" textboxrect="0,0,587577,0"/>
                  </v:shape>
                  <v:shape id="Shape 649" o:spid="_x0000_s1242" style="position:absolute;left:58344;top:4784;width:808;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" path="m,c24250,14146,59277,26270,80832,30312,59277,34353,24250,46478,,60624l,xe" fillcolor="black" stroked="f" strokeweight="0">
                    <v:stroke miterlimit="83231f" joinstyle="miter"/>
                    <v:path arrowok="t" textboxrect="0,0,80832,60624"/>
                  </v:shape>
                  <v:rect id="Rectangle 650" o:spid="_x0000_s1243" style="position:absolute;left:55169;top:4098;width:18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385F3EF7" w14:textId="77777777" w:rsidR="00357641" w:rsidRDefault="00000000">
                          <w:pPr>
                            <w:spacing w:after="160" w:line="259" w:lineRule="auto"/>
                            <w:ind w:left="0" w:right="0" w:firstLine="0"/>
                            <w:jc w:val="left"/>
                          </w:pPr>
                          <w:r>
                            <w:rPr>
                              <w:b/>
                              <w:color w:val="CC6600"/>
                              <w:w w:val="116"/>
                              <w:sz w:val="12"/>
                            </w:rPr>
                            <w:t>Yes</w:t>
                          </w:r>
                        </w:p>
                      </w:txbxContent>
                    </v:textbox>
                  </v:rect>
                  <v:shape id="Shape 651" o:spid="_x0000_s1244" style="position:absolute;left:47293;top:7723;width:11132;height:2141;visibility:visible;mso-wrap-style:square;v-text-anchor:top" coordsize="1113141,214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" path="m,l,214092r1113141,e" filled="f" strokeweight=".53081mm">
                    <v:stroke miterlimit="83231f" joinstyle="miter"/>
                    <v:path arrowok="t" textboxrect="0,0,1113141,214092"/>
                  </v:shape>
                  <v:shape id="Shape 652" o:spid="_x0000_s1245" style="position:absolute;left:58344;top:9561;width:808;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" path="m,c24250,14146,59277,26270,80832,30312,59277,34353,24250,46478,,60624l,xe" fillcolor="black" stroked="f" strokeweight="0">
                    <v:stroke miterlimit="83231f" joinstyle="miter"/>
                    <v:path arrowok="t" textboxrect="0,0,80832,60624"/>
                  </v:shape>
                  <v:rect id="Rectangle 653" o:spid="_x0000_s1246" style="position:absolute;left:47906;top:10149;width:152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37C41369" w14:textId="77777777" w:rsidR="00357641" w:rsidRDefault="00000000">
                          <w:pPr>
                            <w:spacing w:after="160" w:line="259" w:lineRule="auto"/>
                            <w:ind w:left="0" w:right="0" w:firstLine="0"/>
                            <w:jc w:val="left"/>
                          </w:pPr>
                          <w:r>
                            <w:rPr>
                              <w:b/>
                              <w:w w:val="124"/>
                              <w:sz w:val="12"/>
                            </w:rPr>
                            <w:t>No</w:t>
                          </w:r>
                        </w:p>
                      </w:txbxContent>
                    </v:textbox>
                  </v:rect>
                  <w10:anchorlock/>
                </v:group>
              </w:pict>
            </mc:Fallback>
          </mc:AlternateContent>
        </w:r>
      </w:del>
    </w:p>
    <w:p w14:paraId="666B87C7" w14:textId="71BB55F5" w:rsidR="00357641" w:rsidDel="001A26E9" w:rsidRDefault="00000000">
      <w:pPr>
        <w:spacing w:after="418" w:line="265" w:lineRule="auto"/>
        <w:ind w:left="620" w:right="589" w:hanging="10"/>
        <w:jc w:val="center"/>
        <w:rPr>
          <w:del w:id="474" w:author="cs park" w:date="2026-05-27T18:34:00Z" w16du:dateUtc="2026-05-27T09:34:00Z"/>
        </w:rPr>
      </w:pPr>
      <w:del w:id="475" w:author="cs park" w:date="2026-05-27T18:34:00Z" w16du:dateUtc="2026-05-27T09:34:00Z">
        <w:r w:rsidDel="001A26E9">
          <w:delText>Figure 2: Skip Module for Fire and Smoke Detection</w:delText>
        </w:r>
      </w:del>
    </w:p>
    <w:p w14:paraId="2173F453" w14:textId="77777777" w:rsidR="001A26E9" w:rsidRDefault="001A26E9">
      <w:pPr>
        <w:pStyle w:val="Heading2"/>
        <w:tabs>
          <w:tab w:val="center" w:pos="1834"/>
        </w:tabs>
        <w:spacing w:after="0"/>
        <w:ind w:left="0" w:firstLine="0"/>
        <w:rPr>
          <w:ins w:id="476" w:author="cs park" w:date="2026-05-27T18:34:00Z" w16du:dateUtc="2026-05-27T09:34:00Z"/>
          <w:rFonts w:eastAsiaTheme="minorEastAsia"/>
          <w:lang w:eastAsia="ko-KR"/>
        </w:rPr>
      </w:pPr>
    </w:p>
    <w:p w14:paraId="4644CB23" w14:textId="071A9287" w:rsidR="00357641" w:rsidRDefault="00000000">
      <w:pPr>
        <w:pStyle w:val="Heading2"/>
        <w:tabs>
          <w:tab w:val="center" w:pos="1834"/>
        </w:tabs>
        <w:spacing w:after="0"/>
        <w:ind w:left="0" w:firstLine="0"/>
        <w:rPr>
          <w:ins w:id="477" w:author="cs park" w:date="2026-05-27T18:25:00Z" w16du:dateUtc="2026-05-27T09:25:00Z"/>
          <w:rFonts w:eastAsiaTheme="minorEastAsia"/>
          <w:lang w:eastAsia="ko-KR"/>
        </w:rPr>
      </w:pPr>
      <w:r>
        <w:t>3.2</w:t>
      </w:r>
      <w:r>
        <w:tab/>
        <w:t>Skip Module Design</w:t>
      </w:r>
    </w:p>
    <w:p w14:paraId="6452C76A" w14:textId="77777777" w:rsidR="007E5FE4" w:rsidRDefault="007E5FE4" w:rsidP="007E5FE4">
      <w:pPr>
        <w:rPr>
          <w:ins w:id="478" w:author="cs park" w:date="2026-05-27T18:34:00Z" w16du:dateUtc="2026-05-27T09:34:00Z"/>
          <w:rFonts w:eastAsiaTheme="minorEastAsia"/>
          <w:lang w:eastAsia="ko-KR"/>
        </w:rPr>
      </w:pPr>
    </w:p>
    <w:p w14:paraId="231265B5" w14:textId="577531A1" w:rsidR="000604B4" w:rsidRDefault="001A26E9" w:rsidP="001A26E9">
      <w:pPr>
        <w:spacing w:after="269"/>
        <w:ind w:left="47" w:right="20"/>
        <w:rPr>
          <w:ins w:id="479" w:author="cs park" w:date="2026-05-27T20:39:00Z" w16du:dateUtc="2026-05-27T11:39:00Z"/>
          <w:rFonts w:eastAsiaTheme="minorEastAsia"/>
          <w:lang w:eastAsia="ko-KR"/>
        </w:rPr>
      </w:pPr>
      <w:ins w:id="480" w:author="cs park" w:date="2026-05-27T18:34:00Z" w16du:dateUtc="2026-05-27T09:34:00Z">
        <w:r w:rsidRPr="001A26E9">
          <w:t>The proposed skip module is designed to suppress redundant DL inference by selectively identifying informative frames in continuous video streams.</w:t>
        </w:r>
        <w:r>
          <w:rPr>
            <w:rFonts w:eastAsiaTheme="minorEastAsia" w:hint="eastAsia"/>
            <w:lang w:eastAsia="ko-KR"/>
          </w:rPr>
          <w:t xml:space="preserve"> </w:t>
        </w:r>
        <w:r>
          <w:t xml:space="preserve">Figure </w:t>
        </w:r>
        <w:r>
          <w:rPr>
            <w:color w:val="0000FF"/>
          </w:rPr>
          <w:t xml:space="preserve">2 </w:t>
        </w:r>
      </w:ins>
      <w:ins w:id="481" w:author="cs park" w:date="2026-05-27T18:39:00Z" w16du:dateUtc="2026-05-27T09:39:00Z">
        <w:r>
          <w:rPr>
            <w:rFonts w:eastAsiaTheme="minorEastAsia" w:hint="eastAsia"/>
            <w:color w:val="0000FF"/>
            <w:lang w:eastAsia="ko-KR"/>
          </w:rPr>
          <w:t xml:space="preserve">illustrates the </w:t>
        </w:r>
      </w:ins>
      <w:ins w:id="482" w:author="cs park" w:date="2026-05-27T18:41:00Z" w16du:dateUtc="2026-05-27T09:41:00Z">
        <w:r>
          <w:rPr>
            <w:rFonts w:eastAsiaTheme="minorEastAsia" w:hint="eastAsia"/>
            <w:color w:val="0000FF"/>
            <w:lang w:eastAsia="ko-KR"/>
          </w:rPr>
          <w:t xml:space="preserve">procedure of the </w:t>
        </w:r>
      </w:ins>
      <w:ins w:id="483" w:author="cs park" w:date="2026-05-27T18:39:00Z" w16du:dateUtc="2026-05-27T09:39:00Z">
        <w:r>
          <w:rPr>
            <w:rFonts w:eastAsiaTheme="minorEastAsia" w:hint="eastAsia"/>
            <w:color w:val="0000FF"/>
            <w:lang w:eastAsia="ko-KR"/>
          </w:rPr>
          <w:t xml:space="preserve">proposed skip module where Bs, </w:t>
        </w:r>
      </w:ins>
      <w:ins w:id="484" w:author="cs park" w:date="2026-05-27T18:40:00Z" w16du:dateUtc="2026-05-27T09:40:00Z">
        <w:r w:rsidRPr="001A26E9">
          <w:rPr>
            <w:rFonts w:ascii="Cambria" w:eastAsia="Cambria" w:hAnsi="Cambria" w:cs="Cambria"/>
            <w:i/>
            <w:color w:val="EE0000"/>
            <w:sz w:val="12"/>
            <w:rPrChange w:id="485" w:author="cs park" w:date="2026-05-27T18:42:00Z" w16du:dateUtc="2026-05-27T09:42:00Z">
              <w:rPr>
                <w:rFonts w:ascii="Cambria" w:eastAsia="Cambria" w:hAnsi="Cambria" w:cs="Cambria"/>
                <w:i/>
                <w:sz w:val="12"/>
              </w:rPr>
            </w:rPrChange>
          </w:rPr>
          <w:t>τ</w:t>
        </w:r>
        <w:r w:rsidRPr="001A26E9">
          <w:rPr>
            <w:rFonts w:ascii="Cambria" w:eastAsiaTheme="minorEastAsia" w:hAnsi="Cambria" w:cs="Cambria"/>
            <w:i/>
            <w:color w:val="EE0000"/>
            <w:sz w:val="12"/>
            <w:lang w:eastAsia="ko-KR"/>
            <w:rPrChange w:id="486" w:author="cs park" w:date="2026-05-27T18:42:00Z" w16du:dateUtc="2026-05-27T09:42:00Z">
              <w:rPr>
                <w:rFonts w:ascii="Cambria" w:eastAsiaTheme="minorEastAsia" w:hAnsi="Cambria" w:cs="Cambria"/>
                <w:i/>
                <w:sz w:val="12"/>
                <w:lang w:eastAsia="ko-KR"/>
              </w:rPr>
            </w:rPrChange>
          </w:rPr>
          <w:t xml:space="preserve"> ….</w:t>
        </w:r>
      </w:ins>
      <w:ins w:id="487" w:author="cs park" w:date="2026-05-27T18:34:00Z" w16du:dateUtc="2026-05-27T09:34:00Z">
        <w:r w:rsidRPr="001A26E9">
          <w:rPr>
            <w:color w:val="EE0000"/>
            <w:rPrChange w:id="488" w:author="cs park" w:date="2026-05-27T18:42:00Z" w16du:dateUtc="2026-05-27T09:42:00Z">
              <w:rPr/>
            </w:rPrChange>
          </w:rPr>
          <w:t xml:space="preserve"> </w:t>
        </w:r>
      </w:ins>
      <w:ins w:id="489" w:author="cs park" w:date="2026-05-27T18:41:00Z" w16du:dateUtc="2026-05-27T09:41:00Z">
        <w:r w:rsidRPr="001A26E9">
          <w:rPr>
            <w:rFonts w:eastAsiaTheme="minorEastAsia"/>
            <w:color w:val="EE0000"/>
            <w:lang w:eastAsia="ko-KR"/>
            <w:rPrChange w:id="490" w:author="cs park" w:date="2026-05-27T18:42:00Z" w16du:dateUtc="2026-05-27T09:42:00Z">
              <w:rPr>
                <w:rFonts w:eastAsiaTheme="minorEastAsia"/>
                <w:lang w:eastAsia="ko-KR"/>
              </w:rPr>
            </w:rPrChange>
          </w:rPr>
          <w:t>(define symbols in Figure 2 here).</w:t>
        </w:r>
        <w:r>
          <w:rPr>
            <w:rFonts w:eastAsiaTheme="minorEastAsia" w:hint="eastAsia"/>
            <w:lang w:eastAsia="ko-KR"/>
          </w:rPr>
          <w:t xml:space="preserve"> </w:t>
        </w:r>
      </w:ins>
      <w:ins w:id="491" w:author="cs park" w:date="2026-05-27T18:40:00Z" w16du:dateUtc="2026-05-27T09:40:00Z">
        <w:r>
          <w:rPr>
            <w:rFonts w:eastAsiaTheme="minorEastAsia" w:hint="eastAsia"/>
            <w:lang w:eastAsia="ko-KR"/>
          </w:rPr>
          <w:t xml:space="preserve">Further </w:t>
        </w:r>
      </w:ins>
      <w:ins w:id="492" w:author="cs park" w:date="2026-05-27T18:34:00Z" w16du:dateUtc="2026-05-27T09:34:00Z">
        <w:r>
          <w:t xml:space="preserve">Algorithm </w:t>
        </w:r>
        <w:r>
          <w:rPr>
            <w:color w:val="0000FF"/>
          </w:rPr>
          <w:t>1</w:t>
        </w:r>
      </w:ins>
      <w:ins w:id="493" w:author="cs park" w:date="2026-05-27T18:42:00Z" w16du:dateUtc="2026-05-27T09:42:00Z">
        <w:r>
          <w:rPr>
            <w:rFonts w:eastAsiaTheme="minorEastAsia" w:hint="eastAsia"/>
            <w:color w:val="0000FF"/>
            <w:lang w:eastAsia="ko-KR"/>
          </w:rPr>
          <w:t xml:space="preserve"> </w:t>
        </w:r>
        <w:r>
          <w:t>formalize</w:t>
        </w:r>
        <w:r>
          <w:rPr>
            <w:rFonts w:eastAsiaTheme="minorEastAsia" w:hint="eastAsia"/>
            <w:lang w:eastAsia="ko-KR"/>
          </w:rPr>
          <w:t>s the pro</w:t>
        </w:r>
        <w:r w:rsidR="00596C06">
          <w:rPr>
            <w:rFonts w:eastAsiaTheme="minorEastAsia" w:hint="eastAsia"/>
            <w:lang w:eastAsia="ko-KR"/>
          </w:rPr>
          <w:t xml:space="preserve">cedure of S. </w:t>
        </w:r>
      </w:ins>
      <w:ins w:id="494" w:author="cs park" w:date="2026-05-27T20:40:00Z" w16du:dateUtc="2026-05-27T11:40:00Z">
        <w:r w:rsidR="000604B4" w:rsidRPr="000604B4">
          <w:rPr>
            <w:rFonts w:eastAsiaTheme="minorEastAsia"/>
            <w:color w:val="EE0000"/>
            <w:lang w:eastAsia="ko-KR"/>
            <w:rPrChange w:id="495" w:author="cs park" w:date="2026-05-27T20:40:00Z" w16du:dateUtc="2026-05-27T11:40:00Z">
              <w:rPr>
                <w:rFonts w:eastAsiaTheme="minorEastAsia"/>
                <w:lang w:eastAsia="ko-KR"/>
              </w:rPr>
            </w:rPrChange>
          </w:rPr>
          <w:t xml:space="preserve">(if possible, add </w:t>
        </w:r>
      </w:ins>
      <w:ins w:id="496" w:author="cs park" w:date="2026-05-28T07:52:00Z" w16du:dateUtc="2026-05-27T22:52:00Z">
        <w:r w:rsidR="00281331">
          <w:rPr>
            <w:rFonts w:eastAsiaTheme="minorEastAsia" w:hint="eastAsia"/>
            <w:color w:val="EE0000"/>
            <w:lang w:eastAsia="ko-KR"/>
          </w:rPr>
          <w:t xml:space="preserve">more explanation like </w:t>
        </w:r>
        <w:r w:rsidR="00281331" w:rsidRPr="00281331">
          <w:rPr>
            <w:rFonts w:eastAsiaTheme="minorEastAsia"/>
            <w:color w:val="EE0000"/>
            <w:lang w:eastAsia="ko-KR"/>
          </w:rPr>
          <w:t>AccMotionDet</w:t>
        </w:r>
      </w:ins>
      <w:ins w:id="497" w:author="cs park" w:date="2026-05-27T20:40:00Z" w16du:dateUtc="2026-05-27T11:40:00Z">
        <w:r w:rsidR="000604B4" w:rsidRPr="000604B4">
          <w:rPr>
            <w:rFonts w:eastAsiaTheme="minorEastAsia"/>
            <w:color w:val="EE0000"/>
            <w:lang w:eastAsia="ko-KR"/>
            <w:rPrChange w:id="498" w:author="cs park" w:date="2026-05-27T20:40:00Z" w16du:dateUtc="2026-05-27T11:40:00Z">
              <w:rPr>
                <w:rFonts w:eastAsiaTheme="minorEastAsia"/>
                <w:lang w:eastAsia="ko-KR"/>
              </w:rPr>
            </w:rPrChange>
          </w:rPr>
          <w:t>)</w:t>
        </w:r>
      </w:ins>
    </w:p>
    <w:p w14:paraId="0D8E4F03" w14:textId="77777777" w:rsidR="001A26E9" w:rsidRPr="00961443" w:rsidRDefault="001A26E9" w:rsidP="001A26E9">
      <w:pPr>
        <w:ind w:left="47" w:right="20"/>
        <w:rPr>
          <w:ins w:id="499" w:author="cs park" w:date="2026-05-27T18:34:00Z" w16du:dateUtc="2026-05-27T09:34:00Z"/>
          <w:rFonts w:eastAsiaTheme="minorEastAsia"/>
          <w:lang w:eastAsia="ko-KR"/>
        </w:rPr>
      </w:pPr>
    </w:p>
    <w:p w14:paraId="2779DA2B" w14:textId="77777777" w:rsidR="001A26E9" w:rsidRDefault="001A26E9" w:rsidP="001A26E9">
      <w:pPr>
        <w:spacing w:after="370" w:line="259" w:lineRule="auto"/>
        <w:ind w:left="213" w:right="0" w:firstLine="0"/>
        <w:jc w:val="left"/>
        <w:rPr>
          <w:ins w:id="500" w:author="cs park" w:date="2026-05-27T18:34:00Z" w16du:dateUtc="2026-05-27T09:34:00Z"/>
        </w:rPr>
      </w:pPr>
      <w:ins w:id="501" w:author="cs park" w:date="2026-05-27T18:34:00Z" w16du:dateUtc="2026-05-27T09:34:00Z">
        <w:r>
          <w:rPr>
            <w:rFonts w:ascii="Calibri" w:eastAsia="Calibri" w:hAnsi="Calibri" w:cs="Calibri"/>
            <w:noProof/>
            <w:sz w:val="22"/>
          </w:rPr>
          <mc:AlternateContent>
            <mc:Choice Requires="wpg">
              <w:drawing>
                <wp:inline distT="0" distB="0" distL="0" distR="0" wp14:anchorId="6482BBD8" wp14:editId="066D450F">
                  <wp:extent cx="6640221" cy="1105892"/>
                  <wp:effectExtent l="0" t="0" r="0" b="0"/>
                  <wp:docPr id="1056614017" name="Group 64229"/>
                  <wp:cNvGraphicFramePr/>
                  <a:graphic xmlns:a="http://schemas.openxmlformats.org/drawingml/2006/main">
                    <a:graphicData uri="http://schemas.microsoft.com/office/word/2010/wordprocessingGroup">
                      <wpg:wgp>
                        <wpg:cNvGrpSpPr/>
                        <wpg:grpSpPr>
                          <a:xfrm>
                            <a:off x="0" y="0"/>
                            <a:ext cx="6640221" cy="1105892"/>
                            <a:chOff x="0" y="0"/>
                            <a:chExt cx="6640221" cy="1105892"/>
                          </a:xfrm>
                        </wpg:grpSpPr>
                        <wps:wsp>
                          <wps:cNvPr id="230312171" name="Shape 592"/>
                          <wps:cNvSpPr/>
                          <wps:spPr>
                            <a:xfrm>
                              <a:off x="1597114" y="127601"/>
                              <a:ext cx="3775344" cy="762299"/>
                            </a:xfrm>
                            <a:custGeom>
                              <a:avLst/>
                              <a:gdLst/>
                              <a:ahLst/>
                              <a:cxnLst/>
                              <a:rect l="0" t="0" r="0" b="0"/>
                              <a:pathLst>
                                <a:path w="3775344" h="762299">
                                  <a:moveTo>
                                    <a:pt x="67159" y="0"/>
                                  </a:moveTo>
                                  <a:lnTo>
                                    <a:pt x="3708185" y="0"/>
                                  </a:lnTo>
                                  <a:cubicBezTo>
                                    <a:pt x="3745277" y="0"/>
                                    <a:pt x="3775344" y="30068"/>
                                    <a:pt x="3775344" y="67159"/>
                                  </a:cubicBezTo>
                                  <a:lnTo>
                                    <a:pt x="3775344" y="695140"/>
                                  </a:lnTo>
                                  <a:cubicBezTo>
                                    <a:pt x="3775344" y="732231"/>
                                    <a:pt x="3745277" y="762299"/>
                                    <a:pt x="3708185" y="762299"/>
                                  </a:cubicBezTo>
                                  <a:lnTo>
                                    <a:pt x="67159" y="762299"/>
                                  </a:lnTo>
                                  <a:cubicBezTo>
                                    <a:pt x="30068" y="762299"/>
                                    <a:pt x="0" y="732231"/>
                                    <a:pt x="0" y="695140"/>
                                  </a:cubicBezTo>
                                  <a:lnTo>
                                    <a:pt x="0" y="67159"/>
                                  </a:lnTo>
                                  <a:cubicBezTo>
                                    <a:pt x="0" y="30068"/>
                                    <a:pt x="30068" y="0"/>
                                    <a:pt x="67159" y="0"/>
                                  </a:cubicBezTo>
                                  <a:close/>
                                </a:path>
                              </a:pathLst>
                            </a:custGeom>
                            <a:ln w="16790" cap="flat">
                              <a:custDash>
                                <a:ds d="198304" sp="198304"/>
                              </a:custDash>
                              <a:miter lim="127000"/>
                            </a:ln>
                          </wps:spPr>
                          <wps:style>
                            <a:lnRef idx="1">
                              <a:srgbClr val="4C4CFF"/>
                            </a:lnRef>
                            <a:fillRef idx="1">
                              <a:srgbClr val="F7F7FF"/>
                            </a:fillRef>
                            <a:effectRef idx="0">
                              <a:scrgbClr r="0" g="0" b="0"/>
                            </a:effectRef>
                            <a:fontRef idx="none"/>
                          </wps:style>
                          <wps:bodyPr/>
                        </wps:wsp>
                        <wps:wsp>
                          <wps:cNvPr id="769289298" name="Rectangle 593"/>
                          <wps:cNvSpPr/>
                          <wps:spPr>
                            <a:xfrm>
                              <a:off x="3199589" y="0"/>
                              <a:ext cx="649036" cy="100484"/>
                            </a:xfrm>
                            <a:prstGeom prst="rect">
                              <a:avLst/>
                            </a:prstGeom>
                            <a:ln>
                              <a:noFill/>
                            </a:ln>
                          </wps:spPr>
                          <wps:txbx>
                            <w:txbxContent>
                              <w:p w14:paraId="3B7D04EA" w14:textId="77777777" w:rsidR="001A26E9" w:rsidRDefault="001A26E9" w:rsidP="001A26E9">
                                <w:pPr>
                                  <w:spacing w:after="160" w:line="259" w:lineRule="auto"/>
                                  <w:ind w:left="0" w:right="0" w:firstLine="0"/>
                                  <w:jc w:val="left"/>
                                </w:pPr>
                                <w:r>
                                  <w:rPr>
                                    <w:b/>
                                    <w:color w:val="4C4CFF"/>
                                    <w:w w:val="124"/>
                                    <w:sz w:val="12"/>
                                  </w:rPr>
                                  <w:t>Skip</w:t>
                                </w:r>
                                <w:r>
                                  <w:rPr>
                                    <w:b/>
                                    <w:color w:val="4C4CFF"/>
                                    <w:spacing w:val="17"/>
                                    <w:w w:val="124"/>
                                    <w:sz w:val="12"/>
                                  </w:rPr>
                                  <w:t xml:space="preserve"> </w:t>
                                </w:r>
                                <w:r>
                                  <w:rPr>
                                    <w:b/>
                                    <w:color w:val="4C4CFF"/>
                                    <w:w w:val="124"/>
                                    <w:sz w:val="12"/>
                                  </w:rPr>
                                  <w:t>module</w:t>
                                </w:r>
                              </w:p>
                            </w:txbxContent>
                          </wps:txbx>
                          <wps:bodyPr horzOverflow="overflow" vert="horz" lIns="0" tIns="0" rIns="0" bIns="0" rtlCol="0">
                            <a:noAutofit/>
                          </wps:bodyPr>
                        </wps:wsp>
                        <wps:wsp>
                          <wps:cNvPr id="1417720519" name="Rectangle 594"/>
                          <wps:cNvSpPr/>
                          <wps:spPr>
                            <a:xfrm>
                              <a:off x="3717356" y="2190"/>
                              <a:ext cx="62502" cy="174344"/>
                            </a:xfrm>
                            <a:prstGeom prst="rect">
                              <a:avLst/>
                            </a:prstGeom>
                            <a:ln>
                              <a:noFill/>
                            </a:ln>
                          </wps:spPr>
                          <wps:txbx>
                            <w:txbxContent>
                              <w:p w14:paraId="463252B5" w14:textId="77777777" w:rsidR="001A26E9" w:rsidRDefault="001A26E9" w:rsidP="001A26E9">
                                <w:pPr>
                                  <w:spacing w:after="160" w:line="259" w:lineRule="auto"/>
                                  <w:ind w:left="0" w:right="0" w:firstLine="0"/>
                                  <w:jc w:val="left"/>
                                </w:pPr>
                                <w:r>
                                  <w:rPr>
                                    <w:rFonts w:ascii="Cambria" w:eastAsia="Cambria" w:hAnsi="Cambria" w:cs="Cambria"/>
                                    <w:color w:val="4C4CFF"/>
                                    <w:sz w:val="12"/>
                                  </w:rPr>
                                  <w:t>S</w:t>
                                </w:r>
                              </w:p>
                            </w:txbxContent>
                          </wps:txbx>
                          <wps:bodyPr horzOverflow="overflow" vert="horz" lIns="0" tIns="0" rIns="0" bIns="0" rtlCol="0">
                            <a:noAutofit/>
                          </wps:bodyPr>
                        </wps:wsp>
                        <wps:wsp>
                          <wps:cNvPr id="1837706412" name="Shape 596"/>
                          <wps:cNvSpPr/>
                          <wps:spPr>
                            <a:xfrm>
                              <a:off x="0" y="66867"/>
                              <a:ext cx="621029" cy="214970"/>
                            </a:xfrm>
                            <a:custGeom>
                              <a:avLst/>
                              <a:gdLst/>
                              <a:ahLst/>
                              <a:cxnLst/>
                              <a:rect l="0" t="0" r="0" b="0"/>
                              <a:pathLst>
                                <a:path w="621029" h="214970">
                                  <a:moveTo>
                                    <a:pt x="33580" y="0"/>
                                  </a:moveTo>
                                  <a:lnTo>
                                    <a:pt x="587450" y="0"/>
                                  </a:lnTo>
                                  <a:cubicBezTo>
                                    <a:pt x="605996" y="0"/>
                                    <a:pt x="621029" y="15034"/>
                                    <a:pt x="621029" y="33579"/>
                                  </a:cubicBezTo>
                                  <a:lnTo>
                                    <a:pt x="621029" y="181390"/>
                                  </a:lnTo>
                                  <a:cubicBezTo>
                                    <a:pt x="621029" y="199936"/>
                                    <a:pt x="605996" y="214970"/>
                                    <a:pt x="587450" y="214970"/>
                                  </a:cubicBezTo>
                                  <a:lnTo>
                                    <a:pt x="33580" y="214970"/>
                                  </a:lnTo>
                                  <a:cubicBezTo>
                                    <a:pt x="15034" y="214970"/>
                                    <a:pt x="0" y="199936"/>
                                    <a:pt x="0" y="181390"/>
                                  </a:cubicBezTo>
                                  <a:lnTo>
                                    <a:pt x="0" y="33579"/>
                                  </a:lnTo>
                                  <a:cubicBezTo>
                                    <a:pt x="0" y="15034"/>
                                    <a:pt x="15034" y="0"/>
                                    <a:pt x="33580" y="0"/>
                                  </a:cubicBezTo>
                                  <a:close/>
                                </a:path>
                              </a:pathLst>
                            </a:custGeom>
                            <a:ln w="3358" cap="flat">
                              <a:miter lim="127000"/>
                            </a:ln>
                          </wps:spPr>
                          <wps:style>
                            <a:lnRef idx="1">
                              <a:srgbClr val="B2B2B2"/>
                            </a:lnRef>
                            <a:fillRef idx="1">
                              <a:srgbClr val="CCCCFF"/>
                            </a:fillRef>
                            <a:effectRef idx="0">
                              <a:scrgbClr r="0" g="0" b="0"/>
                            </a:effectRef>
                            <a:fontRef idx="none"/>
                          </wps:style>
                          <wps:bodyPr/>
                        </wps:wsp>
                        <wps:wsp>
                          <wps:cNvPr id="1927428969" name="Rectangle 597"/>
                          <wps:cNvSpPr/>
                          <wps:spPr>
                            <a:xfrm>
                              <a:off x="146242" y="127674"/>
                              <a:ext cx="305920" cy="111650"/>
                            </a:xfrm>
                            <a:prstGeom prst="rect">
                              <a:avLst/>
                            </a:prstGeom>
                            <a:ln>
                              <a:noFill/>
                            </a:ln>
                          </wps:spPr>
                          <wps:txbx>
                            <w:txbxContent>
                              <w:p w14:paraId="139BD175" w14:textId="77777777" w:rsidR="001A26E9" w:rsidRDefault="001A26E9" w:rsidP="001A26E9">
                                <w:pPr>
                                  <w:spacing w:after="160" w:line="259" w:lineRule="auto"/>
                                  <w:ind w:left="0" w:right="0" w:firstLine="0"/>
                                  <w:jc w:val="left"/>
                                </w:pPr>
                                <w:r>
                                  <w:rPr>
                                    <w:w w:val="107"/>
                                    <w:sz w:val="13"/>
                                  </w:rPr>
                                  <w:t>Frame</w:t>
                                </w:r>
                              </w:p>
                            </w:txbxContent>
                          </wps:txbx>
                          <wps:bodyPr horzOverflow="overflow" vert="horz" lIns="0" tIns="0" rIns="0" bIns="0" rtlCol="0">
                            <a:noAutofit/>
                          </wps:bodyPr>
                        </wps:wsp>
                        <wps:wsp>
                          <wps:cNvPr id="864717067" name="Rectangle 598"/>
                          <wps:cNvSpPr/>
                          <wps:spPr>
                            <a:xfrm>
                              <a:off x="404135" y="137076"/>
                              <a:ext cx="54597" cy="99145"/>
                            </a:xfrm>
                            <a:prstGeom prst="rect">
                              <a:avLst/>
                            </a:prstGeom>
                            <a:ln>
                              <a:noFill/>
                            </a:ln>
                          </wps:spPr>
                          <wps:txbx>
                            <w:txbxContent>
                              <w:p w14:paraId="5BBF37F7" w14:textId="77777777" w:rsidR="001A26E9" w:rsidRDefault="001A26E9" w:rsidP="001A26E9">
                                <w:pPr>
                                  <w:spacing w:after="160" w:line="259" w:lineRule="auto"/>
                                  <w:ind w:left="0" w:right="0" w:firstLine="0"/>
                                  <w:jc w:val="left"/>
                                </w:pPr>
                                <w:r>
                                  <w:rPr>
                                    <w:rFonts w:ascii="Cambria" w:eastAsia="Cambria" w:hAnsi="Cambria" w:cs="Cambria"/>
                                    <w:i/>
                                    <w:sz w:val="13"/>
                                  </w:rPr>
                                  <w:t>f</w:t>
                                </w:r>
                              </w:p>
                            </w:txbxContent>
                          </wps:txbx>
                          <wps:bodyPr horzOverflow="overflow" vert="horz" lIns="0" tIns="0" rIns="0" bIns="0" rtlCol="0">
                            <a:noAutofit/>
                          </wps:bodyPr>
                        </wps:wsp>
                        <wps:wsp>
                          <wps:cNvPr id="1713088573" name="Rectangle 599"/>
                          <wps:cNvSpPr/>
                          <wps:spPr>
                            <a:xfrm>
                              <a:off x="445230" y="167143"/>
                              <a:ext cx="33685" cy="69402"/>
                            </a:xfrm>
                            <a:prstGeom prst="rect">
                              <a:avLst/>
                            </a:prstGeom>
                            <a:ln>
                              <a:noFill/>
                            </a:ln>
                          </wps:spPr>
                          <wps:txbx>
                            <w:txbxContent>
                              <w:p w14:paraId="51D2DCFD" w14:textId="77777777" w:rsidR="001A26E9" w:rsidRDefault="001A26E9" w:rsidP="001A26E9">
                                <w:pPr>
                                  <w:spacing w:after="160" w:line="259" w:lineRule="auto"/>
                                  <w:ind w:left="0" w:right="0" w:firstLine="0"/>
                                  <w:jc w:val="left"/>
                                </w:pPr>
                                <w:r>
                                  <w:rPr>
                                    <w:rFonts w:ascii="Cambria" w:eastAsia="Cambria" w:hAnsi="Cambria" w:cs="Cambria"/>
                                    <w:i/>
                                    <w:sz w:val="9"/>
                                  </w:rPr>
                                  <w:t>t</w:t>
                                </w:r>
                              </w:p>
                            </w:txbxContent>
                          </wps:txbx>
                          <wps:bodyPr horzOverflow="overflow" vert="horz" lIns="0" tIns="0" rIns="0" bIns="0" rtlCol="0">
                            <a:noAutofit/>
                          </wps:bodyPr>
                        </wps:wsp>
                        <wps:wsp>
                          <wps:cNvPr id="2135114776" name="Shape 601"/>
                          <wps:cNvSpPr/>
                          <wps:spPr>
                            <a:xfrm>
                              <a:off x="0" y="735663"/>
                              <a:ext cx="621029" cy="214970"/>
                            </a:xfrm>
                            <a:custGeom>
                              <a:avLst/>
                              <a:gdLst/>
                              <a:ahLst/>
                              <a:cxnLst/>
                              <a:rect l="0" t="0" r="0" b="0"/>
                              <a:pathLst>
                                <a:path w="621029" h="214970">
                                  <a:moveTo>
                                    <a:pt x="33580" y="0"/>
                                  </a:moveTo>
                                  <a:lnTo>
                                    <a:pt x="587450" y="0"/>
                                  </a:lnTo>
                                  <a:cubicBezTo>
                                    <a:pt x="605996" y="0"/>
                                    <a:pt x="621029" y="15034"/>
                                    <a:pt x="621029" y="33579"/>
                                  </a:cubicBezTo>
                                  <a:lnTo>
                                    <a:pt x="621029" y="181390"/>
                                  </a:lnTo>
                                  <a:cubicBezTo>
                                    <a:pt x="621029" y="199936"/>
                                    <a:pt x="605996" y="214970"/>
                                    <a:pt x="587450" y="214970"/>
                                  </a:cubicBezTo>
                                  <a:lnTo>
                                    <a:pt x="33580" y="214970"/>
                                  </a:lnTo>
                                  <a:cubicBezTo>
                                    <a:pt x="15034" y="214970"/>
                                    <a:pt x="0" y="199936"/>
                                    <a:pt x="0" y="181390"/>
                                  </a:cubicBezTo>
                                  <a:lnTo>
                                    <a:pt x="0" y="33579"/>
                                  </a:lnTo>
                                  <a:cubicBezTo>
                                    <a:pt x="0" y="15034"/>
                                    <a:pt x="15034" y="0"/>
                                    <a:pt x="33580" y="0"/>
                                  </a:cubicBezTo>
                                  <a:close/>
                                </a:path>
                              </a:pathLst>
                            </a:custGeom>
                            <a:ln w="3358" cap="flat">
                              <a:miter lim="127000"/>
                            </a:ln>
                          </wps:spPr>
                          <wps:style>
                            <a:lnRef idx="1">
                              <a:srgbClr val="B2B2B2"/>
                            </a:lnRef>
                            <a:fillRef idx="1">
                              <a:srgbClr val="FFE5CC"/>
                            </a:fillRef>
                            <a:effectRef idx="0">
                              <a:scrgbClr r="0" g="0" b="0"/>
                            </a:effectRef>
                            <a:fontRef idx="none"/>
                          </wps:style>
                          <wps:bodyPr/>
                        </wps:wsp>
                        <wps:wsp>
                          <wps:cNvPr id="260298409" name="Rectangle 602"/>
                          <wps:cNvSpPr/>
                          <wps:spPr>
                            <a:xfrm>
                              <a:off x="103277" y="794838"/>
                              <a:ext cx="305920" cy="111650"/>
                            </a:xfrm>
                            <a:prstGeom prst="rect">
                              <a:avLst/>
                            </a:prstGeom>
                            <a:ln>
                              <a:noFill/>
                            </a:ln>
                          </wps:spPr>
                          <wps:txbx>
                            <w:txbxContent>
                              <w:p w14:paraId="2174C315" w14:textId="77777777" w:rsidR="001A26E9" w:rsidRDefault="001A26E9" w:rsidP="001A26E9">
                                <w:pPr>
                                  <w:spacing w:after="160" w:line="259" w:lineRule="auto"/>
                                  <w:ind w:left="0" w:right="0" w:firstLine="0"/>
                                  <w:jc w:val="left"/>
                                </w:pPr>
                                <w:r>
                                  <w:rPr>
                                    <w:w w:val="107"/>
                                    <w:sz w:val="13"/>
                                  </w:rPr>
                                  <w:t>Frame</w:t>
                                </w:r>
                              </w:p>
                            </w:txbxContent>
                          </wps:txbx>
                          <wps:bodyPr horzOverflow="overflow" vert="horz" lIns="0" tIns="0" rIns="0" bIns="0" rtlCol="0">
                            <a:noAutofit/>
                          </wps:bodyPr>
                        </wps:wsp>
                        <wps:wsp>
                          <wps:cNvPr id="1126735662" name="Rectangle 603"/>
                          <wps:cNvSpPr/>
                          <wps:spPr>
                            <a:xfrm>
                              <a:off x="361170" y="804241"/>
                              <a:ext cx="54597" cy="99145"/>
                            </a:xfrm>
                            <a:prstGeom prst="rect">
                              <a:avLst/>
                            </a:prstGeom>
                            <a:ln>
                              <a:noFill/>
                            </a:ln>
                          </wps:spPr>
                          <wps:txbx>
                            <w:txbxContent>
                              <w:p w14:paraId="176CC90F" w14:textId="77777777" w:rsidR="001A26E9" w:rsidRDefault="001A26E9" w:rsidP="001A26E9">
                                <w:pPr>
                                  <w:spacing w:after="160" w:line="259" w:lineRule="auto"/>
                                  <w:ind w:left="0" w:right="0" w:firstLine="0"/>
                                  <w:jc w:val="left"/>
                                </w:pPr>
                                <w:r>
                                  <w:rPr>
                                    <w:rFonts w:ascii="Cambria" w:eastAsia="Cambria" w:hAnsi="Cambria" w:cs="Cambria"/>
                                    <w:i/>
                                    <w:sz w:val="13"/>
                                  </w:rPr>
                                  <w:t>f</w:t>
                                </w:r>
                              </w:p>
                            </w:txbxContent>
                          </wps:txbx>
                          <wps:bodyPr horzOverflow="overflow" vert="horz" lIns="0" tIns="0" rIns="0" bIns="0" rtlCol="0">
                            <a:noAutofit/>
                          </wps:bodyPr>
                        </wps:wsp>
                        <wps:wsp>
                          <wps:cNvPr id="377563655" name="Rectangle 604"/>
                          <wps:cNvSpPr/>
                          <wps:spPr>
                            <a:xfrm>
                              <a:off x="402265" y="834308"/>
                              <a:ext cx="33685" cy="69401"/>
                            </a:xfrm>
                            <a:prstGeom prst="rect">
                              <a:avLst/>
                            </a:prstGeom>
                            <a:ln>
                              <a:noFill/>
                            </a:ln>
                          </wps:spPr>
                          <wps:txbx>
                            <w:txbxContent>
                              <w:p w14:paraId="436A026A" w14:textId="77777777" w:rsidR="001A26E9" w:rsidRDefault="001A26E9" w:rsidP="001A26E9">
                                <w:pPr>
                                  <w:spacing w:after="160" w:line="259" w:lineRule="auto"/>
                                  <w:ind w:left="0" w:right="0" w:firstLine="0"/>
                                  <w:jc w:val="left"/>
                                </w:pPr>
                                <w:r>
                                  <w:rPr>
                                    <w:rFonts w:ascii="Cambria" w:eastAsia="Cambria" w:hAnsi="Cambria" w:cs="Cambria"/>
                                    <w:i/>
                                    <w:sz w:val="9"/>
                                  </w:rPr>
                                  <w:t>t</w:t>
                                </w:r>
                              </w:p>
                            </w:txbxContent>
                          </wps:txbx>
                          <wps:bodyPr horzOverflow="overflow" vert="horz" lIns="0" tIns="0" rIns="0" bIns="0" rtlCol="0">
                            <a:noAutofit/>
                          </wps:bodyPr>
                        </wps:wsp>
                        <wps:wsp>
                          <wps:cNvPr id="1603479450" name="Rectangle 605"/>
                          <wps:cNvSpPr/>
                          <wps:spPr>
                            <a:xfrm>
                              <a:off x="427628" y="829137"/>
                              <a:ext cx="69714" cy="135442"/>
                            </a:xfrm>
                            <a:prstGeom prst="rect">
                              <a:avLst/>
                            </a:prstGeom>
                            <a:ln>
                              <a:noFill/>
                            </a:ln>
                          </wps:spPr>
                          <wps:txbx>
                            <w:txbxContent>
                              <w:p w14:paraId="54EB7EAA" w14:textId="77777777" w:rsidR="001A26E9" w:rsidRDefault="001A26E9" w:rsidP="001A26E9">
                                <w:pPr>
                                  <w:spacing w:after="160" w:line="259" w:lineRule="auto"/>
                                  <w:ind w:left="0" w:right="0" w:firstLine="0"/>
                                  <w:jc w:val="left"/>
                                </w:pPr>
                                <w:r>
                                  <w:rPr>
                                    <w:rFonts w:ascii="Cambria" w:eastAsia="Cambria" w:hAnsi="Cambria" w:cs="Cambria"/>
                                    <w:sz w:val="9"/>
                                  </w:rPr>
                                  <w:t>−</w:t>
                                </w:r>
                              </w:p>
                            </w:txbxContent>
                          </wps:txbx>
                          <wps:bodyPr horzOverflow="overflow" vert="horz" lIns="0" tIns="0" rIns="0" bIns="0" rtlCol="0">
                            <a:noAutofit/>
                          </wps:bodyPr>
                        </wps:wsp>
                        <wps:wsp>
                          <wps:cNvPr id="1311239445" name="Rectangle 606"/>
                          <wps:cNvSpPr/>
                          <wps:spPr>
                            <a:xfrm>
                              <a:off x="480090" y="834308"/>
                              <a:ext cx="44470" cy="69401"/>
                            </a:xfrm>
                            <a:prstGeom prst="rect">
                              <a:avLst/>
                            </a:prstGeom>
                            <a:ln>
                              <a:noFill/>
                            </a:ln>
                          </wps:spPr>
                          <wps:txbx>
                            <w:txbxContent>
                              <w:p w14:paraId="696717A6" w14:textId="77777777" w:rsidR="001A26E9" w:rsidRDefault="001A26E9" w:rsidP="001A26E9">
                                <w:pPr>
                                  <w:spacing w:after="160" w:line="259" w:lineRule="auto"/>
                                  <w:ind w:left="0" w:right="0" w:firstLine="0"/>
                                  <w:jc w:val="left"/>
                                </w:pPr>
                                <w:r>
                                  <w:rPr>
                                    <w:rFonts w:ascii="Cambria" w:eastAsia="Cambria" w:hAnsi="Cambria" w:cs="Cambria"/>
                                    <w:sz w:val="9"/>
                                  </w:rPr>
                                  <w:t>1</w:t>
                                </w:r>
                              </w:p>
                            </w:txbxContent>
                          </wps:txbx>
                          <wps:bodyPr horzOverflow="overflow" vert="horz" lIns="0" tIns="0" rIns="0" bIns="0" rtlCol="0">
                            <a:noAutofit/>
                          </wps:bodyPr>
                        </wps:wsp>
                        <wps:wsp>
                          <wps:cNvPr id="1127915660" name="Shape 608"/>
                          <wps:cNvSpPr/>
                          <wps:spPr>
                            <a:xfrm>
                              <a:off x="1716321" y="293779"/>
                              <a:ext cx="1248954" cy="429943"/>
                            </a:xfrm>
                            <a:custGeom>
                              <a:avLst/>
                              <a:gdLst/>
                              <a:ahLst/>
                              <a:cxnLst/>
                              <a:rect l="0" t="0" r="0" b="0"/>
                              <a:pathLst>
                                <a:path w="1248954" h="429943">
                                  <a:moveTo>
                                    <a:pt x="33580" y="0"/>
                                  </a:moveTo>
                                  <a:lnTo>
                                    <a:pt x="1215374" y="0"/>
                                  </a:lnTo>
                                  <a:cubicBezTo>
                                    <a:pt x="1233920" y="0"/>
                                    <a:pt x="1248954" y="15034"/>
                                    <a:pt x="1248954" y="33579"/>
                                  </a:cubicBezTo>
                                  <a:lnTo>
                                    <a:pt x="1248954" y="396363"/>
                                  </a:lnTo>
                                  <a:cubicBezTo>
                                    <a:pt x="1248954" y="414909"/>
                                    <a:pt x="1233920" y="429943"/>
                                    <a:pt x="1215374" y="429943"/>
                                  </a:cubicBezTo>
                                  <a:lnTo>
                                    <a:pt x="33580" y="429943"/>
                                  </a:lnTo>
                                  <a:cubicBezTo>
                                    <a:pt x="15034" y="429943"/>
                                    <a:pt x="0" y="414909"/>
                                    <a:pt x="0" y="396363"/>
                                  </a:cubicBezTo>
                                  <a:lnTo>
                                    <a:pt x="0" y="33579"/>
                                  </a:lnTo>
                                  <a:cubicBezTo>
                                    <a:pt x="0" y="15034"/>
                                    <a:pt x="15034" y="0"/>
                                    <a:pt x="33580" y="0"/>
                                  </a:cubicBezTo>
                                  <a:close/>
                                </a:path>
                              </a:pathLst>
                            </a:custGeom>
                            <a:ln w="3358" cap="flat">
                              <a:miter lim="127000"/>
                            </a:ln>
                          </wps:spPr>
                          <wps:style>
                            <a:lnRef idx="1">
                              <a:srgbClr val="000000"/>
                            </a:lnRef>
                            <a:fillRef idx="1">
                              <a:srgbClr val="FFFFFF"/>
                            </a:fillRef>
                            <a:effectRef idx="0">
                              <a:scrgbClr r="0" g="0" b="0"/>
                            </a:effectRef>
                            <a:fontRef idx="none"/>
                          </wps:style>
                          <wps:bodyPr/>
                        </wps:wsp>
                        <wps:wsp>
                          <wps:cNvPr id="1856616774" name="Rectangle 609"/>
                          <wps:cNvSpPr/>
                          <wps:spPr>
                            <a:xfrm>
                              <a:off x="1989422" y="400516"/>
                              <a:ext cx="808233" cy="111650"/>
                            </a:xfrm>
                            <a:prstGeom prst="rect">
                              <a:avLst/>
                            </a:prstGeom>
                            <a:ln>
                              <a:noFill/>
                            </a:ln>
                          </wps:spPr>
                          <wps:txbx>
                            <w:txbxContent>
                              <w:p w14:paraId="18ADD9D9" w14:textId="77777777" w:rsidR="001A26E9" w:rsidRDefault="001A26E9" w:rsidP="001A26E9">
                                <w:pPr>
                                  <w:spacing w:after="160" w:line="259" w:lineRule="auto"/>
                                  <w:ind w:left="0" w:right="0" w:firstLine="0"/>
                                  <w:jc w:val="left"/>
                                </w:pPr>
                                <w:r>
                                  <w:rPr>
                                    <w:w w:val="108"/>
                                    <w:sz w:val="13"/>
                                  </w:rPr>
                                  <w:t>Motion</w:t>
                                </w:r>
                                <w:r>
                                  <w:rPr>
                                    <w:spacing w:val="11"/>
                                    <w:w w:val="108"/>
                                    <w:sz w:val="13"/>
                                  </w:rPr>
                                  <w:t xml:space="preserve"> </w:t>
                                </w:r>
                                <w:r>
                                  <w:rPr>
                                    <w:w w:val="108"/>
                                    <w:sz w:val="13"/>
                                  </w:rPr>
                                  <w:t>Detector</w:t>
                                </w:r>
                              </w:p>
                            </w:txbxContent>
                          </wps:txbx>
                          <wps:bodyPr horzOverflow="overflow" vert="horz" lIns="0" tIns="0" rIns="0" bIns="0" rtlCol="0">
                            <a:noAutofit/>
                          </wps:bodyPr>
                        </wps:wsp>
                        <wps:wsp>
                          <wps:cNvPr id="586425545" name="Rectangle 610"/>
                          <wps:cNvSpPr/>
                          <wps:spPr>
                            <a:xfrm>
                              <a:off x="2625080" y="403120"/>
                              <a:ext cx="86082" cy="193712"/>
                            </a:xfrm>
                            <a:prstGeom prst="rect">
                              <a:avLst/>
                            </a:prstGeom>
                            <a:ln>
                              <a:noFill/>
                            </a:ln>
                          </wps:spPr>
                          <wps:txbx>
                            <w:txbxContent>
                              <w:p w14:paraId="5416E403" w14:textId="77777777" w:rsidR="001A26E9" w:rsidRDefault="001A26E9" w:rsidP="001A26E9">
                                <w:pPr>
                                  <w:spacing w:after="160" w:line="259" w:lineRule="auto"/>
                                  <w:ind w:left="0" w:right="0" w:firstLine="0"/>
                                  <w:jc w:val="left"/>
                                </w:pPr>
                                <w:r>
                                  <w:rPr>
                                    <w:rFonts w:ascii="Cambria" w:eastAsia="Cambria" w:hAnsi="Cambria" w:cs="Cambria"/>
                                    <w:sz w:val="13"/>
                                  </w:rPr>
                                  <w:t>D</w:t>
                                </w:r>
                              </w:p>
                            </w:txbxContent>
                          </wps:txbx>
                          <wps:bodyPr horzOverflow="overflow" vert="horz" lIns="0" tIns="0" rIns="0" bIns="0" rtlCol="0">
                            <a:noAutofit/>
                          </wps:bodyPr>
                        </wps:wsp>
                        <wps:wsp>
                          <wps:cNvPr id="905753391" name="Rectangle 63701"/>
                          <wps:cNvSpPr/>
                          <wps:spPr>
                            <a:xfrm>
                              <a:off x="1776958" y="518045"/>
                              <a:ext cx="1499903" cy="111650"/>
                            </a:xfrm>
                            <a:prstGeom prst="rect">
                              <a:avLst/>
                            </a:prstGeom>
                            <a:ln>
                              <a:noFill/>
                            </a:ln>
                          </wps:spPr>
                          <wps:txbx>
                            <w:txbxContent>
                              <w:p w14:paraId="7412542B" w14:textId="77777777" w:rsidR="001A26E9" w:rsidRDefault="001A26E9" w:rsidP="001A26E9">
                                <w:pPr>
                                  <w:spacing w:after="160" w:line="259" w:lineRule="auto"/>
                                  <w:ind w:left="0" w:right="0" w:firstLine="0"/>
                                  <w:jc w:val="left"/>
                                </w:pPr>
                                <w:r>
                                  <w:rPr>
                                    <w:w w:val="104"/>
                                    <w:sz w:val="13"/>
                                  </w:rPr>
                                  <w:t>e.g.,</w:t>
                                </w:r>
                                <w:r>
                                  <w:rPr>
                                    <w:spacing w:val="11"/>
                                    <w:w w:val="104"/>
                                    <w:sz w:val="13"/>
                                  </w:rPr>
                                  <w:t xml:space="preserve"> </w:t>
                                </w:r>
                                <w:r>
                                  <w:rPr>
                                    <w:w w:val="104"/>
                                    <w:sz w:val="13"/>
                                  </w:rPr>
                                  <w:t>FrameDiff,</w:t>
                                </w:r>
                                <w:r>
                                  <w:rPr>
                                    <w:spacing w:val="11"/>
                                    <w:w w:val="104"/>
                                    <w:sz w:val="13"/>
                                  </w:rPr>
                                  <w:t xml:space="preserve"> </w:t>
                                </w:r>
                                <w:r>
                                  <w:rPr>
                                    <w:w w:val="104"/>
                                    <w:sz w:val="13"/>
                                  </w:rPr>
                                  <w:t>AccMotionDet</w:t>
                                </w:r>
                              </w:p>
                            </w:txbxContent>
                          </wps:txbx>
                          <wps:bodyPr horzOverflow="overflow" vert="horz" lIns="0" tIns="0" rIns="0" bIns="0" rtlCol="0">
                            <a:noAutofit/>
                          </wps:bodyPr>
                        </wps:wsp>
                        <wps:wsp>
                          <wps:cNvPr id="1840870644" name="Rectangle 63699"/>
                          <wps:cNvSpPr/>
                          <wps:spPr>
                            <a:xfrm>
                              <a:off x="1744302" y="518045"/>
                              <a:ext cx="43432" cy="111650"/>
                            </a:xfrm>
                            <a:prstGeom prst="rect">
                              <a:avLst/>
                            </a:prstGeom>
                            <a:ln>
                              <a:noFill/>
                            </a:ln>
                          </wps:spPr>
                          <wps:txbx>
                            <w:txbxContent>
                              <w:p w14:paraId="293C9F0E" w14:textId="77777777" w:rsidR="001A26E9" w:rsidRDefault="001A26E9" w:rsidP="001A26E9">
                                <w:pPr>
                                  <w:spacing w:after="160" w:line="259" w:lineRule="auto"/>
                                  <w:ind w:left="0" w:right="0" w:firstLine="0"/>
                                  <w:jc w:val="left"/>
                                </w:pPr>
                                <w:r>
                                  <w:rPr>
                                    <w:w w:val="116"/>
                                    <w:sz w:val="13"/>
                                  </w:rPr>
                                  <w:t>(</w:t>
                                </w:r>
                              </w:p>
                            </w:txbxContent>
                          </wps:txbx>
                          <wps:bodyPr horzOverflow="overflow" vert="horz" lIns="0" tIns="0" rIns="0" bIns="0" rtlCol="0">
                            <a:noAutofit/>
                          </wps:bodyPr>
                        </wps:wsp>
                        <wps:wsp>
                          <wps:cNvPr id="1053055039" name="Rectangle 63700"/>
                          <wps:cNvSpPr/>
                          <wps:spPr>
                            <a:xfrm>
                              <a:off x="2904705" y="518045"/>
                              <a:ext cx="43432" cy="111650"/>
                            </a:xfrm>
                            <a:prstGeom prst="rect">
                              <a:avLst/>
                            </a:prstGeom>
                            <a:ln>
                              <a:noFill/>
                            </a:ln>
                          </wps:spPr>
                          <wps:txbx>
                            <w:txbxContent>
                              <w:p w14:paraId="6869AF15" w14:textId="77777777" w:rsidR="001A26E9" w:rsidRDefault="001A26E9" w:rsidP="001A26E9">
                                <w:pPr>
                                  <w:spacing w:after="160" w:line="259" w:lineRule="auto"/>
                                  <w:ind w:left="0" w:right="0" w:firstLine="0"/>
                                  <w:jc w:val="left"/>
                                </w:pPr>
                                <w:r>
                                  <w:rPr>
                                    <w:w w:val="116"/>
                                    <w:sz w:val="13"/>
                                  </w:rPr>
                                  <w:t>)</w:t>
                                </w:r>
                              </w:p>
                            </w:txbxContent>
                          </wps:txbx>
                          <wps:bodyPr horzOverflow="overflow" vert="horz" lIns="0" tIns="0" rIns="0" bIns="0" rtlCol="0">
                            <a:noAutofit/>
                          </wps:bodyPr>
                        </wps:wsp>
                        <wps:wsp>
                          <wps:cNvPr id="784565169" name="Shape 613"/>
                          <wps:cNvSpPr/>
                          <wps:spPr>
                            <a:xfrm>
                              <a:off x="3160146" y="293779"/>
                              <a:ext cx="893188" cy="429943"/>
                            </a:xfrm>
                            <a:custGeom>
                              <a:avLst/>
                              <a:gdLst/>
                              <a:ahLst/>
                              <a:cxnLst/>
                              <a:rect l="0" t="0" r="0" b="0"/>
                              <a:pathLst>
                                <a:path w="893188" h="429943">
                                  <a:moveTo>
                                    <a:pt x="33579" y="0"/>
                                  </a:moveTo>
                                  <a:lnTo>
                                    <a:pt x="859608" y="0"/>
                                  </a:lnTo>
                                  <a:cubicBezTo>
                                    <a:pt x="878154" y="0"/>
                                    <a:pt x="893188" y="15034"/>
                                    <a:pt x="893188" y="33579"/>
                                  </a:cubicBezTo>
                                  <a:lnTo>
                                    <a:pt x="893188" y="396363"/>
                                  </a:lnTo>
                                  <a:cubicBezTo>
                                    <a:pt x="893188" y="414909"/>
                                    <a:pt x="878154" y="429943"/>
                                    <a:pt x="859608" y="429943"/>
                                  </a:cubicBezTo>
                                  <a:lnTo>
                                    <a:pt x="33579" y="429943"/>
                                  </a:lnTo>
                                  <a:cubicBezTo>
                                    <a:pt x="15034" y="429943"/>
                                    <a:pt x="0" y="414909"/>
                                    <a:pt x="0" y="396363"/>
                                  </a:cubicBezTo>
                                  <a:lnTo>
                                    <a:pt x="0" y="33579"/>
                                  </a:lnTo>
                                  <a:cubicBezTo>
                                    <a:pt x="0" y="15034"/>
                                    <a:pt x="15034" y="0"/>
                                    <a:pt x="33579" y="0"/>
                                  </a:cubicBezTo>
                                  <a:close/>
                                </a:path>
                              </a:pathLst>
                            </a:custGeom>
                            <a:ln w="3358" cap="flat">
                              <a:miter lim="127000"/>
                            </a:ln>
                          </wps:spPr>
                          <wps:style>
                            <a:lnRef idx="1">
                              <a:srgbClr val="000000"/>
                            </a:lnRef>
                            <a:fillRef idx="1">
                              <a:srgbClr val="FFFFFF"/>
                            </a:fillRef>
                            <a:effectRef idx="0">
                              <a:scrgbClr r="0" g="0" b="0"/>
                            </a:effectRef>
                            <a:fontRef idx="none"/>
                          </wps:style>
                          <wps:bodyPr/>
                        </wps:wsp>
                        <wps:wsp>
                          <wps:cNvPr id="1813862496" name="Rectangle 614"/>
                          <wps:cNvSpPr/>
                          <wps:spPr>
                            <a:xfrm>
                              <a:off x="3331519" y="414016"/>
                              <a:ext cx="732199" cy="111650"/>
                            </a:xfrm>
                            <a:prstGeom prst="rect">
                              <a:avLst/>
                            </a:prstGeom>
                            <a:ln>
                              <a:noFill/>
                            </a:ln>
                          </wps:spPr>
                          <wps:txbx>
                            <w:txbxContent>
                              <w:p w14:paraId="63040B1B" w14:textId="77777777" w:rsidR="001A26E9" w:rsidRDefault="001A26E9" w:rsidP="001A26E9">
                                <w:pPr>
                                  <w:spacing w:after="160" w:line="259" w:lineRule="auto"/>
                                  <w:ind w:left="0" w:right="0" w:firstLine="0"/>
                                  <w:jc w:val="left"/>
                                </w:pPr>
                                <w:r>
                                  <w:rPr>
                                    <w:w w:val="112"/>
                                    <w:sz w:val="13"/>
                                  </w:rPr>
                                  <w:t>Grid</w:t>
                                </w:r>
                                <w:r>
                                  <w:rPr>
                                    <w:spacing w:val="11"/>
                                    <w:w w:val="112"/>
                                    <w:sz w:val="13"/>
                                  </w:rPr>
                                  <w:t xml:space="preserve"> </w:t>
                                </w:r>
                                <w:r>
                                  <w:rPr>
                                    <w:w w:val="112"/>
                                    <w:sz w:val="13"/>
                                  </w:rPr>
                                  <w:t>Partition:</w:t>
                                </w:r>
                              </w:p>
                            </w:txbxContent>
                          </wps:txbx>
                          <wps:bodyPr horzOverflow="overflow" vert="horz" lIns="0" tIns="0" rIns="0" bIns="0" rtlCol="0">
                            <a:noAutofit/>
                          </wps:bodyPr>
                        </wps:wsp>
                        <wps:wsp>
                          <wps:cNvPr id="1958012681" name="Rectangle 615"/>
                          <wps:cNvSpPr/>
                          <wps:spPr>
                            <a:xfrm>
                              <a:off x="3188129" y="514751"/>
                              <a:ext cx="675035" cy="111650"/>
                            </a:xfrm>
                            <a:prstGeom prst="rect">
                              <a:avLst/>
                            </a:prstGeom>
                            <a:ln>
                              <a:noFill/>
                            </a:ln>
                          </wps:spPr>
                          <wps:txbx>
                            <w:txbxContent>
                              <w:p w14:paraId="66B14B00" w14:textId="77777777" w:rsidR="001A26E9" w:rsidRDefault="001A26E9" w:rsidP="001A26E9">
                                <w:pPr>
                                  <w:spacing w:after="160" w:line="259" w:lineRule="auto"/>
                                  <w:ind w:left="0" w:right="0" w:firstLine="0"/>
                                  <w:jc w:val="left"/>
                                </w:pPr>
                                <w:r>
                                  <w:rPr>
                                    <w:sz w:val="13"/>
                                  </w:rPr>
                                  <w:t>Blocks</w:t>
                                </w:r>
                                <w:r>
                                  <w:rPr>
                                    <w:spacing w:val="11"/>
                                    <w:sz w:val="13"/>
                                  </w:rPr>
                                  <w:t xml:space="preserve"> </w:t>
                                </w:r>
                                <w:r>
                                  <w:rPr>
                                    <w:sz w:val="13"/>
                                  </w:rPr>
                                  <w:t>of</w:t>
                                </w:r>
                                <w:r>
                                  <w:rPr>
                                    <w:spacing w:val="11"/>
                                    <w:sz w:val="13"/>
                                  </w:rPr>
                                  <w:t xml:space="preserve"> </w:t>
                                </w:r>
                                <w:r>
                                  <w:rPr>
                                    <w:sz w:val="13"/>
                                  </w:rPr>
                                  <w:t>Size</w:t>
                                </w:r>
                              </w:p>
                            </w:txbxContent>
                          </wps:txbx>
                          <wps:bodyPr horzOverflow="overflow" vert="horz" lIns="0" tIns="0" rIns="0" bIns="0" rtlCol="0">
                            <a:noAutofit/>
                          </wps:bodyPr>
                        </wps:wsp>
                        <wps:wsp>
                          <wps:cNvPr id="1874581462" name="Rectangle 616"/>
                          <wps:cNvSpPr/>
                          <wps:spPr>
                            <a:xfrm>
                              <a:off x="3723634" y="524153"/>
                              <a:ext cx="84631" cy="99145"/>
                            </a:xfrm>
                            <a:prstGeom prst="rect">
                              <a:avLst/>
                            </a:prstGeom>
                            <a:ln>
                              <a:noFill/>
                            </a:ln>
                          </wps:spPr>
                          <wps:txbx>
                            <w:txbxContent>
                              <w:p w14:paraId="57663F4D" w14:textId="77777777" w:rsidR="001A26E9" w:rsidRDefault="001A26E9" w:rsidP="001A26E9">
                                <w:pPr>
                                  <w:spacing w:after="160" w:line="259" w:lineRule="auto"/>
                                  <w:ind w:left="0" w:right="0" w:firstLine="0"/>
                                  <w:jc w:val="left"/>
                                </w:pPr>
                                <w:r>
                                  <w:rPr>
                                    <w:rFonts w:ascii="Cambria" w:eastAsia="Cambria" w:hAnsi="Cambria" w:cs="Cambria"/>
                                    <w:i/>
                                    <w:sz w:val="13"/>
                                  </w:rPr>
                                  <w:t>B</w:t>
                                </w:r>
                              </w:p>
                            </w:txbxContent>
                          </wps:txbx>
                          <wps:bodyPr horzOverflow="overflow" vert="horz" lIns="0" tIns="0" rIns="0" bIns="0" rtlCol="0">
                            <a:noAutofit/>
                          </wps:bodyPr>
                        </wps:wsp>
                        <wps:wsp>
                          <wps:cNvPr id="1112029326" name="Rectangle 617"/>
                          <wps:cNvSpPr/>
                          <wps:spPr>
                            <a:xfrm>
                              <a:off x="3787310" y="554221"/>
                              <a:ext cx="42125" cy="69402"/>
                            </a:xfrm>
                            <a:prstGeom prst="rect">
                              <a:avLst/>
                            </a:prstGeom>
                            <a:ln>
                              <a:noFill/>
                            </a:ln>
                          </wps:spPr>
                          <wps:txbx>
                            <w:txbxContent>
                              <w:p w14:paraId="32F6B806" w14:textId="77777777" w:rsidR="001A26E9" w:rsidRDefault="001A26E9" w:rsidP="001A26E9">
                                <w:pPr>
                                  <w:spacing w:after="160" w:line="259" w:lineRule="auto"/>
                                  <w:ind w:left="0" w:right="0" w:firstLine="0"/>
                                  <w:jc w:val="left"/>
                                </w:pPr>
                                <w:r>
                                  <w:rPr>
                                    <w:rFonts w:ascii="Cambria" w:eastAsia="Cambria" w:hAnsi="Cambria" w:cs="Cambria"/>
                                    <w:i/>
                                    <w:sz w:val="9"/>
                                  </w:rPr>
                                  <w:t>s</w:t>
                                </w:r>
                              </w:p>
                            </w:txbxContent>
                          </wps:txbx>
                          <wps:bodyPr horzOverflow="overflow" vert="horz" lIns="0" tIns="0" rIns="0" bIns="0" rtlCol="0">
                            <a:noAutofit/>
                          </wps:bodyPr>
                        </wps:wsp>
                        <wps:wsp>
                          <wps:cNvPr id="76702191" name="Rectangle 618"/>
                          <wps:cNvSpPr/>
                          <wps:spPr>
                            <a:xfrm>
                              <a:off x="3841845" y="517354"/>
                              <a:ext cx="86752" cy="193713"/>
                            </a:xfrm>
                            <a:prstGeom prst="rect">
                              <a:avLst/>
                            </a:prstGeom>
                            <a:ln>
                              <a:noFill/>
                            </a:ln>
                          </wps:spPr>
                          <wps:txbx>
                            <w:txbxContent>
                              <w:p w14:paraId="67F02DF5" w14:textId="77777777" w:rsidR="001A26E9" w:rsidRDefault="001A26E9" w:rsidP="001A26E9">
                                <w:pPr>
                                  <w:spacing w:after="160" w:line="259" w:lineRule="auto"/>
                                  <w:ind w:left="0" w:right="0" w:firstLine="0"/>
                                  <w:jc w:val="left"/>
                                </w:pPr>
                                <w:r>
                                  <w:rPr>
                                    <w:rFonts w:ascii="Cambria" w:eastAsia="Cambria" w:hAnsi="Cambria" w:cs="Cambria"/>
                                    <w:sz w:val="13"/>
                                  </w:rPr>
                                  <w:t>×</w:t>
                                </w:r>
                              </w:p>
                            </w:txbxContent>
                          </wps:txbx>
                          <wps:bodyPr horzOverflow="overflow" vert="horz" lIns="0" tIns="0" rIns="0" bIns="0" rtlCol="0">
                            <a:noAutofit/>
                          </wps:bodyPr>
                        </wps:wsp>
                        <wps:wsp>
                          <wps:cNvPr id="1774449537" name="Rectangle 619"/>
                          <wps:cNvSpPr/>
                          <wps:spPr>
                            <a:xfrm>
                              <a:off x="3925796" y="524153"/>
                              <a:ext cx="84631" cy="99145"/>
                            </a:xfrm>
                            <a:prstGeom prst="rect">
                              <a:avLst/>
                            </a:prstGeom>
                            <a:ln>
                              <a:noFill/>
                            </a:ln>
                          </wps:spPr>
                          <wps:txbx>
                            <w:txbxContent>
                              <w:p w14:paraId="58F8C284" w14:textId="77777777" w:rsidR="001A26E9" w:rsidRDefault="001A26E9" w:rsidP="001A26E9">
                                <w:pPr>
                                  <w:spacing w:after="160" w:line="259" w:lineRule="auto"/>
                                  <w:ind w:left="0" w:right="0" w:firstLine="0"/>
                                  <w:jc w:val="left"/>
                                </w:pPr>
                                <w:r>
                                  <w:rPr>
                                    <w:rFonts w:ascii="Cambria" w:eastAsia="Cambria" w:hAnsi="Cambria" w:cs="Cambria"/>
                                    <w:i/>
                                    <w:sz w:val="13"/>
                                  </w:rPr>
                                  <w:t>B</w:t>
                                </w:r>
                              </w:p>
                            </w:txbxContent>
                          </wps:txbx>
                          <wps:bodyPr horzOverflow="overflow" vert="horz" lIns="0" tIns="0" rIns="0" bIns="0" rtlCol="0">
                            <a:noAutofit/>
                          </wps:bodyPr>
                        </wps:wsp>
                        <wps:wsp>
                          <wps:cNvPr id="171125518" name="Rectangle 620"/>
                          <wps:cNvSpPr/>
                          <wps:spPr>
                            <a:xfrm>
                              <a:off x="3989465" y="554221"/>
                              <a:ext cx="42125" cy="69402"/>
                            </a:xfrm>
                            <a:prstGeom prst="rect">
                              <a:avLst/>
                            </a:prstGeom>
                            <a:ln>
                              <a:noFill/>
                            </a:ln>
                          </wps:spPr>
                          <wps:txbx>
                            <w:txbxContent>
                              <w:p w14:paraId="1172AA05" w14:textId="77777777" w:rsidR="001A26E9" w:rsidRDefault="001A26E9" w:rsidP="001A26E9">
                                <w:pPr>
                                  <w:spacing w:after="160" w:line="259" w:lineRule="auto"/>
                                  <w:ind w:left="0" w:right="0" w:firstLine="0"/>
                                  <w:jc w:val="left"/>
                                </w:pPr>
                                <w:r>
                                  <w:rPr>
                                    <w:rFonts w:ascii="Cambria" w:eastAsia="Cambria" w:hAnsi="Cambria" w:cs="Cambria"/>
                                    <w:i/>
                                    <w:sz w:val="9"/>
                                  </w:rPr>
                                  <w:t>s</w:t>
                                </w:r>
                              </w:p>
                            </w:txbxContent>
                          </wps:txbx>
                          <wps:bodyPr horzOverflow="overflow" vert="horz" lIns="0" tIns="0" rIns="0" bIns="0" rtlCol="0">
                            <a:noAutofit/>
                          </wps:bodyPr>
                        </wps:wsp>
                        <wps:wsp>
                          <wps:cNvPr id="1734798938" name="Shape 621"/>
                          <wps:cNvSpPr/>
                          <wps:spPr>
                            <a:xfrm>
                              <a:off x="4206177" y="247503"/>
                              <a:ext cx="1046379" cy="522494"/>
                            </a:xfrm>
                            <a:custGeom>
                              <a:avLst/>
                              <a:gdLst/>
                              <a:ahLst/>
                              <a:cxnLst/>
                              <a:rect l="0" t="0" r="0" b="0"/>
                              <a:pathLst>
                                <a:path w="1046379" h="522494">
                                  <a:moveTo>
                                    <a:pt x="523189" y="0"/>
                                  </a:moveTo>
                                  <a:lnTo>
                                    <a:pt x="1046379" y="261247"/>
                                  </a:lnTo>
                                  <a:lnTo>
                                    <a:pt x="523189" y="522494"/>
                                  </a:lnTo>
                                  <a:lnTo>
                                    <a:pt x="0" y="261247"/>
                                  </a:lnTo>
                                  <a:lnTo>
                                    <a:pt x="523189" y="0"/>
                                  </a:lnTo>
                                  <a:close/>
                                </a:path>
                              </a:pathLst>
                            </a:custGeom>
                            <a:ln w="3358" cap="flat">
                              <a:miter lim="127000"/>
                            </a:ln>
                          </wps:spPr>
                          <wps:style>
                            <a:lnRef idx="1">
                              <a:srgbClr val="000000"/>
                            </a:lnRef>
                            <a:fillRef idx="1">
                              <a:srgbClr val="FFFFFF"/>
                            </a:fillRef>
                            <a:effectRef idx="0">
                              <a:scrgbClr r="0" g="0" b="0"/>
                            </a:effectRef>
                            <a:fontRef idx="none"/>
                          </wps:style>
                          <wps:bodyPr/>
                        </wps:wsp>
                        <wps:wsp>
                          <wps:cNvPr id="1789847703" name="Rectangle 622"/>
                          <wps:cNvSpPr/>
                          <wps:spPr>
                            <a:xfrm>
                              <a:off x="4547096" y="373114"/>
                              <a:ext cx="484943" cy="100485"/>
                            </a:xfrm>
                            <a:prstGeom prst="rect">
                              <a:avLst/>
                            </a:prstGeom>
                            <a:ln>
                              <a:noFill/>
                            </a:ln>
                          </wps:spPr>
                          <wps:txbx>
                            <w:txbxContent>
                              <w:p w14:paraId="20F7B481" w14:textId="77777777" w:rsidR="001A26E9" w:rsidRDefault="001A26E9" w:rsidP="001A26E9">
                                <w:pPr>
                                  <w:spacing w:after="160" w:line="259" w:lineRule="auto"/>
                                  <w:ind w:left="0" w:right="0" w:firstLine="0"/>
                                  <w:jc w:val="left"/>
                                </w:pPr>
                                <w:r>
                                  <w:rPr>
                                    <w:w w:val="109"/>
                                    <w:sz w:val="12"/>
                                  </w:rPr>
                                  <w:t>Any</w:t>
                                </w:r>
                                <w:r>
                                  <w:rPr>
                                    <w:spacing w:val="11"/>
                                    <w:w w:val="109"/>
                                    <w:sz w:val="12"/>
                                  </w:rPr>
                                  <w:t xml:space="preserve"> </w:t>
                                </w:r>
                                <w:r>
                                  <w:rPr>
                                    <w:w w:val="109"/>
                                    <w:sz w:val="12"/>
                                  </w:rPr>
                                  <w:t>active</w:t>
                                </w:r>
                              </w:p>
                            </w:txbxContent>
                          </wps:txbx>
                          <wps:bodyPr horzOverflow="overflow" vert="horz" lIns="0" tIns="0" rIns="0" bIns="0" rtlCol="0">
                            <a:noAutofit/>
                          </wps:bodyPr>
                        </wps:wsp>
                        <wps:wsp>
                          <wps:cNvPr id="1546579955" name="Rectangle 623"/>
                          <wps:cNvSpPr/>
                          <wps:spPr>
                            <a:xfrm>
                              <a:off x="4639843" y="465457"/>
                              <a:ext cx="238150" cy="100484"/>
                            </a:xfrm>
                            <a:prstGeom prst="rect">
                              <a:avLst/>
                            </a:prstGeom>
                            <a:ln>
                              <a:noFill/>
                            </a:ln>
                          </wps:spPr>
                          <wps:txbx>
                            <w:txbxContent>
                              <w:p w14:paraId="468F08CB" w14:textId="77777777" w:rsidR="001A26E9" w:rsidRDefault="001A26E9" w:rsidP="001A26E9">
                                <w:pPr>
                                  <w:spacing w:after="160" w:line="259" w:lineRule="auto"/>
                                  <w:ind w:left="0" w:right="0" w:firstLine="0"/>
                                  <w:jc w:val="left"/>
                                </w:pPr>
                                <w:r>
                                  <w:rPr>
                                    <w:w w:val="105"/>
                                    <w:sz w:val="12"/>
                                  </w:rPr>
                                  <w:t>block</w:t>
                                </w:r>
                              </w:p>
                            </w:txbxContent>
                          </wps:txbx>
                          <wps:bodyPr horzOverflow="overflow" vert="horz" lIns="0" tIns="0" rIns="0" bIns="0" rtlCol="0">
                            <a:noAutofit/>
                          </wps:bodyPr>
                        </wps:wsp>
                        <wps:wsp>
                          <wps:cNvPr id="480856982" name="Rectangle 624"/>
                          <wps:cNvSpPr/>
                          <wps:spPr>
                            <a:xfrm>
                              <a:off x="4618449" y="566261"/>
                              <a:ext cx="40094" cy="89231"/>
                            </a:xfrm>
                            <a:prstGeom prst="rect">
                              <a:avLst/>
                            </a:prstGeom>
                            <a:ln>
                              <a:noFill/>
                            </a:ln>
                          </wps:spPr>
                          <wps:txbx>
                            <w:txbxContent>
                              <w:p w14:paraId="5D0F6802" w14:textId="77777777" w:rsidR="001A26E9" w:rsidRDefault="001A26E9" w:rsidP="001A26E9">
                                <w:pPr>
                                  <w:spacing w:after="160" w:line="259" w:lineRule="auto"/>
                                  <w:ind w:left="0" w:right="0" w:firstLine="0"/>
                                  <w:jc w:val="left"/>
                                </w:pPr>
                                <w:r>
                                  <w:rPr>
                                    <w:rFonts w:ascii="Cambria" w:eastAsia="Cambria" w:hAnsi="Cambria" w:cs="Cambria"/>
                                    <w:sz w:val="12"/>
                                  </w:rPr>
                                  <w:t>(</w:t>
                                </w:r>
                              </w:p>
                            </w:txbxContent>
                          </wps:txbx>
                          <wps:bodyPr horzOverflow="overflow" vert="horz" lIns="0" tIns="0" rIns="0" bIns="0" rtlCol="0">
                            <a:noAutofit/>
                          </wps:bodyPr>
                        </wps:wsp>
                        <wps:wsp>
                          <wps:cNvPr id="2018175602" name="Rectangle 625"/>
                          <wps:cNvSpPr/>
                          <wps:spPr>
                            <a:xfrm>
                              <a:off x="4648649" y="566261"/>
                              <a:ext cx="154346" cy="89231"/>
                            </a:xfrm>
                            <a:prstGeom prst="rect">
                              <a:avLst/>
                            </a:prstGeom>
                            <a:ln>
                              <a:noFill/>
                            </a:ln>
                          </wps:spPr>
                          <wps:txbx>
                            <w:txbxContent>
                              <w:p w14:paraId="6D736B11" w14:textId="77777777" w:rsidR="001A26E9" w:rsidRDefault="001A26E9" w:rsidP="001A26E9">
                                <w:pPr>
                                  <w:spacing w:after="160" w:line="259" w:lineRule="auto"/>
                                  <w:ind w:left="0" w:right="0" w:firstLine="0"/>
                                  <w:jc w:val="left"/>
                                </w:pPr>
                                <w:r>
                                  <w:rPr>
                                    <w:rFonts w:ascii="Cambria" w:eastAsia="Cambria" w:hAnsi="Cambria" w:cs="Cambria"/>
                                    <w:i/>
                                    <w:sz w:val="12"/>
                                  </w:rPr>
                                  <w:t>&gt;τ</w:t>
                                </w:r>
                              </w:p>
                            </w:txbxContent>
                          </wps:txbx>
                          <wps:bodyPr horzOverflow="overflow" vert="horz" lIns="0" tIns="0" rIns="0" bIns="0" rtlCol="0">
                            <a:noAutofit/>
                          </wps:bodyPr>
                        </wps:wsp>
                        <wps:wsp>
                          <wps:cNvPr id="1723640635" name="Rectangle 626"/>
                          <wps:cNvSpPr/>
                          <wps:spPr>
                            <a:xfrm>
                              <a:off x="4773450" y="566261"/>
                              <a:ext cx="40093" cy="89231"/>
                            </a:xfrm>
                            <a:prstGeom prst="rect">
                              <a:avLst/>
                            </a:prstGeom>
                            <a:ln>
                              <a:noFill/>
                            </a:ln>
                          </wps:spPr>
                          <wps:txbx>
                            <w:txbxContent>
                              <w:p w14:paraId="37279102" w14:textId="77777777" w:rsidR="001A26E9" w:rsidRDefault="001A26E9" w:rsidP="001A26E9">
                                <w:pPr>
                                  <w:spacing w:after="160" w:line="259" w:lineRule="auto"/>
                                  <w:ind w:left="0" w:right="0" w:firstLine="0"/>
                                  <w:jc w:val="left"/>
                                </w:pPr>
                                <w:r>
                                  <w:rPr>
                                    <w:rFonts w:ascii="Cambria" w:eastAsia="Cambria" w:hAnsi="Cambria" w:cs="Cambria"/>
                                    <w:sz w:val="12"/>
                                  </w:rPr>
                                  <w:t>)</w:t>
                                </w:r>
                              </w:p>
                            </w:txbxContent>
                          </wps:txbx>
                          <wps:bodyPr horzOverflow="overflow" vert="horz" lIns="0" tIns="0" rIns="0" bIns="0" rtlCol="0">
                            <a:noAutofit/>
                          </wps:bodyPr>
                        </wps:wsp>
                        <wps:wsp>
                          <wps:cNvPr id="662356826" name="Rectangle 627"/>
                          <wps:cNvSpPr/>
                          <wps:spPr>
                            <a:xfrm>
                              <a:off x="4803649" y="557800"/>
                              <a:ext cx="48735" cy="100485"/>
                            </a:xfrm>
                            <a:prstGeom prst="rect">
                              <a:avLst/>
                            </a:prstGeom>
                            <a:ln>
                              <a:noFill/>
                            </a:ln>
                          </wps:spPr>
                          <wps:txbx>
                            <w:txbxContent>
                              <w:p w14:paraId="119AA22B" w14:textId="77777777" w:rsidR="001A26E9" w:rsidRDefault="001A26E9" w:rsidP="001A26E9">
                                <w:pPr>
                                  <w:spacing w:after="160" w:line="259" w:lineRule="auto"/>
                                  <w:ind w:left="0" w:right="0" w:firstLine="0"/>
                                  <w:jc w:val="left"/>
                                </w:pPr>
                                <w:r>
                                  <w:rPr>
                                    <w:w w:val="109"/>
                                    <w:sz w:val="12"/>
                                  </w:rPr>
                                  <w:t>?</w:t>
                                </w:r>
                              </w:p>
                            </w:txbxContent>
                          </wps:txbx>
                          <wps:bodyPr horzOverflow="overflow" vert="horz" lIns="0" tIns="0" rIns="0" bIns="0" rtlCol="0">
                            <a:noAutofit/>
                          </wps:bodyPr>
                        </wps:wsp>
                        <wps:wsp>
                          <wps:cNvPr id="790086514" name="Shape 629"/>
                          <wps:cNvSpPr/>
                          <wps:spPr>
                            <a:xfrm>
                              <a:off x="5923651" y="389322"/>
                              <a:ext cx="716571" cy="238857"/>
                            </a:xfrm>
                            <a:custGeom>
                              <a:avLst/>
                              <a:gdLst/>
                              <a:ahLst/>
                              <a:cxnLst/>
                              <a:rect l="0" t="0" r="0" b="0"/>
                              <a:pathLst>
                                <a:path w="716571" h="238857">
                                  <a:moveTo>
                                    <a:pt x="33580" y="0"/>
                                  </a:moveTo>
                                  <a:lnTo>
                                    <a:pt x="682992" y="0"/>
                                  </a:lnTo>
                                  <a:cubicBezTo>
                                    <a:pt x="701537" y="0"/>
                                    <a:pt x="716571" y="15034"/>
                                    <a:pt x="716571" y="33579"/>
                                  </a:cubicBezTo>
                                  <a:lnTo>
                                    <a:pt x="716571" y="205277"/>
                                  </a:lnTo>
                                  <a:cubicBezTo>
                                    <a:pt x="716571" y="223823"/>
                                    <a:pt x="701537" y="238857"/>
                                    <a:pt x="682992" y="238857"/>
                                  </a:cubicBezTo>
                                  <a:lnTo>
                                    <a:pt x="33580" y="238857"/>
                                  </a:lnTo>
                                  <a:cubicBezTo>
                                    <a:pt x="15034" y="238857"/>
                                    <a:pt x="0" y="223823"/>
                                    <a:pt x="0" y="205277"/>
                                  </a:cubicBezTo>
                                  <a:lnTo>
                                    <a:pt x="0" y="33579"/>
                                  </a:lnTo>
                                  <a:cubicBezTo>
                                    <a:pt x="0" y="15034"/>
                                    <a:pt x="15034" y="0"/>
                                    <a:pt x="33580" y="0"/>
                                  </a:cubicBezTo>
                                  <a:close/>
                                </a:path>
                              </a:pathLst>
                            </a:custGeom>
                            <a:ln w="16790" cap="flat">
                              <a:miter lim="127000"/>
                            </a:ln>
                          </wps:spPr>
                          <wps:style>
                            <a:lnRef idx="1">
                              <a:srgbClr val="007F00"/>
                            </a:lnRef>
                            <a:fillRef idx="1">
                              <a:srgbClr val="989356"/>
                            </a:fillRef>
                            <a:effectRef idx="0">
                              <a:scrgbClr r="0" g="0" b="0"/>
                            </a:effectRef>
                            <a:fontRef idx="none"/>
                          </wps:style>
                          <wps:bodyPr/>
                        </wps:wsp>
                        <wps:wsp>
                          <wps:cNvPr id="219580222" name="Rectangle 630"/>
                          <wps:cNvSpPr/>
                          <wps:spPr>
                            <a:xfrm>
                              <a:off x="6162860" y="419568"/>
                              <a:ext cx="316862" cy="111650"/>
                            </a:xfrm>
                            <a:prstGeom prst="rect">
                              <a:avLst/>
                            </a:prstGeom>
                            <a:ln>
                              <a:noFill/>
                            </a:ln>
                          </wps:spPr>
                          <wps:txbx>
                            <w:txbxContent>
                              <w:p w14:paraId="21CE3C08" w14:textId="77777777" w:rsidR="001A26E9" w:rsidRDefault="001A26E9" w:rsidP="001A26E9">
                                <w:pPr>
                                  <w:spacing w:after="160" w:line="259" w:lineRule="auto"/>
                                  <w:ind w:left="0" w:right="0" w:firstLine="0"/>
                                  <w:jc w:val="left"/>
                                </w:pPr>
                                <w:r>
                                  <w:rPr>
                                    <w:b/>
                                    <w:color w:val="FFFFFF"/>
                                    <w:w w:val="118"/>
                                    <w:sz w:val="13"/>
                                  </w:rPr>
                                  <w:t>PASS</w:t>
                                </w:r>
                              </w:p>
                            </w:txbxContent>
                          </wps:txbx>
                          <wps:bodyPr horzOverflow="overflow" vert="horz" lIns="0" tIns="0" rIns="0" bIns="0" rtlCol="0">
                            <a:noAutofit/>
                          </wps:bodyPr>
                        </wps:wsp>
                        <wps:wsp>
                          <wps:cNvPr id="768719213" name="Rectangle 631"/>
                          <wps:cNvSpPr/>
                          <wps:spPr>
                            <a:xfrm>
                              <a:off x="5963150" y="529260"/>
                              <a:ext cx="103199" cy="174343"/>
                            </a:xfrm>
                            <a:prstGeom prst="rect">
                              <a:avLst/>
                            </a:prstGeom>
                            <a:ln>
                              <a:noFill/>
                            </a:ln>
                          </wps:spPr>
                          <wps:txbx>
                            <w:txbxContent>
                              <w:p w14:paraId="158171DB" w14:textId="77777777" w:rsidR="001A26E9" w:rsidRDefault="001A26E9" w:rsidP="001A26E9">
                                <w:pPr>
                                  <w:spacing w:after="160" w:line="259" w:lineRule="auto"/>
                                  <w:ind w:left="0" w:right="0" w:firstLine="0"/>
                                  <w:jc w:val="left"/>
                                </w:pPr>
                                <w:r>
                                  <w:rPr>
                                    <w:rFonts w:ascii="Cambria" w:eastAsia="Cambria" w:hAnsi="Cambria" w:cs="Cambria"/>
                                    <w:color w:val="FFFFFF"/>
                                    <w:sz w:val="12"/>
                                  </w:rPr>
                                  <w:t>→</w:t>
                                </w:r>
                              </w:p>
                            </w:txbxContent>
                          </wps:txbx>
                          <wps:bodyPr horzOverflow="overflow" vert="horz" lIns="0" tIns="0" rIns="0" bIns="0" rtlCol="0">
                            <a:noAutofit/>
                          </wps:bodyPr>
                        </wps:wsp>
                        <wps:wsp>
                          <wps:cNvPr id="237220328" name="Rectangle 632"/>
                          <wps:cNvSpPr/>
                          <wps:spPr>
                            <a:xfrm>
                              <a:off x="6070576" y="527070"/>
                              <a:ext cx="705007" cy="100484"/>
                            </a:xfrm>
                            <a:prstGeom prst="rect">
                              <a:avLst/>
                            </a:prstGeom>
                            <a:ln>
                              <a:noFill/>
                            </a:ln>
                          </wps:spPr>
                          <wps:txbx>
                            <w:txbxContent>
                              <w:p w14:paraId="0019214A" w14:textId="77777777" w:rsidR="001A26E9" w:rsidRDefault="001A26E9" w:rsidP="001A26E9">
                                <w:pPr>
                                  <w:spacing w:after="160" w:line="259" w:lineRule="auto"/>
                                  <w:ind w:left="0" w:right="0" w:firstLine="0"/>
                                  <w:jc w:val="left"/>
                                </w:pPr>
                                <w:r>
                                  <w:rPr>
                                    <w:b/>
                                    <w:color w:val="FFFFFF"/>
                                    <w:w w:val="125"/>
                                    <w:sz w:val="12"/>
                                  </w:rPr>
                                  <w:t>BIG</w:t>
                                </w:r>
                                <w:r>
                                  <w:rPr>
                                    <w:b/>
                                    <w:color w:val="FFFFFF"/>
                                    <w:spacing w:val="17"/>
                                    <w:w w:val="125"/>
                                    <w:sz w:val="12"/>
                                  </w:rPr>
                                  <w:t xml:space="preserve"> </w:t>
                                </w:r>
                                <w:r>
                                  <w:rPr>
                                    <w:b/>
                                    <w:color w:val="FFFFFF"/>
                                    <w:w w:val="125"/>
                                    <w:sz w:val="12"/>
                                  </w:rPr>
                                  <w:t>MODEL</w:t>
                                </w:r>
                              </w:p>
                            </w:txbxContent>
                          </wps:txbx>
                          <wps:bodyPr horzOverflow="overflow" vert="horz" lIns="0" tIns="0" rIns="0" bIns="0" rtlCol="0">
                            <a:noAutofit/>
                          </wps:bodyPr>
                        </wps:wsp>
                        <wps:wsp>
                          <wps:cNvPr id="691090468" name="Shape 634"/>
                          <wps:cNvSpPr/>
                          <wps:spPr>
                            <a:xfrm>
                              <a:off x="5923651" y="867035"/>
                              <a:ext cx="716571" cy="238857"/>
                            </a:xfrm>
                            <a:custGeom>
                              <a:avLst/>
                              <a:gdLst/>
                              <a:ahLst/>
                              <a:cxnLst/>
                              <a:rect l="0" t="0" r="0" b="0"/>
                              <a:pathLst>
                                <a:path w="716571" h="238857">
                                  <a:moveTo>
                                    <a:pt x="33580" y="0"/>
                                  </a:moveTo>
                                  <a:lnTo>
                                    <a:pt x="682992" y="0"/>
                                  </a:lnTo>
                                  <a:cubicBezTo>
                                    <a:pt x="701537" y="0"/>
                                    <a:pt x="716571" y="15034"/>
                                    <a:pt x="716571" y="33580"/>
                                  </a:cubicBezTo>
                                  <a:lnTo>
                                    <a:pt x="716571" y="205277"/>
                                  </a:lnTo>
                                  <a:cubicBezTo>
                                    <a:pt x="716571" y="223823"/>
                                    <a:pt x="701537" y="238857"/>
                                    <a:pt x="682992" y="238857"/>
                                  </a:cubicBezTo>
                                  <a:lnTo>
                                    <a:pt x="33580" y="238857"/>
                                  </a:lnTo>
                                  <a:cubicBezTo>
                                    <a:pt x="15034" y="238857"/>
                                    <a:pt x="0" y="223823"/>
                                    <a:pt x="0" y="205277"/>
                                  </a:cubicBezTo>
                                  <a:lnTo>
                                    <a:pt x="0" y="33580"/>
                                  </a:lnTo>
                                  <a:cubicBezTo>
                                    <a:pt x="0" y="15034"/>
                                    <a:pt x="15034" y="0"/>
                                    <a:pt x="33580" y="0"/>
                                  </a:cubicBezTo>
                                  <a:close/>
                                </a:path>
                              </a:pathLst>
                            </a:custGeom>
                            <a:ln w="16790" cap="flat">
                              <a:miter lim="127000"/>
                            </a:ln>
                          </wps:spPr>
                          <wps:style>
                            <a:lnRef idx="1">
                              <a:srgbClr val="006600"/>
                            </a:lnRef>
                            <a:fillRef idx="1">
                              <a:srgbClr val="008C00"/>
                            </a:fillRef>
                            <a:effectRef idx="0">
                              <a:scrgbClr r="0" g="0" b="0"/>
                            </a:effectRef>
                            <a:fontRef idx="none"/>
                          </wps:style>
                          <wps:bodyPr/>
                        </wps:wsp>
                        <wps:wsp>
                          <wps:cNvPr id="922854884" name="Rectangle 635"/>
                          <wps:cNvSpPr/>
                          <wps:spPr>
                            <a:xfrm>
                              <a:off x="6114957" y="897461"/>
                              <a:ext cx="308376" cy="111650"/>
                            </a:xfrm>
                            <a:prstGeom prst="rect">
                              <a:avLst/>
                            </a:prstGeom>
                            <a:ln>
                              <a:noFill/>
                            </a:ln>
                          </wps:spPr>
                          <wps:txbx>
                            <w:txbxContent>
                              <w:p w14:paraId="38DEBC99" w14:textId="77777777" w:rsidR="001A26E9" w:rsidRDefault="001A26E9" w:rsidP="001A26E9">
                                <w:pPr>
                                  <w:spacing w:after="160" w:line="259" w:lineRule="auto"/>
                                  <w:ind w:left="0" w:right="0" w:firstLine="0"/>
                                  <w:jc w:val="left"/>
                                </w:pPr>
                                <w:r>
                                  <w:rPr>
                                    <w:b/>
                                    <w:color w:val="FFFFFF"/>
                                    <w:w w:val="127"/>
                                    <w:sz w:val="13"/>
                                  </w:rPr>
                                  <w:t>SKIP</w:t>
                                </w:r>
                              </w:p>
                            </w:txbxContent>
                          </wps:txbx>
                          <wps:bodyPr horzOverflow="overflow" vert="horz" lIns="0" tIns="0" rIns="0" bIns="0" rtlCol="0">
                            <a:noAutofit/>
                          </wps:bodyPr>
                        </wps:wsp>
                        <wps:wsp>
                          <wps:cNvPr id="68425357" name="Rectangle 636"/>
                          <wps:cNvSpPr/>
                          <wps:spPr>
                            <a:xfrm>
                              <a:off x="6378968" y="880924"/>
                              <a:ext cx="93005" cy="163678"/>
                            </a:xfrm>
                            <a:prstGeom prst="rect">
                              <a:avLst/>
                            </a:prstGeom>
                            <a:ln>
                              <a:noFill/>
                            </a:ln>
                          </wps:spPr>
                          <wps:txbx>
                            <w:txbxContent>
                              <w:p w14:paraId="2287A595" w14:textId="77777777" w:rsidR="001A26E9" w:rsidRDefault="001A26E9" w:rsidP="001A26E9">
                                <w:pPr>
                                  <w:spacing w:after="160" w:line="259" w:lineRule="auto"/>
                                  <w:ind w:left="0" w:right="0" w:firstLine="0"/>
                                  <w:jc w:val="left"/>
                                </w:pPr>
                                <w:r>
                                  <w:rPr>
                                    <w:color w:val="FFFFFF"/>
                                    <w:w w:val="107"/>
                                    <w:sz w:val="13"/>
                                  </w:rPr>
                                  <w:t>✓</w:t>
                                </w:r>
                              </w:p>
                            </w:txbxContent>
                          </wps:txbx>
                          <wps:bodyPr horzOverflow="overflow" vert="horz" lIns="0" tIns="0" rIns="0" bIns="0" rtlCol="0">
                            <a:noAutofit/>
                          </wps:bodyPr>
                        </wps:wsp>
                        <wps:wsp>
                          <wps:cNvPr id="2002164609" name="Rectangle 637"/>
                          <wps:cNvSpPr/>
                          <wps:spPr>
                            <a:xfrm>
                              <a:off x="6048364" y="1004963"/>
                              <a:ext cx="621402" cy="100486"/>
                            </a:xfrm>
                            <a:prstGeom prst="rect">
                              <a:avLst/>
                            </a:prstGeom>
                            <a:ln>
                              <a:noFill/>
                            </a:ln>
                          </wps:spPr>
                          <wps:txbx>
                            <w:txbxContent>
                              <w:p w14:paraId="0689A05D" w14:textId="77777777" w:rsidR="001A26E9" w:rsidRDefault="001A26E9" w:rsidP="001A26E9">
                                <w:pPr>
                                  <w:spacing w:after="160" w:line="259" w:lineRule="auto"/>
                                  <w:ind w:left="0" w:right="0" w:firstLine="0"/>
                                  <w:jc w:val="left"/>
                                </w:pPr>
                                <w:r>
                                  <w:rPr>
                                    <w:b/>
                                    <w:color w:val="FFFFFF"/>
                                    <w:w w:val="128"/>
                                    <w:sz w:val="12"/>
                                  </w:rPr>
                                  <w:t>Next</w:t>
                                </w:r>
                                <w:r>
                                  <w:rPr>
                                    <w:b/>
                                    <w:color w:val="FFFFFF"/>
                                    <w:spacing w:val="17"/>
                                    <w:w w:val="128"/>
                                    <w:sz w:val="12"/>
                                  </w:rPr>
                                  <w:t xml:space="preserve"> </w:t>
                                </w:r>
                                <w:r>
                                  <w:rPr>
                                    <w:b/>
                                    <w:color w:val="FFFFFF"/>
                                    <w:w w:val="128"/>
                                    <w:sz w:val="12"/>
                                  </w:rPr>
                                  <w:t>Frame</w:t>
                                </w:r>
                              </w:p>
                            </w:txbxContent>
                          </wps:txbx>
                          <wps:bodyPr horzOverflow="overflow" vert="horz" lIns="0" tIns="0" rIns="0" bIns="0" rtlCol="0">
                            <a:noAutofit/>
                          </wps:bodyPr>
                        </wps:wsp>
                        <wps:wsp>
                          <wps:cNvPr id="948313993" name="Shape 638"/>
                          <wps:cNvSpPr/>
                          <wps:spPr>
                            <a:xfrm>
                              <a:off x="622708" y="174352"/>
                              <a:ext cx="1718090" cy="44999"/>
                            </a:xfrm>
                            <a:custGeom>
                              <a:avLst/>
                              <a:gdLst/>
                              <a:ahLst/>
                              <a:cxnLst/>
                              <a:rect l="0" t="0" r="0" b="0"/>
                              <a:pathLst>
                                <a:path w="1718090" h="44999">
                                  <a:moveTo>
                                    <a:pt x="0" y="0"/>
                                  </a:moveTo>
                                  <a:lnTo>
                                    <a:pt x="1718090" y="0"/>
                                  </a:lnTo>
                                  <a:lnTo>
                                    <a:pt x="1718090" y="44999"/>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1404603204" name="Shape 639"/>
                          <wps:cNvSpPr/>
                          <wps:spPr>
                            <a:xfrm>
                              <a:off x="2310486" y="211268"/>
                              <a:ext cx="60624" cy="80832"/>
                            </a:xfrm>
                            <a:custGeom>
                              <a:avLst/>
                              <a:gdLst/>
                              <a:ahLst/>
                              <a:cxnLst/>
                              <a:rect l="0" t="0" r="0" b="0"/>
                              <a:pathLst>
                                <a:path w="60624" h="80832">
                                  <a:moveTo>
                                    <a:pt x="0" y="0"/>
                                  </a:moveTo>
                                  <a:lnTo>
                                    <a:pt x="60624" y="0"/>
                                  </a:lnTo>
                                  <a:cubicBezTo>
                                    <a:pt x="46478" y="24250"/>
                                    <a:pt x="34353" y="59277"/>
                                    <a:pt x="30312" y="80832"/>
                                  </a:cubicBezTo>
                                  <a:cubicBezTo>
                                    <a:pt x="26270" y="59277"/>
                                    <a:pt x="14145" y="2425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6144384" name="Rectangle 640"/>
                          <wps:cNvSpPr/>
                          <wps:spPr>
                            <a:xfrm>
                              <a:off x="780484" y="65042"/>
                              <a:ext cx="951397" cy="100486"/>
                            </a:xfrm>
                            <a:prstGeom prst="rect">
                              <a:avLst/>
                            </a:prstGeom>
                            <a:ln>
                              <a:noFill/>
                            </a:ln>
                          </wps:spPr>
                          <wps:txbx>
                            <w:txbxContent>
                              <w:p w14:paraId="0507F44F" w14:textId="77777777" w:rsidR="001A26E9" w:rsidRDefault="001A26E9" w:rsidP="001A26E9">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wps:txbx>
                          <wps:bodyPr horzOverflow="overflow" vert="horz" lIns="0" tIns="0" rIns="0" bIns="0" rtlCol="0">
                            <a:noAutofit/>
                          </wps:bodyPr>
                        </wps:wsp>
                        <wps:wsp>
                          <wps:cNvPr id="44711817" name="Shape 641"/>
                          <wps:cNvSpPr/>
                          <wps:spPr>
                            <a:xfrm>
                              <a:off x="622708" y="798150"/>
                              <a:ext cx="1718090" cy="44999"/>
                            </a:xfrm>
                            <a:custGeom>
                              <a:avLst/>
                              <a:gdLst/>
                              <a:ahLst/>
                              <a:cxnLst/>
                              <a:rect l="0" t="0" r="0" b="0"/>
                              <a:pathLst>
                                <a:path w="1718090" h="44999">
                                  <a:moveTo>
                                    <a:pt x="0" y="44999"/>
                                  </a:moveTo>
                                  <a:lnTo>
                                    <a:pt x="1718090" y="44999"/>
                                  </a:lnTo>
                                  <a:lnTo>
                                    <a:pt x="1718090"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1727975474" name="Shape 642"/>
                          <wps:cNvSpPr/>
                          <wps:spPr>
                            <a:xfrm>
                              <a:off x="2310486" y="725401"/>
                              <a:ext cx="60624" cy="80832"/>
                            </a:xfrm>
                            <a:custGeom>
                              <a:avLst/>
                              <a:gdLst/>
                              <a:ahLst/>
                              <a:cxnLst/>
                              <a:rect l="0" t="0" r="0" b="0"/>
                              <a:pathLst>
                                <a:path w="60624" h="80832">
                                  <a:moveTo>
                                    <a:pt x="30312" y="0"/>
                                  </a:moveTo>
                                  <a:cubicBezTo>
                                    <a:pt x="34353" y="21555"/>
                                    <a:pt x="46478" y="56582"/>
                                    <a:pt x="60624" y="80832"/>
                                  </a:cubicBezTo>
                                  <a:lnTo>
                                    <a:pt x="0" y="80832"/>
                                  </a:lnTo>
                                  <a:cubicBezTo>
                                    <a:pt x="14145" y="56582"/>
                                    <a:pt x="26270" y="21555"/>
                                    <a:pt x="303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853058" name="Rectangle 643"/>
                          <wps:cNvSpPr/>
                          <wps:spPr>
                            <a:xfrm>
                              <a:off x="780484" y="872520"/>
                              <a:ext cx="951397" cy="100485"/>
                            </a:xfrm>
                            <a:prstGeom prst="rect">
                              <a:avLst/>
                            </a:prstGeom>
                            <a:ln>
                              <a:noFill/>
                            </a:ln>
                          </wps:spPr>
                          <wps:txbx>
                            <w:txbxContent>
                              <w:p w14:paraId="763841E1" w14:textId="77777777" w:rsidR="001A26E9" w:rsidRDefault="001A26E9" w:rsidP="001A26E9">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wps:txbx>
                          <wps:bodyPr horzOverflow="overflow" vert="horz" lIns="0" tIns="0" rIns="0" bIns="0" rtlCol="0">
                            <a:noAutofit/>
                          </wps:bodyPr>
                        </wps:wsp>
                        <wps:wsp>
                          <wps:cNvPr id="945626997" name="Shape 644"/>
                          <wps:cNvSpPr/>
                          <wps:spPr>
                            <a:xfrm>
                              <a:off x="2966954" y="508750"/>
                              <a:ext cx="118765" cy="0"/>
                            </a:xfrm>
                            <a:custGeom>
                              <a:avLst/>
                              <a:gdLst/>
                              <a:ahLst/>
                              <a:cxnLst/>
                              <a:rect l="0" t="0" r="0" b="0"/>
                              <a:pathLst>
                                <a:path w="118765">
                                  <a:moveTo>
                                    <a:pt x="0" y="0"/>
                                  </a:moveTo>
                                  <a:lnTo>
                                    <a:pt x="118765"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707911986" name="Shape 645"/>
                          <wps:cNvSpPr/>
                          <wps:spPr>
                            <a:xfrm>
                              <a:off x="3077636" y="478438"/>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867225" name="Shape 646"/>
                          <wps:cNvSpPr/>
                          <wps:spPr>
                            <a:xfrm>
                              <a:off x="4055013" y="508750"/>
                              <a:ext cx="76041" cy="0"/>
                            </a:xfrm>
                            <a:custGeom>
                              <a:avLst/>
                              <a:gdLst/>
                              <a:ahLst/>
                              <a:cxnLst/>
                              <a:rect l="0" t="0" r="0" b="0"/>
                              <a:pathLst>
                                <a:path w="76041">
                                  <a:moveTo>
                                    <a:pt x="0" y="0"/>
                                  </a:moveTo>
                                  <a:lnTo>
                                    <a:pt x="76041"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477751945" name="Shape 647"/>
                          <wps:cNvSpPr/>
                          <wps:spPr>
                            <a:xfrm>
                              <a:off x="4122971" y="478438"/>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293322" name="Shape 648"/>
                          <wps:cNvSpPr/>
                          <wps:spPr>
                            <a:xfrm>
                              <a:off x="5254931" y="508750"/>
                              <a:ext cx="587577" cy="0"/>
                            </a:xfrm>
                            <a:custGeom>
                              <a:avLst/>
                              <a:gdLst/>
                              <a:ahLst/>
                              <a:cxnLst/>
                              <a:rect l="0" t="0" r="0" b="0"/>
                              <a:pathLst>
                                <a:path w="587577">
                                  <a:moveTo>
                                    <a:pt x="0" y="0"/>
                                  </a:moveTo>
                                  <a:lnTo>
                                    <a:pt x="587577" y="0"/>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1984744252" name="Shape 649"/>
                          <wps:cNvSpPr/>
                          <wps:spPr>
                            <a:xfrm>
                              <a:off x="5834424" y="478438"/>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704970" name="Rectangle 650"/>
                          <wps:cNvSpPr/>
                          <wps:spPr>
                            <a:xfrm>
                              <a:off x="5516947" y="409869"/>
                              <a:ext cx="181376" cy="100485"/>
                            </a:xfrm>
                            <a:prstGeom prst="rect">
                              <a:avLst/>
                            </a:prstGeom>
                            <a:ln>
                              <a:noFill/>
                            </a:ln>
                          </wps:spPr>
                          <wps:txbx>
                            <w:txbxContent>
                              <w:p w14:paraId="40E6510B" w14:textId="77777777" w:rsidR="001A26E9" w:rsidRDefault="001A26E9" w:rsidP="001A26E9">
                                <w:pPr>
                                  <w:spacing w:after="160" w:line="259" w:lineRule="auto"/>
                                  <w:ind w:left="0" w:right="0" w:firstLine="0"/>
                                  <w:jc w:val="left"/>
                                </w:pPr>
                                <w:r>
                                  <w:rPr>
                                    <w:b/>
                                    <w:color w:val="CC6600"/>
                                    <w:w w:val="116"/>
                                    <w:sz w:val="12"/>
                                  </w:rPr>
                                  <w:t>Yes</w:t>
                                </w:r>
                              </w:p>
                            </w:txbxContent>
                          </wps:txbx>
                          <wps:bodyPr horzOverflow="overflow" vert="horz" lIns="0" tIns="0" rIns="0" bIns="0" rtlCol="0">
                            <a:noAutofit/>
                          </wps:bodyPr>
                        </wps:wsp>
                        <wps:wsp>
                          <wps:cNvPr id="1488275627" name="Shape 651"/>
                          <wps:cNvSpPr/>
                          <wps:spPr>
                            <a:xfrm>
                              <a:off x="4729367" y="772372"/>
                              <a:ext cx="1113141" cy="214092"/>
                            </a:xfrm>
                            <a:custGeom>
                              <a:avLst/>
                              <a:gdLst/>
                              <a:ahLst/>
                              <a:cxnLst/>
                              <a:rect l="0" t="0" r="0" b="0"/>
                              <a:pathLst>
                                <a:path w="1113141" h="214092">
                                  <a:moveTo>
                                    <a:pt x="0" y="0"/>
                                  </a:moveTo>
                                  <a:lnTo>
                                    <a:pt x="0" y="214092"/>
                                  </a:lnTo>
                                  <a:lnTo>
                                    <a:pt x="1113141" y="214092"/>
                                  </a:lnTo>
                                </a:path>
                              </a:pathLst>
                            </a:custGeom>
                            <a:ln w="19109" cap="flat">
                              <a:miter lim="127000"/>
                            </a:ln>
                          </wps:spPr>
                          <wps:style>
                            <a:lnRef idx="1">
                              <a:srgbClr val="000000"/>
                            </a:lnRef>
                            <a:fillRef idx="0">
                              <a:srgbClr val="000000">
                                <a:alpha val="0"/>
                              </a:srgbClr>
                            </a:fillRef>
                            <a:effectRef idx="0">
                              <a:scrgbClr r="0" g="0" b="0"/>
                            </a:effectRef>
                            <a:fontRef idx="none"/>
                          </wps:style>
                          <wps:bodyPr/>
                        </wps:wsp>
                        <wps:wsp>
                          <wps:cNvPr id="528896035" name="Shape 652"/>
                          <wps:cNvSpPr/>
                          <wps:spPr>
                            <a:xfrm>
                              <a:off x="5834424" y="956152"/>
                              <a:ext cx="80832" cy="60624"/>
                            </a:xfrm>
                            <a:custGeom>
                              <a:avLst/>
                              <a:gdLst/>
                              <a:ahLst/>
                              <a:cxnLst/>
                              <a:rect l="0" t="0" r="0" b="0"/>
                              <a:pathLst>
                                <a:path w="80832" h="60624">
                                  <a:moveTo>
                                    <a:pt x="0" y="0"/>
                                  </a:moveTo>
                                  <a:cubicBezTo>
                                    <a:pt x="24250" y="14146"/>
                                    <a:pt x="59277" y="26270"/>
                                    <a:pt x="80832" y="30312"/>
                                  </a:cubicBezTo>
                                  <a:cubicBezTo>
                                    <a:pt x="59277" y="34353"/>
                                    <a:pt x="24250" y="46478"/>
                                    <a:pt x="0" y="606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502095" name="Rectangle 653"/>
                          <wps:cNvSpPr/>
                          <wps:spPr>
                            <a:xfrm>
                              <a:off x="4790690" y="1014931"/>
                              <a:ext cx="152336" cy="100486"/>
                            </a:xfrm>
                            <a:prstGeom prst="rect">
                              <a:avLst/>
                            </a:prstGeom>
                            <a:ln>
                              <a:noFill/>
                            </a:ln>
                          </wps:spPr>
                          <wps:txbx>
                            <w:txbxContent>
                              <w:p w14:paraId="03388791" w14:textId="77777777" w:rsidR="001A26E9" w:rsidRDefault="001A26E9" w:rsidP="001A26E9">
                                <w:pPr>
                                  <w:spacing w:after="160" w:line="259" w:lineRule="auto"/>
                                  <w:ind w:left="0" w:right="0" w:firstLine="0"/>
                                  <w:jc w:val="left"/>
                                </w:pPr>
                                <w:r>
                                  <w:rPr>
                                    <w:b/>
                                    <w:w w:val="124"/>
                                    <w:sz w:val="12"/>
                                  </w:rPr>
                                  <w:t>No</w:t>
                                </w:r>
                              </w:p>
                            </w:txbxContent>
                          </wps:txbx>
                          <wps:bodyPr horzOverflow="overflow" vert="horz" lIns="0" tIns="0" rIns="0" bIns="0" rtlCol="0">
                            <a:noAutofit/>
                          </wps:bodyPr>
                        </wps:wsp>
                      </wpg:wgp>
                    </a:graphicData>
                  </a:graphic>
                </wp:inline>
              </w:drawing>
            </mc:Choice>
            <mc:Fallback>
              <w:pict>
                <v:group w14:anchorId="6482BBD8" id="_x0000_s1247" style="width:522.85pt;height:87.1pt;mso-position-horizontal-relative:char;mso-position-vertical-relative:line" coordsize="66402,1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">
                  <v:shape id="Shape 592" o:spid="_x0000_s1248" style="position:absolute;left:15971;top:1276;width:37753;height:7623;visibility:visible;mso-wrap-style:square;v-text-anchor:top" coordsize="3775344,762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" path="m67159,l3708185,v37092,,67159,30068,67159,67159l3775344,695140v,37091,-30067,67159,-67159,67159l67159,762299c30068,762299,,732231,,695140l,67159c,30068,30068,,67159,xe" fillcolor="#f7f7ff" strokecolor="#4c4cff" strokeweight=".46639mm">
                    <v:stroke miterlimit="83231f" joinstyle="miter"/>
                    <v:path arrowok="t" textboxrect="0,0,3775344,762299"/>
                  </v:shape>
                  <v:rect id="Rectangle 593" o:spid="_x0000_s1249" style="position:absolute;left:31995;width:649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" filled="f" stroked="f">
                    <v:textbox inset="0,0,0,0">
                      <w:txbxContent>
                        <w:p w14:paraId="3B7D04EA" w14:textId="77777777" w:rsidR="001A26E9" w:rsidRDefault="001A26E9" w:rsidP="001A26E9">
                          <w:pPr>
                            <w:spacing w:after="160" w:line="259" w:lineRule="auto"/>
                            <w:ind w:left="0" w:right="0" w:firstLine="0"/>
                            <w:jc w:val="left"/>
                          </w:pPr>
                          <w:r>
                            <w:rPr>
                              <w:b/>
                              <w:color w:val="4C4CFF"/>
                              <w:w w:val="124"/>
                              <w:sz w:val="12"/>
                            </w:rPr>
                            <w:t>Skip</w:t>
                          </w:r>
                          <w:r>
                            <w:rPr>
                              <w:b/>
                              <w:color w:val="4C4CFF"/>
                              <w:spacing w:val="17"/>
                              <w:w w:val="124"/>
                              <w:sz w:val="12"/>
                            </w:rPr>
                            <w:t xml:space="preserve"> </w:t>
                          </w:r>
                          <w:r>
                            <w:rPr>
                              <w:b/>
                              <w:color w:val="4C4CFF"/>
                              <w:w w:val="124"/>
                              <w:sz w:val="12"/>
                            </w:rPr>
                            <w:t>module</w:t>
                          </w:r>
                        </w:p>
                      </w:txbxContent>
                    </v:textbox>
                  </v:rect>
                  <v:rect id="Rectangle 594" o:spid="_x0000_s1250" style="position:absolute;left:37173;top:21;width:62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" filled="f" stroked="f">
                    <v:textbox inset="0,0,0,0">
                      <w:txbxContent>
                        <w:p w14:paraId="463252B5" w14:textId="77777777" w:rsidR="001A26E9" w:rsidRDefault="001A26E9" w:rsidP="001A26E9">
                          <w:pPr>
                            <w:spacing w:after="160" w:line="259" w:lineRule="auto"/>
                            <w:ind w:left="0" w:right="0" w:firstLine="0"/>
                            <w:jc w:val="left"/>
                          </w:pPr>
                          <w:r>
                            <w:rPr>
                              <w:rFonts w:ascii="Cambria" w:eastAsia="Cambria" w:hAnsi="Cambria" w:cs="Cambria"/>
                              <w:color w:val="4C4CFF"/>
                              <w:sz w:val="12"/>
                            </w:rPr>
                            <w:t>S</w:t>
                          </w:r>
                        </w:p>
                      </w:txbxContent>
                    </v:textbox>
                  </v:rect>
                  <v:shape id="Shape 596" o:spid="_x0000_s1251" style="position:absolute;top:668;width:6210;height:2150;visibility:visible;mso-wrap-style:square;v-text-anchor:top" coordsize="621029,21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" path="m33580,l587450,v18546,,33579,15034,33579,33579l621029,181390v,18546,-15033,33580,-33579,33580l33580,214970c15034,214970,,199936,,181390l,33579c,15034,15034,,33580,xe" fillcolor="#ccf" strokecolor="#b2b2b2" strokeweight=".09328mm">
                    <v:stroke miterlimit="83231f" joinstyle="miter"/>
                    <v:path arrowok="t" textboxrect="0,0,621029,214970"/>
                  </v:shape>
                  <v:rect id="Rectangle 597" o:spid="_x0000_s1252" style="position:absolute;left:1462;top:1276;width:305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" filled="f" stroked="f">
                    <v:textbox inset="0,0,0,0">
                      <w:txbxContent>
                        <w:p w14:paraId="139BD175" w14:textId="77777777" w:rsidR="001A26E9" w:rsidRDefault="001A26E9" w:rsidP="001A26E9">
                          <w:pPr>
                            <w:spacing w:after="160" w:line="259" w:lineRule="auto"/>
                            <w:ind w:left="0" w:right="0" w:firstLine="0"/>
                            <w:jc w:val="left"/>
                          </w:pPr>
                          <w:r>
                            <w:rPr>
                              <w:w w:val="107"/>
                              <w:sz w:val="13"/>
                            </w:rPr>
                            <w:t>Frame</w:t>
                          </w:r>
                        </w:p>
                      </w:txbxContent>
                    </v:textbox>
                  </v:rect>
                  <v:rect id="Rectangle 598" o:spid="_x0000_s1253" style="position:absolute;left:4041;top:1370;width:546;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" filled="f" stroked="f">
                    <v:textbox inset="0,0,0,0">
                      <w:txbxContent>
                        <w:p w14:paraId="5BBF37F7" w14:textId="77777777" w:rsidR="001A26E9" w:rsidRDefault="001A26E9" w:rsidP="001A26E9">
                          <w:pPr>
                            <w:spacing w:after="160" w:line="259" w:lineRule="auto"/>
                            <w:ind w:left="0" w:right="0" w:firstLine="0"/>
                            <w:jc w:val="left"/>
                          </w:pPr>
                          <w:r>
                            <w:rPr>
                              <w:rFonts w:ascii="Cambria" w:eastAsia="Cambria" w:hAnsi="Cambria" w:cs="Cambria"/>
                              <w:i/>
                              <w:sz w:val="13"/>
                            </w:rPr>
                            <w:t>f</w:t>
                          </w:r>
                        </w:p>
                      </w:txbxContent>
                    </v:textbox>
                  </v:rect>
                  <v:rect id="Rectangle 599" o:spid="_x0000_s1254" style="position:absolute;left:4452;top:1671;width:33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" filled="f" stroked="f">
                    <v:textbox inset="0,0,0,0">
                      <w:txbxContent>
                        <w:p w14:paraId="51D2DCFD" w14:textId="77777777" w:rsidR="001A26E9" w:rsidRDefault="001A26E9" w:rsidP="001A26E9">
                          <w:pPr>
                            <w:spacing w:after="160" w:line="259" w:lineRule="auto"/>
                            <w:ind w:left="0" w:right="0" w:firstLine="0"/>
                            <w:jc w:val="left"/>
                          </w:pPr>
                          <w:r>
                            <w:rPr>
                              <w:rFonts w:ascii="Cambria" w:eastAsia="Cambria" w:hAnsi="Cambria" w:cs="Cambria"/>
                              <w:i/>
                              <w:sz w:val="9"/>
                            </w:rPr>
                            <w:t>t</w:t>
                          </w:r>
                        </w:p>
                      </w:txbxContent>
                    </v:textbox>
                  </v:rect>
                  <v:shape id="Shape 601" o:spid="_x0000_s1255" style="position:absolute;top:7356;width:6210;height:2150;visibility:visible;mso-wrap-style:square;v-text-anchor:top" coordsize="621029,21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" path="m33580,l587450,v18546,,33579,15034,33579,33579l621029,181390v,18546,-15033,33580,-33579,33580l33580,214970c15034,214970,,199936,,181390l,33579c,15034,15034,,33580,xe" fillcolor="#ffe5cc" strokecolor="#b2b2b2" strokeweight=".09328mm">
                    <v:stroke miterlimit="83231f" joinstyle="miter"/>
                    <v:path arrowok="t" textboxrect="0,0,621029,214970"/>
                  </v:shape>
                  <v:rect id="Rectangle 602" o:spid="_x0000_s1256" style="position:absolute;left:1032;top:7948;width:3059;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" filled="f" stroked="f">
                    <v:textbox inset="0,0,0,0">
                      <w:txbxContent>
                        <w:p w14:paraId="2174C315" w14:textId="77777777" w:rsidR="001A26E9" w:rsidRDefault="001A26E9" w:rsidP="001A26E9">
                          <w:pPr>
                            <w:spacing w:after="160" w:line="259" w:lineRule="auto"/>
                            <w:ind w:left="0" w:right="0" w:firstLine="0"/>
                            <w:jc w:val="left"/>
                          </w:pPr>
                          <w:r>
                            <w:rPr>
                              <w:w w:val="107"/>
                              <w:sz w:val="13"/>
                            </w:rPr>
                            <w:t>Frame</w:t>
                          </w:r>
                        </w:p>
                      </w:txbxContent>
                    </v:textbox>
                  </v:rect>
                  <v:rect id="Rectangle 603" o:spid="_x0000_s1257" style="position:absolute;left:3611;top:8042;width:54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" filled="f" stroked="f">
                    <v:textbox inset="0,0,0,0">
                      <w:txbxContent>
                        <w:p w14:paraId="176CC90F" w14:textId="77777777" w:rsidR="001A26E9" w:rsidRDefault="001A26E9" w:rsidP="001A26E9">
                          <w:pPr>
                            <w:spacing w:after="160" w:line="259" w:lineRule="auto"/>
                            <w:ind w:left="0" w:right="0" w:firstLine="0"/>
                            <w:jc w:val="left"/>
                          </w:pPr>
                          <w:r>
                            <w:rPr>
                              <w:rFonts w:ascii="Cambria" w:eastAsia="Cambria" w:hAnsi="Cambria" w:cs="Cambria"/>
                              <w:i/>
                              <w:sz w:val="13"/>
                            </w:rPr>
                            <w:t>f</w:t>
                          </w:r>
                        </w:p>
                      </w:txbxContent>
                    </v:textbox>
                  </v:rect>
                  <v:rect id="Rectangle 604" o:spid="_x0000_s1258" style="position:absolute;left:4022;top:8343;width:33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" filled="f" stroked="f">
                    <v:textbox inset="0,0,0,0">
                      <w:txbxContent>
                        <w:p w14:paraId="436A026A" w14:textId="77777777" w:rsidR="001A26E9" w:rsidRDefault="001A26E9" w:rsidP="001A26E9">
                          <w:pPr>
                            <w:spacing w:after="160" w:line="259" w:lineRule="auto"/>
                            <w:ind w:left="0" w:right="0" w:firstLine="0"/>
                            <w:jc w:val="left"/>
                          </w:pPr>
                          <w:r>
                            <w:rPr>
                              <w:rFonts w:ascii="Cambria" w:eastAsia="Cambria" w:hAnsi="Cambria" w:cs="Cambria"/>
                              <w:i/>
                              <w:sz w:val="9"/>
                            </w:rPr>
                            <w:t>t</w:t>
                          </w:r>
                        </w:p>
                      </w:txbxContent>
                    </v:textbox>
                  </v:rect>
                  <v:rect id="Rectangle 605" o:spid="_x0000_s1259" style="position:absolute;left:4276;top:8291;width:6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" filled="f" stroked="f">
                    <v:textbox inset="0,0,0,0">
                      <w:txbxContent>
                        <w:p w14:paraId="54EB7EAA" w14:textId="77777777" w:rsidR="001A26E9" w:rsidRDefault="001A26E9" w:rsidP="001A26E9">
                          <w:pPr>
                            <w:spacing w:after="160" w:line="259" w:lineRule="auto"/>
                            <w:ind w:left="0" w:right="0" w:firstLine="0"/>
                            <w:jc w:val="left"/>
                          </w:pPr>
                          <w:r>
                            <w:rPr>
                              <w:rFonts w:ascii="Cambria" w:eastAsia="Cambria" w:hAnsi="Cambria" w:cs="Cambria"/>
                              <w:sz w:val="9"/>
                            </w:rPr>
                            <w:t>−</w:t>
                          </w:r>
                        </w:p>
                      </w:txbxContent>
                    </v:textbox>
                  </v:rect>
                  <v:rect id="Rectangle 606" o:spid="_x0000_s1260" style="position:absolute;left:4800;top:8343;width:445;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" filled="f" stroked="f">
                    <v:textbox inset="0,0,0,0">
                      <w:txbxContent>
                        <w:p w14:paraId="696717A6" w14:textId="77777777" w:rsidR="001A26E9" w:rsidRDefault="001A26E9" w:rsidP="001A26E9">
                          <w:pPr>
                            <w:spacing w:after="160" w:line="259" w:lineRule="auto"/>
                            <w:ind w:left="0" w:right="0" w:firstLine="0"/>
                            <w:jc w:val="left"/>
                          </w:pPr>
                          <w:r>
                            <w:rPr>
                              <w:rFonts w:ascii="Cambria" w:eastAsia="Cambria" w:hAnsi="Cambria" w:cs="Cambria"/>
                              <w:sz w:val="9"/>
                            </w:rPr>
                            <w:t>1</w:t>
                          </w:r>
                        </w:p>
                      </w:txbxContent>
                    </v:textbox>
                  </v:rect>
                  <v:shape id="Shape 608" o:spid="_x0000_s1261" style="position:absolute;left:17163;top:2937;width:12489;height:4300;visibility:visible;mso-wrap-style:square;v-text-anchor:top" coordsize="1248954,42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" path="m33580,l1215374,v18546,,33580,15034,33580,33579l1248954,396363v,18546,-15034,33580,-33580,33580l33580,429943c15034,429943,,414909,,396363l,33579c,15034,15034,,33580,xe" strokeweight=".09328mm">
                    <v:stroke miterlimit="83231f" joinstyle="miter"/>
                    <v:path arrowok="t" textboxrect="0,0,1248954,429943"/>
                  </v:shape>
                  <v:rect id="Rectangle 609" o:spid="_x0000_s1262" style="position:absolute;left:19894;top:4005;width:8082;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" filled="f" stroked="f">
                    <v:textbox inset="0,0,0,0">
                      <w:txbxContent>
                        <w:p w14:paraId="18ADD9D9" w14:textId="77777777" w:rsidR="001A26E9" w:rsidRDefault="001A26E9" w:rsidP="001A26E9">
                          <w:pPr>
                            <w:spacing w:after="160" w:line="259" w:lineRule="auto"/>
                            <w:ind w:left="0" w:right="0" w:firstLine="0"/>
                            <w:jc w:val="left"/>
                          </w:pPr>
                          <w:r>
                            <w:rPr>
                              <w:w w:val="108"/>
                              <w:sz w:val="13"/>
                            </w:rPr>
                            <w:t>Motion</w:t>
                          </w:r>
                          <w:r>
                            <w:rPr>
                              <w:spacing w:val="11"/>
                              <w:w w:val="108"/>
                              <w:sz w:val="13"/>
                            </w:rPr>
                            <w:t xml:space="preserve"> </w:t>
                          </w:r>
                          <w:r>
                            <w:rPr>
                              <w:w w:val="108"/>
                              <w:sz w:val="13"/>
                            </w:rPr>
                            <w:t>Detector</w:t>
                          </w:r>
                        </w:p>
                      </w:txbxContent>
                    </v:textbox>
                  </v:rect>
                  <v:rect id="Rectangle 610" o:spid="_x0000_s1263" style="position:absolute;left:26250;top:4031;width:86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" filled="f" stroked="f">
                    <v:textbox inset="0,0,0,0">
                      <w:txbxContent>
                        <w:p w14:paraId="5416E403" w14:textId="77777777" w:rsidR="001A26E9" w:rsidRDefault="001A26E9" w:rsidP="001A26E9">
                          <w:pPr>
                            <w:spacing w:after="160" w:line="259" w:lineRule="auto"/>
                            <w:ind w:left="0" w:right="0" w:firstLine="0"/>
                            <w:jc w:val="left"/>
                          </w:pPr>
                          <w:r>
                            <w:rPr>
                              <w:rFonts w:ascii="Cambria" w:eastAsia="Cambria" w:hAnsi="Cambria" w:cs="Cambria"/>
                              <w:sz w:val="13"/>
                            </w:rPr>
                            <w:t>D</w:t>
                          </w:r>
                        </w:p>
                      </w:txbxContent>
                    </v:textbox>
                  </v:rect>
                  <v:rect id="Rectangle 63701" o:spid="_x0000_s1264" style="position:absolute;left:17769;top:5180;width:14999;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" filled="f" stroked="f">
                    <v:textbox inset="0,0,0,0">
                      <w:txbxContent>
                        <w:p w14:paraId="7412542B" w14:textId="77777777" w:rsidR="001A26E9" w:rsidRDefault="001A26E9" w:rsidP="001A26E9">
                          <w:pPr>
                            <w:spacing w:after="160" w:line="259" w:lineRule="auto"/>
                            <w:ind w:left="0" w:right="0" w:firstLine="0"/>
                            <w:jc w:val="left"/>
                          </w:pPr>
                          <w:r>
                            <w:rPr>
                              <w:w w:val="104"/>
                              <w:sz w:val="13"/>
                            </w:rPr>
                            <w:t>e.g.,</w:t>
                          </w:r>
                          <w:r>
                            <w:rPr>
                              <w:spacing w:val="11"/>
                              <w:w w:val="104"/>
                              <w:sz w:val="13"/>
                            </w:rPr>
                            <w:t xml:space="preserve"> </w:t>
                          </w:r>
                          <w:r>
                            <w:rPr>
                              <w:w w:val="104"/>
                              <w:sz w:val="13"/>
                            </w:rPr>
                            <w:t>FrameDiff,</w:t>
                          </w:r>
                          <w:r>
                            <w:rPr>
                              <w:spacing w:val="11"/>
                              <w:w w:val="104"/>
                              <w:sz w:val="13"/>
                            </w:rPr>
                            <w:t xml:space="preserve"> </w:t>
                          </w:r>
                          <w:r>
                            <w:rPr>
                              <w:w w:val="104"/>
                              <w:sz w:val="13"/>
                            </w:rPr>
                            <w:t>AccMotionDet</w:t>
                          </w:r>
                        </w:p>
                      </w:txbxContent>
                    </v:textbox>
                  </v:rect>
                  <v:rect id="Rectangle 63699" o:spid="_x0000_s1265" style="position:absolute;left:17443;top:5180;width:434;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" filled="f" stroked="f">
                    <v:textbox inset="0,0,0,0">
                      <w:txbxContent>
                        <w:p w14:paraId="293C9F0E" w14:textId="77777777" w:rsidR="001A26E9" w:rsidRDefault="001A26E9" w:rsidP="001A26E9">
                          <w:pPr>
                            <w:spacing w:after="160" w:line="259" w:lineRule="auto"/>
                            <w:ind w:left="0" w:right="0" w:firstLine="0"/>
                            <w:jc w:val="left"/>
                          </w:pPr>
                          <w:r>
                            <w:rPr>
                              <w:w w:val="116"/>
                              <w:sz w:val="13"/>
                            </w:rPr>
                            <w:t>(</w:t>
                          </w:r>
                        </w:p>
                      </w:txbxContent>
                    </v:textbox>
                  </v:rect>
                  <v:rect id="Rectangle 63700" o:spid="_x0000_s1266" style="position:absolute;left:29047;top:5180;width:434;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" filled="f" stroked="f">
                    <v:textbox inset="0,0,0,0">
                      <w:txbxContent>
                        <w:p w14:paraId="6869AF15" w14:textId="77777777" w:rsidR="001A26E9" w:rsidRDefault="001A26E9" w:rsidP="001A26E9">
                          <w:pPr>
                            <w:spacing w:after="160" w:line="259" w:lineRule="auto"/>
                            <w:ind w:left="0" w:right="0" w:firstLine="0"/>
                            <w:jc w:val="left"/>
                          </w:pPr>
                          <w:r>
                            <w:rPr>
                              <w:w w:val="116"/>
                              <w:sz w:val="13"/>
                            </w:rPr>
                            <w:t>)</w:t>
                          </w:r>
                        </w:p>
                      </w:txbxContent>
                    </v:textbox>
                  </v:rect>
                  <v:shape id="Shape 613" o:spid="_x0000_s1267" style="position:absolute;left:31601;top:2937;width:8932;height:4300;visibility:visible;mso-wrap-style:square;v-text-anchor:top" coordsize="893188,42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" path="m33579,l859608,v18546,,33580,15034,33580,33579l893188,396363v,18546,-15034,33580,-33580,33580l33579,429943c15034,429943,,414909,,396363l,33579c,15034,15034,,33579,xe" strokeweight=".09328mm">
                    <v:stroke miterlimit="83231f" joinstyle="miter"/>
                    <v:path arrowok="t" textboxrect="0,0,893188,429943"/>
                  </v:shape>
                  <v:rect id="Rectangle 614" o:spid="_x0000_s1268" style="position:absolute;left:33315;top:4140;width:7322;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" filled="f" stroked="f">
                    <v:textbox inset="0,0,0,0">
                      <w:txbxContent>
                        <w:p w14:paraId="63040B1B" w14:textId="77777777" w:rsidR="001A26E9" w:rsidRDefault="001A26E9" w:rsidP="001A26E9">
                          <w:pPr>
                            <w:spacing w:after="160" w:line="259" w:lineRule="auto"/>
                            <w:ind w:left="0" w:right="0" w:firstLine="0"/>
                            <w:jc w:val="left"/>
                          </w:pPr>
                          <w:r>
                            <w:rPr>
                              <w:w w:val="112"/>
                              <w:sz w:val="13"/>
                            </w:rPr>
                            <w:t>Grid</w:t>
                          </w:r>
                          <w:r>
                            <w:rPr>
                              <w:spacing w:val="11"/>
                              <w:w w:val="112"/>
                              <w:sz w:val="13"/>
                            </w:rPr>
                            <w:t xml:space="preserve"> </w:t>
                          </w:r>
                          <w:r>
                            <w:rPr>
                              <w:w w:val="112"/>
                              <w:sz w:val="13"/>
                            </w:rPr>
                            <w:t>Partition:</w:t>
                          </w:r>
                        </w:p>
                      </w:txbxContent>
                    </v:textbox>
                  </v:rect>
                  <v:rect id="Rectangle 615" o:spid="_x0000_s1269" style="position:absolute;left:31881;top:5147;width:6750;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" filled="f" stroked="f">
                    <v:textbox inset="0,0,0,0">
                      <w:txbxContent>
                        <w:p w14:paraId="66B14B00" w14:textId="77777777" w:rsidR="001A26E9" w:rsidRDefault="001A26E9" w:rsidP="001A26E9">
                          <w:pPr>
                            <w:spacing w:after="160" w:line="259" w:lineRule="auto"/>
                            <w:ind w:left="0" w:right="0" w:firstLine="0"/>
                            <w:jc w:val="left"/>
                          </w:pPr>
                          <w:r>
                            <w:rPr>
                              <w:sz w:val="13"/>
                            </w:rPr>
                            <w:t>Blocks</w:t>
                          </w:r>
                          <w:r>
                            <w:rPr>
                              <w:spacing w:val="11"/>
                              <w:sz w:val="13"/>
                            </w:rPr>
                            <w:t xml:space="preserve"> </w:t>
                          </w:r>
                          <w:r>
                            <w:rPr>
                              <w:sz w:val="13"/>
                            </w:rPr>
                            <w:t>of</w:t>
                          </w:r>
                          <w:r>
                            <w:rPr>
                              <w:spacing w:val="11"/>
                              <w:sz w:val="13"/>
                            </w:rPr>
                            <w:t xml:space="preserve"> </w:t>
                          </w:r>
                          <w:r>
                            <w:rPr>
                              <w:sz w:val="13"/>
                            </w:rPr>
                            <w:t>Size</w:t>
                          </w:r>
                        </w:p>
                      </w:txbxContent>
                    </v:textbox>
                  </v:rect>
                  <v:rect id="Rectangle 616" o:spid="_x0000_s1270" style="position:absolute;left:37236;top:5241;width:846;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" filled="f" stroked="f">
                    <v:textbox inset="0,0,0,0">
                      <w:txbxContent>
                        <w:p w14:paraId="57663F4D" w14:textId="77777777" w:rsidR="001A26E9" w:rsidRDefault="001A26E9" w:rsidP="001A26E9">
                          <w:pPr>
                            <w:spacing w:after="160" w:line="259" w:lineRule="auto"/>
                            <w:ind w:left="0" w:right="0" w:firstLine="0"/>
                            <w:jc w:val="left"/>
                          </w:pPr>
                          <w:r>
                            <w:rPr>
                              <w:rFonts w:ascii="Cambria" w:eastAsia="Cambria" w:hAnsi="Cambria" w:cs="Cambria"/>
                              <w:i/>
                              <w:sz w:val="13"/>
                            </w:rPr>
                            <w:t>B</w:t>
                          </w:r>
                        </w:p>
                      </w:txbxContent>
                    </v:textbox>
                  </v:rect>
                  <v:rect id="Rectangle 617" o:spid="_x0000_s1271" style="position:absolute;left:37873;top:5542;width:42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" filled="f" stroked="f">
                    <v:textbox inset="0,0,0,0">
                      <w:txbxContent>
                        <w:p w14:paraId="32F6B806" w14:textId="77777777" w:rsidR="001A26E9" w:rsidRDefault="001A26E9" w:rsidP="001A26E9">
                          <w:pPr>
                            <w:spacing w:after="160" w:line="259" w:lineRule="auto"/>
                            <w:ind w:left="0" w:right="0" w:firstLine="0"/>
                            <w:jc w:val="left"/>
                          </w:pPr>
                          <w:r>
                            <w:rPr>
                              <w:rFonts w:ascii="Cambria" w:eastAsia="Cambria" w:hAnsi="Cambria" w:cs="Cambria"/>
                              <w:i/>
                              <w:sz w:val="9"/>
                            </w:rPr>
                            <w:t>s</w:t>
                          </w:r>
                        </w:p>
                      </w:txbxContent>
                    </v:textbox>
                  </v:rect>
                  <v:rect id="Rectangle 618" o:spid="_x0000_s1272" style="position:absolute;left:38418;top:5173;width:867;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" filled="f" stroked="f">
                    <v:textbox inset="0,0,0,0">
                      <w:txbxContent>
                        <w:p w14:paraId="67F02DF5" w14:textId="77777777" w:rsidR="001A26E9" w:rsidRDefault="001A26E9" w:rsidP="001A26E9">
                          <w:pPr>
                            <w:spacing w:after="160" w:line="259" w:lineRule="auto"/>
                            <w:ind w:left="0" w:right="0" w:firstLine="0"/>
                            <w:jc w:val="left"/>
                          </w:pPr>
                          <w:r>
                            <w:rPr>
                              <w:rFonts w:ascii="Cambria" w:eastAsia="Cambria" w:hAnsi="Cambria" w:cs="Cambria"/>
                              <w:sz w:val="13"/>
                            </w:rPr>
                            <w:t>×</w:t>
                          </w:r>
                        </w:p>
                      </w:txbxContent>
                    </v:textbox>
                  </v:rect>
                  <v:rect id="Rectangle 619" o:spid="_x0000_s1273" style="position:absolute;left:39257;top:5241;width:847;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" filled="f" stroked="f">
                    <v:textbox inset="0,0,0,0">
                      <w:txbxContent>
                        <w:p w14:paraId="58F8C284" w14:textId="77777777" w:rsidR="001A26E9" w:rsidRDefault="001A26E9" w:rsidP="001A26E9">
                          <w:pPr>
                            <w:spacing w:after="160" w:line="259" w:lineRule="auto"/>
                            <w:ind w:left="0" w:right="0" w:firstLine="0"/>
                            <w:jc w:val="left"/>
                          </w:pPr>
                          <w:r>
                            <w:rPr>
                              <w:rFonts w:ascii="Cambria" w:eastAsia="Cambria" w:hAnsi="Cambria" w:cs="Cambria"/>
                              <w:i/>
                              <w:sz w:val="13"/>
                            </w:rPr>
                            <w:t>B</w:t>
                          </w:r>
                        </w:p>
                      </w:txbxContent>
                    </v:textbox>
                  </v:rect>
                  <v:rect id="Rectangle 620" o:spid="_x0000_s1274" style="position:absolute;left:39894;top:5542;width:42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" filled="f" stroked="f">
                    <v:textbox inset="0,0,0,0">
                      <w:txbxContent>
                        <w:p w14:paraId="1172AA05" w14:textId="77777777" w:rsidR="001A26E9" w:rsidRDefault="001A26E9" w:rsidP="001A26E9">
                          <w:pPr>
                            <w:spacing w:after="160" w:line="259" w:lineRule="auto"/>
                            <w:ind w:left="0" w:right="0" w:firstLine="0"/>
                            <w:jc w:val="left"/>
                          </w:pPr>
                          <w:r>
                            <w:rPr>
                              <w:rFonts w:ascii="Cambria" w:eastAsia="Cambria" w:hAnsi="Cambria" w:cs="Cambria"/>
                              <w:i/>
                              <w:sz w:val="9"/>
                            </w:rPr>
                            <w:t>s</w:t>
                          </w:r>
                        </w:p>
                      </w:txbxContent>
                    </v:textbox>
                  </v:rect>
                  <v:shape id="Shape 621" o:spid="_x0000_s1275" style="position:absolute;left:42061;top:2475;width:10464;height:5224;visibility:visible;mso-wrap-style:square;v-text-anchor:top" coordsize="1046379,52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" path="m523189,r523190,261247l523189,522494,,261247,523189,xe" strokeweight=".09328mm">
                    <v:stroke miterlimit="83231f" joinstyle="miter"/>
                    <v:path arrowok="t" textboxrect="0,0,1046379,522494"/>
                  </v:shape>
                  <v:rect id="Rectangle 622" o:spid="_x0000_s1276" style="position:absolute;left:45470;top:3731;width:485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" filled="f" stroked="f">
                    <v:textbox inset="0,0,0,0">
                      <w:txbxContent>
                        <w:p w14:paraId="20F7B481" w14:textId="77777777" w:rsidR="001A26E9" w:rsidRDefault="001A26E9" w:rsidP="001A26E9">
                          <w:pPr>
                            <w:spacing w:after="160" w:line="259" w:lineRule="auto"/>
                            <w:ind w:left="0" w:right="0" w:firstLine="0"/>
                            <w:jc w:val="left"/>
                          </w:pPr>
                          <w:r>
                            <w:rPr>
                              <w:w w:val="109"/>
                              <w:sz w:val="12"/>
                            </w:rPr>
                            <w:t>Any</w:t>
                          </w:r>
                          <w:r>
                            <w:rPr>
                              <w:spacing w:val="11"/>
                              <w:w w:val="109"/>
                              <w:sz w:val="12"/>
                            </w:rPr>
                            <w:t xml:space="preserve"> </w:t>
                          </w:r>
                          <w:r>
                            <w:rPr>
                              <w:w w:val="109"/>
                              <w:sz w:val="12"/>
                            </w:rPr>
                            <w:t>active</w:t>
                          </w:r>
                        </w:p>
                      </w:txbxContent>
                    </v:textbox>
                  </v:rect>
                  <v:rect id="Rectangle 623" o:spid="_x0000_s1277" style="position:absolute;left:46398;top:4654;width:238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" filled="f" stroked="f">
                    <v:textbox inset="0,0,0,0">
                      <w:txbxContent>
                        <w:p w14:paraId="468F08CB" w14:textId="77777777" w:rsidR="001A26E9" w:rsidRDefault="001A26E9" w:rsidP="001A26E9">
                          <w:pPr>
                            <w:spacing w:after="160" w:line="259" w:lineRule="auto"/>
                            <w:ind w:left="0" w:right="0" w:firstLine="0"/>
                            <w:jc w:val="left"/>
                          </w:pPr>
                          <w:r>
                            <w:rPr>
                              <w:w w:val="105"/>
                              <w:sz w:val="12"/>
                            </w:rPr>
                            <w:t>block</w:t>
                          </w:r>
                        </w:p>
                      </w:txbxContent>
                    </v:textbox>
                  </v:rect>
                  <v:rect id="Rectangle 624" o:spid="_x0000_s1278" style="position:absolute;left:46184;top:5662;width:401;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" filled="f" stroked="f">
                    <v:textbox inset="0,0,0,0">
                      <w:txbxContent>
                        <w:p w14:paraId="5D0F6802" w14:textId="77777777" w:rsidR="001A26E9" w:rsidRDefault="001A26E9" w:rsidP="001A26E9">
                          <w:pPr>
                            <w:spacing w:after="160" w:line="259" w:lineRule="auto"/>
                            <w:ind w:left="0" w:right="0" w:firstLine="0"/>
                            <w:jc w:val="left"/>
                          </w:pPr>
                          <w:r>
                            <w:rPr>
                              <w:rFonts w:ascii="Cambria" w:eastAsia="Cambria" w:hAnsi="Cambria" w:cs="Cambria"/>
                              <w:sz w:val="12"/>
                            </w:rPr>
                            <w:t>(</w:t>
                          </w:r>
                        </w:p>
                      </w:txbxContent>
                    </v:textbox>
                  </v:rect>
                  <v:rect id="Rectangle 625" o:spid="_x0000_s1279" style="position:absolute;left:46486;top:5662;width:1543;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" filled="f" stroked="f">
                    <v:textbox inset="0,0,0,0">
                      <w:txbxContent>
                        <w:p w14:paraId="6D736B11" w14:textId="77777777" w:rsidR="001A26E9" w:rsidRDefault="001A26E9" w:rsidP="001A26E9">
                          <w:pPr>
                            <w:spacing w:after="160" w:line="259" w:lineRule="auto"/>
                            <w:ind w:left="0" w:right="0" w:firstLine="0"/>
                            <w:jc w:val="left"/>
                          </w:pPr>
                          <w:r>
                            <w:rPr>
                              <w:rFonts w:ascii="Cambria" w:eastAsia="Cambria" w:hAnsi="Cambria" w:cs="Cambria"/>
                              <w:i/>
                              <w:sz w:val="12"/>
                            </w:rPr>
                            <w:t>&gt;τ</w:t>
                          </w:r>
                        </w:p>
                      </w:txbxContent>
                    </v:textbox>
                  </v:rect>
                  <v:rect id="Rectangle 626" o:spid="_x0000_s1280" style="position:absolute;left:47734;top:5662;width:401;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" filled="f" stroked="f">
                    <v:textbox inset="0,0,0,0">
                      <w:txbxContent>
                        <w:p w14:paraId="37279102" w14:textId="77777777" w:rsidR="001A26E9" w:rsidRDefault="001A26E9" w:rsidP="001A26E9">
                          <w:pPr>
                            <w:spacing w:after="160" w:line="259" w:lineRule="auto"/>
                            <w:ind w:left="0" w:right="0" w:firstLine="0"/>
                            <w:jc w:val="left"/>
                          </w:pPr>
                          <w:r>
                            <w:rPr>
                              <w:rFonts w:ascii="Cambria" w:eastAsia="Cambria" w:hAnsi="Cambria" w:cs="Cambria"/>
                              <w:sz w:val="12"/>
                            </w:rPr>
                            <w:t>)</w:t>
                          </w:r>
                        </w:p>
                      </w:txbxContent>
                    </v:textbox>
                  </v:rect>
                  <v:rect id="Rectangle 627" o:spid="_x0000_s1281" style="position:absolute;left:48036;top:5578;width:48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" filled="f" stroked="f">
                    <v:textbox inset="0,0,0,0">
                      <w:txbxContent>
                        <w:p w14:paraId="119AA22B" w14:textId="77777777" w:rsidR="001A26E9" w:rsidRDefault="001A26E9" w:rsidP="001A26E9">
                          <w:pPr>
                            <w:spacing w:after="160" w:line="259" w:lineRule="auto"/>
                            <w:ind w:left="0" w:right="0" w:firstLine="0"/>
                            <w:jc w:val="left"/>
                          </w:pPr>
                          <w:r>
                            <w:rPr>
                              <w:w w:val="109"/>
                              <w:sz w:val="12"/>
                            </w:rPr>
                            <w:t>?</w:t>
                          </w:r>
                        </w:p>
                      </w:txbxContent>
                    </v:textbox>
                  </v:rect>
                  <v:shape id="Shape 629" o:spid="_x0000_s1282" style="position:absolute;left:59236;top:3893;width:7166;height:2388;visibility:visible;mso-wrap-style:square;v-text-anchor:top" coordsize="716571,23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" path="m33580,l682992,v18545,,33579,15034,33579,33579l716571,205277v,18546,-15034,33580,-33579,33580l33580,238857c15034,238857,,223823,,205277l,33579c,15034,15034,,33580,xe" fillcolor="#989356" strokecolor="#007f00" strokeweight=".46639mm">
                    <v:stroke miterlimit="83231f" joinstyle="miter"/>
                    <v:path arrowok="t" textboxrect="0,0,716571,238857"/>
                  </v:shape>
                  <v:rect id="Rectangle 630" o:spid="_x0000_s1283" style="position:absolute;left:61628;top:4195;width:3169;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" filled="f" stroked="f">
                    <v:textbox inset="0,0,0,0">
                      <w:txbxContent>
                        <w:p w14:paraId="21CE3C08" w14:textId="77777777" w:rsidR="001A26E9" w:rsidRDefault="001A26E9" w:rsidP="001A26E9">
                          <w:pPr>
                            <w:spacing w:after="160" w:line="259" w:lineRule="auto"/>
                            <w:ind w:left="0" w:right="0" w:firstLine="0"/>
                            <w:jc w:val="left"/>
                          </w:pPr>
                          <w:r>
                            <w:rPr>
                              <w:b/>
                              <w:color w:val="FFFFFF"/>
                              <w:w w:val="118"/>
                              <w:sz w:val="13"/>
                            </w:rPr>
                            <w:t>PASS</w:t>
                          </w:r>
                        </w:p>
                      </w:txbxContent>
                    </v:textbox>
                  </v:rect>
                  <v:rect id="Rectangle 631" o:spid="_x0000_s1284" style="position:absolute;left:59631;top:5292;width:1032;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" filled="f" stroked="f">
                    <v:textbox inset="0,0,0,0">
                      <w:txbxContent>
                        <w:p w14:paraId="158171DB" w14:textId="77777777" w:rsidR="001A26E9" w:rsidRDefault="001A26E9" w:rsidP="001A26E9">
                          <w:pPr>
                            <w:spacing w:after="160" w:line="259" w:lineRule="auto"/>
                            <w:ind w:left="0" w:right="0" w:firstLine="0"/>
                            <w:jc w:val="left"/>
                          </w:pPr>
                          <w:r>
                            <w:rPr>
                              <w:rFonts w:ascii="Cambria" w:eastAsia="Cambria" w:hAnsi="Cambria" w:cs="Cambria"/>
                              <w:color w:val="FFFFFF"/>
                              <w:sz w:val="12"/>
                            </w:rPr>
                            <w:t>→</w:t>
                          </w:r>
                        </w:p>
                      </w:txbxContent>
                    </v:textbox>
                  </v:rect>
                  <v:rect id="Rectangle 632" o:spid="_x0000_s1285" style="position:absolute;left:60705;top:5270;width:705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" filled="f" stroked="f">
                    <v:textbox inset="0,0,0,0">
                      <w:txbxContent>
                        <w:p w14:paraId="0019214A" w14:textId="77777777" w:rsidR="001A26E9" w:rsidRDefault="001A26E9" w:rsidP="001A26E9">
                          <w:pPr>
                            <w:spacing w:after="160" w:line="259" w:lineRule="auto"/>
                            <w:ind w:left="0" w:right="0" w:firstLine="0"/>
                            <w:jc w:val="left"/>
                          </w:pPr>
                          <w:r>
                            <w:rPr>
                              <w:b/>
                              <w:color w:val="FFFFFF"/>
                              <w:w w:val="125"/>
                              <w:sz w:val="12"/>
                            </w:rPr>
                            <w:t>BIG</w:t>
                          </w:r>
                          <w:r>
                            <w:rPr>
                              <w:b/>
                              <w:color w:val="FFFFFF"/>
                              <w:spacing w:val="17"/>
                              <w:w w:val="125"/>
                              <w:sz w:val="12"/>
                            </w:rPr>
                            <w:t xml:space="preserve"> </w:t>
                          </w:r>
                          <w:r>
                            <w:rPr>
                              <w:b/>
                              <w:color w:val="FFFFFF"/>
                              <w:w w:val="125"/>
                              <w:sz w:val="12"/>
                            </w:rPr>
                            <w:t>MODEL</w:t>
                          </w:r>
                        </w:p>
                      </w:txbxContent>
                    </v:textbox>
                  </v:rect>
                  <v:shape id="Shape 634" o:spid="_x0000_s1286" style="position:absolute;left:59236;top:8670;width:7166;height:2388;visibility:visible;mso-wrap-style:square;v-text-anchor:top" coordsize="716571,23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" path="m33580,l682992,v18545,,33579,15034,33579,33580l716571,205277v,18546,-15034,33580,-33579,33580l33580,238857c15034,238857,,223823,,205277l,33580c,15034,15034,,33580,xe" fillcolor="#008c00" strokecolor="#060" strokeweight=".46639mm">
                    <v:stroke miterlimit="83231f" joinstyle="miter"/>
                    <v:path arrowok="t" textboxrect="0,0,716571,238857"/>
                  </v:shape>
                  <v:rect id="Rectangle 635" o:spid="_x0000_s1287" style="position:absolute;left:61149;top:8974;width:3084;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" filled="f" stroked="f">
                    <v:textbox inset="0,0,0,0">
                      <w:txbxContent>
                        <w:p w14:paraId="38DEBC99" w14:textId="77777777" w:rsidR="001A26E9" w:rsidRDefault="001A26E9" w:rsidP="001A26E9">
                          <w:pPr>
                            <w:spacing w:after="160" w:line="259" w:lineRule="auto"/>
                            <w:ind w:left="0" w:right="0" w:firstLine="0"/>
                            <w:jc w:val="left"/>
                          </w:pPr>
                          <w:r>
                            <w:rPr>
                              <w:b/>
                              <w:color w:val="FFFFFF"/>
                              <w:w w:val="127"/>
                              <w:sz w:val="13"/>
                            </w:rPr>
                            <w:t>SKIP</w:t>
                          </w:r>
                        </w:p>
                      </w:txbxContent>
                    </v:textbox>
                  </v:rect>
                  <v:rect id="Rectangle 636" o:spid="_x0000_s1288" style="position:absolute;left:63789;top:8809;width:930;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" filled="f" stroked="f">
                    <v:textbox inset="0,0,0,0">
                      <w:txbxContent>
                        <w:p w14:paraId="2287A595" w14:textId="77777777" w:rsidR="001A26E9" w:rsidRDefault="001A26E9" w:rsidP="001A26E9">
                          <w:pPr>
                            <w:spacing w:after="160" w:line="259" w:lineRule="auto"/>
                            <w:ind w:left="0" w:right="0" w:firstLine="0"/>
                            <w:jc w:val="left"/>
                          </w:pPr>
                          <w:r>
                            <w:rPr>
                              <w:color w:val="FFFFFF"/>
                              <w:w w:val="107"/>
                              <w:sz w:val="13"/>
                            </w:rPr>
                            <w:t>✓</w:t>
                          </w:r>
                        </w:p>
                      </w:txbxContent>
                    </v:textbox>
                  </v:rect>
                  <v:rect id="Rectangle 637" o:spid="_x0000_s1289" style="position:absolute;left:60483;top:10049;width:62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" filled="f" stroked="f">
                    <v:textbox inset="0,0,0,0">
                      <w:txbxContent>
                        <w:p w14:paraId="0689A05D" w14:textId="77777777" w:rsidR="001A26E9" w:rsidRDefault="001A26E9" w:rsidP="001A26E9">
                          <w:pPr>
                            <w:spacing w:after="160" w:line="259" w:lineRule="auto"/>
                            <w:ind w:left="0" w:right="0" w:firstLine="0"/>
                            <w:jc w:val="left"/>
                          </w:pPr>
                          <w:r>
                            <w:rPr>
                              <w:b/>
                              <w:color w:val="FFFFFF"/>
                              <w:w w:val="128"/>
                              <w:sz w:val="12"/>
                            </w:rPr>
                            <w:t>Next</w:t>
                          </w:r>
                          <w:r>
                            <w:rPr>
                              <w:b/>
                              <w:color w:val="FFFFFF"/>
                              <w:spacing w:val="17"/>
                              <w:w w:val="128"/>
                              <w:sz w:val="12"/>
                            </w:rPr>
                            <w:t xml:space="preserve"> </w:t>
                          </w:r>
                          <w:r>
                            <w:rPr>
                              <w:b/>
                              <w:color w:val="FFFFFF"/>
                              <w:w w:val="128"/>
                              <w:sz w:val="12"/>
                            </w:rPr>
                            <w:t>Frame</w:t>
                          </w:r>
                        </w:p>
                      </w:txbxContent>
                    </v:textbox>
                  </v:rect>
                  <v:shape id="Shape 638" o:spid="_x0000_s1290" style="position:absolute;left:6227;top:1743;width:17180;height:450;visibility:visible;mso-wrap-style:square;v-text-anchor:top" coordsize="1718090,44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" path="m,l1718090,r,44999e" filled="f" strokeweight=".53081mm">
                    <v:stroke miterlimit="83231f" joinstyle="miter"/>
                    <v:path arrowok="t" textboxrect="0,0,1718090,44999"/>
                  </v:shape>
                  <v:shape id="Shape 639" o:spid="_x0000_s1291" style="position:absolute;left:23104;top:2112;width:607;height:809;visibility:visible;mso-wrap-style:square;v-text-anchor:top" coordsize="60624,8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" path="m,l60624,c46478,24250,34353,59277,30312,80832,26270,59277,14145,24250,,xe" fillcolor="black" stroked="f" strokeweight="0">
                    <v:stroke miterlimit="83231f" joinstyle="miter"/>
                    <v:path arrowok="t" textboxrect="0,0,60624,80832"/>
                  </v:shape>
                  <v:rect id="Rectangle 640" o:spid="_x0000_s1292" style="position:absolute;left:7804;top:650;width:95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" filled="f" stroked="f">
                    <v:textbox inset="0,0,0,0">
                      <w:txbxContent>
                        <w:p w14:paraId="0507F44F" w14:textId="77777777" w:rsidR="001A26E9" w:rsidRDefault="001A26E9" w:rsidP="001A26E9">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v:textbox>
                  </v:rect>
                  <v:shape id="Shape 641" o:spid="_x0000_s1293" style="position:absolute;left:6227;top:7981;width:17180;height:450;visibility:visible;mso-wrap-style:square;v-text-anchor:top" coordsize="1718090,44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" path="m,44999r1718090,l1718090,e" filled="f" strokeweight=".53081mm">
                    <v:stroke miterlimit="83231f" joinstyle="miter"/>
                    <v:path arrowok="t" textboxrect="0,0,1718090,44999"/>
                  </v:shape>
                  <v:shape id="Shape 642" o:spid="_x0000_s1294" style="position:absolute;left:23104;top:7254;width:607;height:808;visibility:visible;mso-wrap-style:square;v-text-anchor:top" coordsize="60624,8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" path="m30312,v4041,21555,16166,56582,30312,80832l,80832c14145,56582,26270,21555,30312,xe" fillcolor="black" stroked="f" strokeweight="0">
                    <v:stroke miterlimit="83231f" joinstyle="miter"/>
                    <v:path arrowok="t" textboxrect="0,0,60624,80832"/>
                  </v:shape>
                  <v:rect id="Rectangle 643" o:spid="_x0000_s1295" style="position:absolute;left:7804;top:8725;width:95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" filled="f" stroked="f">
                    <v:textbox inset="0,0,0,0">
                      <w:txbxContent>
                        <w:p w14:paraId="763841E1" w14:textId="77777777" w:rsidR="001A26E9" w:rsidRDefault="001A26E9" w:rsidP="001A26E9">
                          <w:pPr>
                            <w:spacing w:after="160" w:line="259" w:lineRule="auto"/>
                            <w:ind w:left="0" w:right="0" w:firstLine="0"/>
                            <w:jc w:val="left"/>
                          </w:pPr>
                          <w:r>
                            <w:rPr>
                              <w:b/>
                              <w:color w:val="CC6600"/>
                              <w:w w:val="128"/>
                              <w:sz w:val="12"/>
                            </w:rPr>
                            <w:t>Scale</w:t>
                          </w:r>
                          <w:r>
                            <w:rPr>
                              <w:b/>
                              <w:color w:val="CC6600"/>
                              <w:spacing w:val="17"/>
                              <w:w w:val="128"/>
                              <w:sz w:val="12"/>
                            </w:rPr>
                            <w:t xml:space="preserve"> </w:t>
                          </w:r>
                          <w:r>
                            <w:rPr>
                              <w:b/>
                              <w:color w:val="CC6600"/>
                              <w:w w:val="128"/>
                              <w:sz w:val="12"/>
                            </w:rPr>
                            <w:t>down</w:t>
                          </w:r>
                          <w:r>
                            <w:rPr>
                              <w:b/>
                              <w:color w:val="CC6600"/>
                              <w:spacing w:val="17"/>
                              <w:w w:val="128"/>
                              <w:sz w:val="12"/>
                            </w:rPr>
                            <w:t xml:space="preserve"> </w:t>
                          </w:r>
                          <w:r>
                            <w:rPr>
                              <w:b/>
                              <w:color w:val="CC6600"/>
                              <w:w w:val="128"/>
                              <w:sz w:val="12"/>
                            </w:rPr>
                            <w:t>+</w:t>
                          </w:r>
                          <w:r>
                            <w:rPr>
                              <w:b/>
                              <w:color w:val="CC6600"/>
                              <w:spacing w:val="17"/>
                              <w:w w:val="128"/>
                              <w:sz w:val="12"/>
                            </w:rPr>
                            <w:t xml:space="preserve"> </w:t>
                          </w:r>
                          <w:r>
                            <w:rPr>
                              <w:b/>
                              <w:color w:val="CC6600"/>
                              <w:w w:val="128"/>
                              <w:sz w:val="12"/>
                            </w:rPr>
                            <w:t>Pad</w:t>
                          </w:r>
                        </w:p>
                      </w:txbxContent>
                    </v:textbox>
                  </v:rect>
                  <v:shape id="Shape 644" o:spid="_x0000_s1296" style="position:absolute;left:29669;top:5087;width:1188;height:0;visibility:visible;mso-wrap-style:square;v-text-anchor:top" coordsize="118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" path="m,l118765,e" filled="f" strokeweight=".53081mm">
                    <v:stroke miterlimit="83231f" joinstyle="miter"/>
                    <v:path arrowok="t" textboxrect="0,0,118765,0"/>
                  </v:shape>
                  <v:shape id="Shape 645" o:spid="_x0000_s1297" style="position:absolute;left:30776;top:4784;width:808;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" path="m,c24250,14146,59277,26270,80832,30312,59277,34353,24250,46478,,60624l,xe" fillcolor="black" stroked="f" strokeweight="0">
                    <v:stroke miterlimit="83231f" joinstyle="miter"/>
                    <v:path arrowok="t" textboxrect="0,0,80832,60624"/>
                  </v:shape>
                  <v:shape id="Shape 646" o:spid="_x0000_s1298" style="position:absolute;left:40550;top:5087;width:760;height:0;visibility:visible;mso-wrap-style:square;v-text-anchor:top" coordsize="76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" path="m,l76041,e" filled="f" strokeweight=".53081mm">
                    <v:stroke miterlimit="83231f" joinstyle="miter"/>
                    <v:path arrowok="t" textboxrect="0,0,76041,0"/>
                  </v:shape>
                  <v:shape id="Shape 647" o:spid="_x0000_s1299" style="position:absolute;left:41229;top:4784;width:809;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" path="m,c24250,14146,59277,26270,80832,30312,59277,34353,24250,46478,,60624l,xe" fillcolor="black" stroked="f" strokeweight="0">
                    <v:stroke miterlimit="83231f" joinstyle="miter"/>
                    <v:path arrowok="t" textboxrect="0,0,80832,60624"/>
                  </v:shape>
                  <v:shape id="Shape 648" o:spid="_x0000_s1300" style="position:absolute;left:52549;top:5087;width:5876;height:0;visibility:visible;mso-wrap-style:square;v-text-anchor:top" coordsize="587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" path="m,l587577,e" filled="f" strokeweight=".53081mm">
                    <v:stroke miterlimit="83231f" joinstyle="miter"/>
                    <v:path arrowok="t" textboxrect="0,0,587577,0"/>
                  </v:shape>
                  <v:shape id="Shape 649" o:spid="_x0000_s1301" style="position:absolute;left:58344;top:4784;width:808;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" path="m,c24250,14146,59277,26270,80832,30312,59277,34353,24250,46478,,60624l,xe" fillcolor="black" stroked="f" strokeweight="0">
                    <v:stroke miterlimit="83231f" joinstyle="miter"/>
                    <v:path arrowok="t" textboxrect="0,0,80832,60624"/>
                  </v:shape>
                  <v:rect id="Rectangle 650" o:spid="_x0000_s1302" style="position:absolute;left:55169;top:4098;width:18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" filled="f" stroked="f">
                    <v:textbox inset="0,0,0,0">
                      <w:txbxContent>
                        <w:p w14:paraId="40E6510B" w14:textId="77777777" w:rsidR="001A26E9" w:rsidRDefault="001A26E9" w:rsidP="001A26E9">
                          <w:pPr>
                            <w:spacing w:after="160" w:line="259" w:lineRule="auto"/>
                            <w:ind w:left="0" w:right="0" w:firstLine="0"/>
                            <w:jc w:val="left"/>
                          </w:pPr>
                          <w:r>
                            <w:rPr>
                              <w:b/>
                              <w:color w:val="CC6600"/>
                              <w:w w:val="116"/>
                              <w:sz w:val="12"/>
                            </w:rPr>
                            <w:t>Yes</w:t>
                          </w:r>
                        </w:p>
                      </w:txbxContent>
                    </v:textbox>
                  </v:rect>
                  <v:shape id="Shape 651" o:spid="_x0000_s1303" style="position:absolute;left:47293;top:7723;width:11132;height:2141;visibility:visible;mso-wrap-style:square;v-text-anchor:top" coordsize="1113141,214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" path="m,l,214092r1113141,e" filled="f" strokeweight=".53081mm">
                    <v:stroke miterlimit="83231f" joinstyle="miter"/>
                    <v:path arrowok="t" textboxrect="0,0,1113141,214092"/>
                  </v:shape>
                  <v:shape id="Shape 652" o:spid="_x0000_s1304" style="position:absolute;left:58344;top:9561;width:808;height:606;visibility:visible;mso-wrap-style:square;v-text-anchor:top" coordsize="80832,6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" path="m,c24250,14146,59277,26270,80832,30312,59277,34353,24250,46478,,60624l,xe" fillcolor="black" stroked="f" strokeweight="0">
                    <v:stroke miterlimit="83231f" joinstyle="miter"/>
                    <v:path arrowok="t" textboxrect="0,0,80832,60624"/>
                  </v:shape>
                  <v:rect id="Rectangle 653" o:spid="_x0000_s1305" style="position:absolute;left:47906;top:10149;width:152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" filled="f" stroked="f">
                    <v:textbox inset="0,0,0,0">
                      <w:txbxContent>
                        <w:p w14:paraId="03388791" w14:textId="77777777" w:rsidR="001A26E9" w:rsidRDefault="001A26E9" w:rsidP="001A26E9">
                          <w:pPr>
                            <w:spacing w:after="160" w:line="259" w:lineRule="auto"/>
                            <w:ind w:left="0" w:right="0" w:firstLine="0"/>
                            <w:jc w:val="left"/>
                          </w:pPr>
                          <w:r>
                            <w:rPr>
                              <w:b/>
                              <w:w w:val="124"/>
                              <w:sz w:val="12"/>
                            </w:rPr>
                            <w:t>No</w:t>
                          </w:r>
                        </w:p>
                      </w:txbxContent>
                    </v:textbox>
                  </v:rect>
                  <w10:anchorlock/>
                </v:group>
              </w:pict>
            </mc:Fallback>
          </mc:AlternateContent>
        </w:r>
      </w:ins>
    </w:p>
    <w:p w14:paraId="08B36051" w14:textId="77777777" w:rsidR="001A26E9" w:rsidRDefault="001A26E9" w:rsidP="001A26E9">
      <w:pPr>
        <w:spacing w:after="418" w:line="265" w:lineRule="auto"/>
        <w:ind w:left="620" w:right="589" w:hanging="10"/>
        <w:jc w:val="center"/>
        <w:rPr>
          <w:ins w:id="502" w:author="cs park" w:date="2026-05-27T18:34:00Z" w16du:dateUtc="2026-05-27T09:34:00Z"/>
        </w:rPr>
      </w:pPr>
      <w:ins w:id="503" w:author="cs park" w:date="2026-05-27T18:34:00Z" w16du:dateUtc="2026-05-27T09:34:00Z">
        <w:r>
          <w:t>Figure 2: Skip Module for Fire and Smoke Detection</w:t>
        </w:r>
      </w:ins>
    </w:p>
    <w:p w14:paraId="598A9652" w14:textId="39BE42FA" w:rsidR="007E5FE4" w:rsidRPr="007E5FE4" w:rsidDel="007E5FE4" w:rsidRDefault="007E5FE4">
      <w:pPr>
        <w:rPr>
          <w:del w:id="504" w:author="cs park" w:date="2026-05-27T18:27:00Z" w16du:dateUtc="2026-05-27T09:27:00Z"/>
          <w:rFonts w:eastAsiaTheme="minorEastAsia"/>
          <w:color w:val="EE0000"/>
          <w:lang w:eastAsia="ko-KR"/>
          <w:rPrChange w:id="505" w:author="cs park" w:date="2026-05-27T18:26:00Z" w16du:dateUtc="2026-05-27T09:26:00Z">
            <w:rPr>
              <w:del w:id="506" w:author="cs park" w:date="2026-05-27T18:27:00Z" w16du:dateUtc="2026-05-27T09:27:00Z"/>
            </w:rPr>
          </w:rPrChange>
        </w:rPr>
        <w:pPrChange w:id="507" w:author="cs park" w:date="2026-05-27T18:25:00Z" w16du:dateUtc="2026-05-27T09:25:00Z">
          <w:pPr>
            <w:pStyle w:val="Heading2"/>
            <w:tabs>
              <w:tab w:val="center" w:pos="1834"/>
            </w:tabs>
            <w:spacing w:after="0"/>
            <w:ind w:left="0" w:firstLine="0"/>
          </w:pPr>
        </w:pPrChange>
      </w:pPr>
    </w:p>
    <w:p w14:paraId="5831E27E" w14:textId="77777777" w:rsidR="00357641" w:rsidRDefault="00000000">
      <w:pPr>
        <w:spacing w:after="198" w:line="259" w:lineRule="auto"/>
        <w:ind w:left="1676" w:right="0" w:firstLine="0"/>
        <w:jc w:val="left"/>
        <w:rPr>
          <w:ins w:id="508" w:author="cs park" w:date="2026-05-28T07:54:00Z" w16du:dateUtc="2026-05-27T22:54:00Z"/>
          <w:rFonts w:eastAsiaTheme="minorEastAsia"/>
          <w:lang w:eastAsia="ko-KR"/>
        </w:rPr>
      </w:pPr>
      <w:r>
        <w:rPr>
          <w:noProof/>
        </w:rPr>
        <w:drawing>
          <wp:inline distT="0" distB="0" distL="0" distR="0" wp14:anchorId="3B0B55FC" wp14:editId="3CEE7698">
            <wp:extent cx="4787991" cy="4830478"/>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8"/>
                    <a:stretch>
                      <a:fillRect/>
                    </a:stretch>
                  </pic:blipFill>
                  <pic:spPr>
                    <a:xfrm>
                      <a:off x="0" y="0"/>
                      <a:ext cx="4787991" cy="4830478"/>
                    </a:xfrm>
                    <a:prstGeom prst="rect">
                      <a:avLst/>
                    </a:prstGeom>
                  </pic:spPr>
                </pic:pic>
              </a:graphicData>
            </a:graphic>
          </wp:inline>
        </w:drawing>
      </w:r>
    </w:p>
    <w:p w14:paraId="46B93EC2" w14:textId="60DF40F1" w:rsidR="00281331" w:rsidRPr="00281331" w:rsidRDefault="00281331">
      <w:pPr>
        <w:spacing w:after="198" w:line="259" w:lineRule="auto"/>
        <w:ind w:left="1676" w:right="0" w:firstLine="0"/>
        <w:jc w:val="left"/>
        <w:rPr>
          <w:rFonts w:eastAsiaTheme="minorEastAsia"/>
          <w:color w:val="EE0000"/>
          <w:lang w:eastAsia="ko-KR"/>
          <w:rPrChange w:id="509" w:author="cs park" w:date="2026-05-28T07:55:00Z" w16du:dateUtc="2026-05-27T22:55:00Z">
            <w:rPr/>
          </w:rPrChange>
        </w:rPr>
      </w:pPr>
      <w:ins w:id="510" w:author="cs park" w:date="2026-05-28T07:54:00Z" w16du:dateUtc="2026-05-27T22:54:00Z">
        <w:r w:rsidRPr="00281331">
          <w:rPr>
            <w:rFonts w:eastAsiaTheme="minorEastAsia"/>
            <w:color w:val="EE0000"/>
            <w:lang w:eastAsia="ko-KR"/>
            <w:rPrChange w:id="511" w:author="cs park" w:date="2026-05-28T07:55:00Z" w16du:dateUtc="2026-05-27T22:55:00Z">
              <w:rPr>
                <w:rFonts w:eastAsiaTheme="minorEastAsia"/>
                <w:lang w:eastAsia="ko-KR"/>
              </w:rPr>
            </w:rPrChange>
          </w:rPr>
          <w:t>Use</w:t>
        </w:r>
      </w:ins>
      <w:ins w:id="512" w:author="cs park" w:date="2026-05-28T07:55:00Z" w16du:dateUtc="2026-05-27T22:55:00Z">
        <w:r w:rsidRPr="00281331">
          <w:rPr>
            <w:rFonts w:eastAsiaTheme="minorEastAsia"/>
            <w:color w:val="EE0000"/>
            <w:lang w:eastAsia="ko-KR"/>
            <w:rPrChange w:id="513" w:author="cs park" w:date="2026-05-28T07:55:00Z" w16du:dateUtc="2026-05-27T22:55:00Z">
              <w:rPr>
                <w:rFonts w:eastAsiaTheme="minorEastAsia"/>
                <w:lang w:eastAsia="ko-KR"/>
              </w:rPr>
            </w:rPrChange>
          </w:rPr>
          <w:t xml:space="preserve"> Input and Output</w:t>
        </w:r>
      </w:ins>
      <w:ins w:id="514" w:author="cs park" w:date="2026-05-28T07:56:00Z" w16du:dateUtc="2026-05-27T22:56:00Z">
        <w:r w:rsidR="003E0742">
          <w:rPr>
            <w:rFonts w:eastAsiaTheme="minorEastAsia" w:hint="eastAsia"/>
            <w:color w:val="EE0000"/>
            <w:lang w:eastAsia="ko-KR"/>
          </w:rPr>
          <w:t xml:space="preserve"> instead of </w:t>
        </w:r>
        <w:r w:rsidR="003E0742" w:rsidRPr="00961443">
          <w:rPr>
            <w:rFonts w:eastAsiaTheme="minorEastAsia" w:hint="eastAsia"/>
            <w:color w:val="EE0000"/>
            <w:lang w:eastAsia="ko-KR"/>
          </w:rPr>
          <w:t>Require</w:t>
        </w:r>
        <w:r w:rsidR="003E0742">
          <w:rPr>
            <w:rFonts w:eastAsiaTheme="minorEastAsia" w:hint="eastAsia"/>
            <w:color w:val="EE0000"/>
            <w:lang w:eastAsia="ko-KR"/>
          </w:rPr>
          <w:t xml:space="preserve"> and</w:t>
        </w:r>
        <w:r w:rsidR="003E0742" w:rsidRPr="00961443">
          <w:rPr>
            <w:rFonts w:eastAsiaTheme="minorEastAsia" w:hint="eastAsia"/>
            <w:color w:val="EE0000"/>
            <w:lang w:eastAsia="ko-KR"/>
          </w:rPr>
          <w:t xml:space="preserve"> Ensure</w:t>
        </w:r>
      </w:ins>
    </w:p>
    <w:p w14:paraId="0ED00128" w14:textId="091C6187" w:rsidR="000604B4" w:rsidRPr="000604B4" w:rsidRDefault="000604B4" w:rsidP="000604B4">
      <w:pPr>
        <w:spacing w:after="269"/>
        <w:ind w:left="47" w:right="20"/>
        <w:rPr>
          <w:ins w:id="515" w:author="cs park" w:date="2026-05-27T20:39:00Z" w16du:dateUtc="2026-05-27T11:39:00Z"/>
          <w:rFonts w:eastAsiaTheme="minorEastAsia"/>
          <w:lang w:eastAsia="ko-KR"/>
        </w:rPr>
      </w:pPr>
      <w:ins w:id="516" w:author="cs park" w:date="2026-05-27T20:39:00Z" w16du:dateUtc="2026-05-27T11:39:00Z">
        <w:r>
          <w:br w:type="page"/>
        </w:r>
        <w:r>
          <w:rPr>
            <w:rFonts w:eastAsiaTheme="minorEastAsia" w:hint="eastAsia"/>
            <w:lang w:eastAsia="ko-KR"/>
          </w:rPr>
          <w:lastRenderedPageBreak/>
          <w:t xml:space="preserve">As shown in Figure 2 and Algorithm 1, </w:t>
        </w:r>
        <w:r>
          <w:t xml:space="preserve">the skip module S can </w:t>
        </w:r>
        <w:r>
          <w:rPr>
            <w:rFonts w:eastAsiaTheme="minorEastAsia" w:hint="eastAsia"/>
            <w:lang w:eastAsia="ko-KR"/>
          </w:rPr>
          <w:t xml:space="preserve">leverage various types of </w:t>
        </w:r>
        <w:r>
          <w:t>information such as motion, color, or texture</w:t>
        </w:r>
        <w:r>
          <w:rPr>
            <w:rFonts w:eastAsiaTheme="minorEastAsia" w:hint="eastAsia"/>
            <w:lang w:eastAsia="ko-KR"/>
          </w:rPr>
          <w:t xml:space="preserve">, </w:t>
        </w:r>
        <w:r>
          <w:t xml:space="preserve">to compute the skip decision </w:t>
        </w:r>
        <w:r>
          <w:rPr>
            <w:rFonts w:ascii="Cambria Math" w:hAnsi="Cambria Math" w:cs="Cambria Math"/>
          </w:rPr>
          <w:t>𝑠</w:t>
        </w:r>
        <w:r>
          <w:rPr>
            <w:rFonts w:ascii="Cambria Math" w:hAnsi="Cambria Math" w:cs="Cambria Math"/>
            <w:vertAlign w:val="subscript"/>
          </w:rPr>
          <w:t>𝑡</w:t>
        </w:r>
        <w:r>
          <w:t xml:space="preserve">. In this work, we focus on motion information derived from consecutive frames as the primary cue. Specifically, we design and evaluate two motion-based </w:t>
        </w:r>
        <w:r w:rsidRPr="007E5FE4">
          <w:t xml:space="preserve">variants </w:t>
        </w:r>
        <w:r>
          <w:t xml:space="preserve">of S: </w:t>
        </w:r>
        <w:r>
          <w:rPr>
            <w:sz w:val="18"/>
          </w:rPr>
          <w:t>(</w:t>
        </w:r>
        <w:r>
          <w:t>1</w:t>
        </w:r>
        <w:r>
          <w:rPr>
            <w:sz w:val="18"/>
          </w:rPr>
          <w:t xml:space="preserve">) </w:t>
        </w:r>
        <w:r>
          <w:t>FrameDiffDet</w:t>
        </w:r>
        <w:r>
          <w:rPr>
            <w:rFonts w:eastAsiaTheme="minorEastAsia" w:hint="eastAsia"/>
            <w:lang w:eastAsia="ko-KR"/>
          </w:rPr>
          <w:t xml:space="preserve"> </w:t>
        </w:r>
        <w:r>
          <w:t>— a frame differencing</w:t>
        </w:r>
        <w:r>
          <w:rPr>
            <w:rFonts w:eastAsiaTheme="minorEastAsia" w:hint="eastAsia"/>
            <w:lang w:eastAsia="ko-KR"/>
          </w:rPr>
          <w:t>-based</w:t>
        </w:r>
        <w:r>
          <w:t xml:space="preserve"> method, and </w:t>
        </w:r>
        <w:r>
          <w:rPr>
            <w:sz w:val="18"/>
          </w:rPr>
          <w:t>(</w:t>
        </w:r>
        <w:r>
          <w:t>2</w:t>
        </w:r>
        <w:r>
          <w:rPr>
            <w:sz w:val="18"/>
          </w:rPr>
          <w:t xml:space="preserve">) </w:t>
        </w:r>
        <w:r>
          <w:t>AccMotionDet</w:t>
        </w:r>
        <w:r>
          <w:rPr>
            <w:rFonts w:eastAsiaTheme="minorEastAsia" w:hint="eastAsia"/>
            <w:lang w:eastAsia="ko-KR"/>
          </w:rPr>
          <w:t xml:space="preserve"> </w:t>
        </w:r>
        <w:r>
          <w:t>— a motion accumulation</w:t>
        </w:r>
        <w:r>
          <w:rPr>
            <w:rFonts w:eastAsiaTheme="minorEastAsia" w:hint="eastAsia"/>
            <w:lang w:eastAsia="ko-KR"/>
          </w:rPr>
          <w:t>-based</w:t>
        </w:r>
        <w:r>
          <w:t xml:space="preserve"> method. Both approaches are selected for their simplicity and low computational cost, making them </w:t>
        </w:r>
        <w:proofErr w:type="gramStart"/>
        <w:r>
          <w:t>well-suited</w:t>
        </w:r>
        <w:proofErr w:type="gramEnd"/>
        <w:r>
          <w:t xml:space="preserve"> for real-time deployment. The details of each approach are described in the following subsections.</w:t>
        </w:r>
      </w:ins>
      <w:ins w:id="517" w:author="cs park" w:date="2026-05-27T20:42:00Z" w16du:dateUtc="2026-05-27T11:42:00Z">
        <w:r>
          <w:rPr>
            <w:rFonts w:eastAsiaTheme="minorEastAsia" w:hint="eastAsia"/>
            <w:lang w:eastAsia="ko-KR"/>
          </w:rPr>
          <w:t xml:space="preserve"> </w:t>
        </w:r>
        <w:r w:rsidRPr="00210A98">
          <w:rPr>
            <w:rFonts w:eastAsiaTheme="minorEastAsia"/>
            <w:color w:val="EE0000"/>
            <w:lang w:eastAsia="ko-KR"/>
            <w:rPrChange w:id="518" w:author="cs park" w:date="2026-05-27T20:52:00Z" w16du:dateUtc="2026-05-27T11:52:00Z">
              <w:rPr>
                <w:rFonts w:eastAsiaTheme="minorEastAsia"/>
                <w:lang w:eastAsia="ko-KR"/>
              </w:rPr>
            </w:rPrChange>
          </w:rPr>
          <w:t>(</w:t>
        </w:r>
      </w:ins>
      <w:ins w:id="519" w:author="cs park" w:date="2026-05-27T20:51:00Z" w16du:dateUtc="2026-05-27T11:51:00Z">
        <w:r w:rsidR="00210A98" w:rsidRPr="00210A98">
          <w:rPr>
            <w:rFonts w:eastAsiaTheme="minorEastAsia"/>
            <w:color w:val="EE0000"/>
            <w:lang w:eastAsia="ko-KR"/>
            <w:rPrChange w:id="520" w:author="cs park" w:date="2026-05-27T20:52:00Z" w16du:dateUtc="2026-05-27T11:52:00Z">
              <w:rPr>
                <w:rFonts w:eastAsiaTheme="minorEastAsia"/>
                <w:lang w:eastAsia="ko-KR"/>
              </w:rPr>
            </w:rPrChange>
          </w:rPr>
          <w:t xml:space="preserve">explain </w:t>
        </w:r>
      </w:ins>
      <w:ins w:id="521" w:author="cs park" w:date="2026-05-27T20:50:00Z" w16du:dateUtc="2026-05-27T11:50:00Z">
        <w:r w:rsidR="00210A98" w:rsidRPr="00210A98">
          <w:rPr>
            <w:rFonts w:eastAsiaTheme="minorEastAsia"/>
            <w:color w:val="EE0000"/>
            <w:lang w:eastAsia="ko-KR"/>
            <w:rPrChange w:id="522" w:author="cs park" w:date="2026-05-27T20:52:00Z" w16du:dateUtc="2026-05-27T11:52:00Z">
              <w:rPr>
                <w:rFonts w:eastAsiaTheme="minorEastAsia"/>
                <w:lang w:eastAsia="ko-KR"/>
              </w:rPr>
            </w:rPrChange>
          </w:rPr>
          <w:t>FrameDiff</w:t>
        </w:r>
      </w:ins>
      <w:ins w:id="523" w:author="cs park" w:date="2026-05-27T20:51:00Z" w16du:dateUtc="2026-05-27T11:51:00Z">
        <w:r w:rsidR="00210A98" w:rsidRPr="00210A98">
          <w:rPr>
            <w:rFonts w:eastAsiaTheme="minorEastAsia"/>
            <w:color w:val="EE0000"/>
            <w:lang w:eastAsia="ko-KR"/>
            <w:rPrChange w:id="524" w:author="cs park" w:date="2026-05-27T20:52:00Z" w16du:dateUtc="2026-05-27T11:52:00Z">
              <w:rPr>
                <w:rFonts w:eastAsiaTheme="minorEastAsia"/>
                <w:lang w:eastAsia="ko-KR"/>
              </w:rPr>
            </w:rPrChange>
          </w:rPr>
          <w:t xml:space="preserve"> simply</w:t>
        </w:r>
      </w:ins>
      <w:ins w:id="525" w:author="cs park" w:date="2026-05-27T20:42:00Z" w16du:dateUtc="2026-05-27T11:42:00Z">
        <w:r w:rsidRPr="00210A98">
          <w:rPr>
            <w:rFonts w:eastAsiaTheme="minorEastAsia"/>
            <w:color w:val="EE0000"/>
            <w:lang w:eastAsia="ko-KR"/>
            <w:rPrChange w:id="526" w:author="cs park" w:date="2026-05-27T20:52:00Z" w16du:dateUtc="2026-05-27T11:52:00Z">
              <w:rPr>
                <w:rFonts w:eastAsiaTheme="minorEastAsia"/>
                <w:lang w:eastAsia="ko-KR"/>
              </w:rPr>
            </w:rPrChange>
          </w:rPr>
          <w:t>)</w:t>
        </w:r>
      </w:ins>
    </w:p>
    <w:p w14:paraId="07CA8399" w14:textId="5CC90CC2" w:rsidR="000604B4" w:rsidRDefault="000604B4">
      <w:pPr>
        <w:spacing w:after="160" w:line="278" w:lineRule="auto"/>
        <w:ind w:left="0" w:right="0" w:firstLine="0"/>
        <w:jc w:val="left"/>
        <w:rPr>
          <w:ins w:id="527" w:author="cs park" w:date="2026-05-27T20:39:00Z" w16du:dateUtc="2026-05-27T11:39:00Z"/>
          <w:b/>
        </w:rPr>
      </w:pPr>
    </w:p>
    <w:p w14:paraId="0CCAE161" w14:textId="5FE24DAB" w:rsidR="00357641" w:rsidDel="001A26E9" w:rsidRDefault="00000000">
      <w:pPr>
        <w:spacing w:after="269"/>
        <w:ind w:left="47" w:right="20"/>
        <w:rPr>
          <w:del w:id="528" w:author="cs park" w:date="2026-05-27T18:34:00Z" w16du:dateUtc="2026-05-27T09:34:00Z"/>
        </w:rPr>
      </w:pPr>
      <w:del w:id="529" w:author="cs park" w:date="2026-05-27T18:34:00Z" w16du:dateUtc="2026-05-27T09:34:00Z">
        <w:r w:rsidDel="001A26E9">
          <w:delText xml:space="preserve">As illustrated in Figure </w:delText>
        </w:r>
        <w:r w:rsidDel="001A26E9">
          <w:rPr>
            <w:color w:val="0000FF"/>
          </w:rPr>
          <w:delText xml:space="preserve">2 </w:delText>
        </w:r>
        <w:r w:rsidDel="001A26E9">
          <w:delText xml:space="preserve">and formalized in Algorithm </w:delText>
        </w:r>
        <w:r w:rsidDel="001A26E9">
          <w:rPr>
            <w:color w:val="0000FF"/>
          </w:rPr>
          <w:delText>1</w:delText>
        </w:r>
        <w:r w:rsidDel="001A26E9">
          <w:delText xml:space="preserve">, the skip module S can </w:delText>
        </w:r>
      </w:del>
      <w:del w:id="530" w:author="cs park" w:date="2026-05-27T18:29:00Z" w16du:dateUtc="2026-05-27T09:29:00Z">
        <w:r w:rsidDel="007E5FE4">
          <w:delText xml:space="preserve">leverage any available </w:delText>
        </w:r>
      </w:del>
      <w:del w:id="531" w:author="cs park" w:date="2026-05-27T18:34:00Z" w16du:dateUtc="2026-05-27T09:34:00Z">
        <w:r w:rsidDel="001A26E9">
          <w:delText xml:space="preserve">information </w:delText>
        </w:r>
      </w:del>
      <w:del w:id="532" w:author="cs park" w:date="2026-05-27T18:29:00Z" w16du:dateUtc="2026-05-27T09:29:00Z">
        <w:r w:rsidDel="007E5FE4">
          <w:delText xml:space="preserve">— </w:delText>
        </w:r>
      </w:del>
      <w:del w:id="533" w:author="cs park" w:date="2026-05-27T18:34:00Z" w16du:dateUtc="2026-05-27T09:34:00Z">
        <w:r w:rsidDel="001A26E9">
          <w:delText>such as motion, color, or texture</w:delText>
        </w:r>
      </w:del>
      <w:del w:id="534" w:author="cs park" w:date="2026-05-27T18:29:00Z" w16du:dateUtc="2026-05-27T09:29:00Z">
        <w:r w:rsidDel="007E5FE4">
          <w:delText xml:space="preserve"> — </w:delText>
        </w:r>
      </w:del>
      <w:del w:id="535" w:author="cs park" w:date="2026-05-27T18:34:00Z" w16du:dateUtc="2026-05-27T09:34:00Z">
        <w:r w:rsidDel="001A26E9">
          <w:delText>to compute the skip decision 𝑠</w:delText>
        </w:r>
        <w:r w:rsidDel="001A26E9">
          <w:rPr>
            <w:vertAlign w:val="subscript"/>
          </w:rPr>
          <w:delText>𝑡</w:delText>
        </w:r>
        <w:r w:rsidDel="001A26E9">
          <w:delText xml:space="preserve">. In this work, we focus on motion information derived from consecutive frames as the primary cue. Specifically, we design and evaluate two motion-based </w:delText>
        </w:r>
      </w:del>
      <w:del w:id="536" w:author="cs park" w:date="2026-05-27T18:30:00Z" w16du:dateUtc="2026-05-27T09:30:00Z">
        <w:r w:rsidDel="007E5FE4">
          <w:delText xml:space="preserve">approaches </w:delText>
        </w:r>
      </w:del>
      <w:del w:id="537" w:author="cs park" w:date="2026-05-27T18:34:00Z" w16du:dateUtc="2026-05-27T09:34:00Z">
        <w:r w:rsidDel="001A26E9">
          <w:delText xml:space="preserve">of S: </w:delText>
        </w:r>
        <w:r w:rsidDel="001A26E9">
          <w:rPr>
            <w:sz w:val="18"/>
          </w:rPr>
          <w:delText>(</w:delText>
        </w:r>
        <w:r w:rsidDel="001A26E9">
          <w:delText>1</w:delText>
        </w:r>
        <w:r w:rsidDel="001A26E9">
          <w:rPr>
            <w:sz w:val="18"/>
          </w:rPr>
          <w:delText xml:space="preserve">) </w:delText>
        </w:r>
        <w:r w:rsidDel="001A26E9">
          <w:delText>FrameDiffDet</w:delText>
        </w:r>
      </w:del>
      <w:del w:id="538" w:author="cs park" w:date="2026-05-27T18:31:00Z" w16du:dateUtc="2026-05-27T09:31:00Z">
        <w:r w:rsidDel="007E5FE4">
          <w:delText xml:space="preserve"> — </w:delText>
        </w:r>
      </w:del>
      <w:del w:id="539" w:author="cs park" w:date="2026-05-27T18:34:00Z" w16du:dateUtc="2026-05-27T09:34:00Z">
        <w:r w:rsidDel="001A26E9">
          <w:delText xml:space="preserve">a frame differencing method, and </w:delText>
        </w:r>
        <w:r w:rsidDel="001A26E9">
          <w:rPr>
            <w:sz w:val="18"/>
          </w:rPr>
          <w:delText>(</w:delText>
        </w:r>
        <w:r w:rsidDel="001A26E9">
          <w:delText>2</w:delText>
        </w:r>
        <w:r w:rsidDel="001A26E9">
          <w:rPr>
            <w:sz w:val="18"/>
          </w:rPr>
          <w:delText xml:space="preserve">) </w:delText>
        </w:r>
        <w:r w:rsidDel="001A26E9">
          <w:delText>AccMotionDet</w:delText>
        </w:r>
      </w:del>
      <w:del w:id="540" w:author="cs park" w:date="2026-05-27T18:31:00Z" w16du:dateUtc="2026-05-27T09:31:00Z">
        <w:r w:rsidDel="007E5FE4">
          <w:delText xml:space="preserve"> — </w:delText>
        </w:r>
      </w:del>
      <w:del w:id="541" w:author="cs park" w:date="2026-05-27T18:34:00Z" w16du:dateUtc="2026-05-27T09:34:00Z">
        <w:r w:rsidDel="001A26E9">
          <w:delText>a motion accumulation method. Both approaches are selected for their simplicity and low computational cost, making them well-suited for real-time deployment. The details of each approach are described in the following subsections.</w:delText>
        </w:r>
      </w:del>
    </w:p>
    <w:p w14:paraId="5E350567" w14:textId="77777777" w:rsidR="00357641" w:rsidRDefault="00000000">
      <w:pPr>
        <w:pStyle w:val="Heading3"/>
        <w:tabs>
          <w:tab w:val="center" w:pos="2818"/>
        </w:tabs>
        <w:spacing w:after="192"/>
        <w:ind w:left="0" w:firstLine="0"/>
      </w:pPr>
      <w:r>
        <w:t>3.2.1</w:t>
      </w:r>
      <w:r>
        <w:tab/>
        <w:t>FrameDiffDet — Naive Motion Detection</w:t>
      </w:r>
    </w:p>
    <w:p w14:paraId="331D1EFB" w14:textId="77777777" w:rsidR="00357641" w:rsidRDefault="00000000">
      <w:pPr>
        <w:spacing w:after="36"/>
        <w:ind w:left="47" w:right="20"/>
      </w:pPr>
      <w:r>
        <w:t>Let 𝐹</w:t>
      </w:r>
      <w:r>
        <w:rPr>
          <w:vertAlign w:val="subscript"/>
        </w:rPr>
        <w:t xml:space="preserve">𝑡 </w:t>
      </w:r>
      <w:r>
        <w:t>and 𝐹</w:t>
      </w:r>
      <w:r>
        <w:rPr>
          <w:vertAlign w:val="subscript"/>
        </w:rPr>
        <w:t xml:space="preserve">prev </w:t>
      </w:r>
      <w:r>
        <w:t>denote the grayscale frames converted from the downsampled inputs 𝑓</w:t>
      </w:r>
      <w:r>
        <w:rPr>
          <w:vertAlign w:val="subscript"/>
        </w:rPr>
        <w:t>𝑡</w:t>
      </w:r>
      <w:r>
        <w:t>̃ and 𝑓</w:t>
      </w:r>
      <w:r>
        <w:rPr>
          <w:vertAlign w:val="subscript"/>
        </w:rPr>
        <w:t>prev</w:t>
      </w:r>
      <w:r>
        <w:t xml:space="preserve">̃ , respectively. The detector takes these two consecutive downsampled frames as input and produces a binary foreground mask </w:t>
      </w:r>
      <w:r>
        <w:rPr>
          <w:b/>
        </w:rPr>
        <w:t>M</w:t>
      </w:r>
      <w:r>
        <w:rPr>
          <w:vertAlign w:val="subscript"/>
        </w:rPr>
        <w:t xml:space="preserve">𝑡 </w:t>
      </w:r>
      <w:r>
        <w:t>∈ {0,255} as output,</w:t>
      </w:r>
    </w:p>
    <w:p w14:paraId="7F3A3F7F" w14:textId="77777777" w:rsidR="00357641" w:rsidRDefault="00000000">
      <w:pPr>
        <w:ind w:left="47" w:right="20"/>
      </w:pPr>
      <w:r>
        <w:t xml:space="preserve">where each pixel is marked active </w:t>
      </w:r>
      <w:r>
        <w:rPr>
          <w:sz w:val="18"/>
        </w:rPr>
        <w:t>(</w:t>
      </w:r>
      <w:r>
        <w:t>255</w:t>
      </w:r>
      <w:r>
        <w:rPr>
          <w:sz w:val="18"/>
        </w:rPr>
        <w:t xml:space="preserve">) </w:t>
      </w:r>
      <w:r>
        <w:t xml:space="preserve">if the absolute inter-frame intensity difference exceeds a sensitivity </w:t>
      </w:r>
      <w:proofErr w:type="gramStart"/>
      <w:r>
        <w:t>threshold 𝜏</w:t>
      </w:r>
      <w:r>
        <w:rPr>
          <w:vertAlign w:val="subscript"/>
        </w:rPr>
        <w:t>𝑑</w:t>
      </w:r>
      <w:proofErr w:type="gramEnd"/>
      <w:r>
        <w:t xml:space="preserve">, and inactive </w:t>
      </w:r>
      <w:r>
        <w:rPr>
          <w:sz w:val="18"/>
        </w:rPr>
        <w:t>(</w:t>
      </w:r>
      <w:r>
        <w:t>0</w:t>
      </w:r>
      <w:r>
        <w:rPr>
          <w:sz w:val="18"/>
        </w:rPr>
        <w:t xml:space="preserve">) </w:t>
      </w:r>
      <w:r>
        <w:t xml:space="preserve">otherwise. The procedure is formalized in Algorithm </w:t>
      </w:r>
      <w:r>
        <w:rPr>
          <w:color w:val="0000FF"/>
        </w:rPr>
        <w:t>2</w:t>
      </w:r>
      <w:r>
        <w:t>.</w:t>
      </w:r>
    </w:p>
    <w:p w14:paraId="78A2F3CE" w14:textId="77777777" w:rsidR="00357641" w:rsidRDefault="00000000">
      <w:pPr>
        <w:spacing w:after="358" w:line="259" w:lineRule="auto"/>
        <w:ind w:left="1676" w:right="0" w:firstLine="0"/>
        <w:jc w:val="left"/>
      </w:pPr>
      <w:r>
        <w:rPr>
          <w:noProof/>
        </w:rPr>
        <w:drawing>
          <wp:inline distT="0" distB="0" distL="0" distR="0" wp14:anchorId="23487B17" wp14:editId="2EA6DAFA">
            <wp:extent cx="4787991" cy="2124365"/>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9"/>
                    <a:stretch>
                      <a:fillRect/>
                    </a:stretch>
                  </pic:blipFill>
                  <pic:spPr>
                    <a:xfrm>
                      <a:off x="0" y="0"/>
                      <a:ext cx="4787991" cy="2124365"/>
                    </a:xfrm>
                    <a:prstGeom prst="rect">
                      <a:avLst/>
                    </a:prstGeom>
                  </pic:spPr>
                </pic:pic>
              </a:graphicData>
            </a:graphic>
          </wp:inline>
        </w:drawing>
      </w:r>
    </w:p>
    <w:p w14:paraId="1E700BAA" w14:textId="77777777" w:rsidR="00357641" w:rsidRDefault="00000000">
      <w:pPr>
        <w:pStyle w:val="Heading3"/>
        <w:tabs>
          <w:tab w:val="center" w:pos="3530"/>
        </w:tabs>
        <w:ind w:left="0" w:firstLine="0"/>
      </w:pPr>
      <w:r>
        <w:t>3.2.2</w:t>
      </w:r>
      <w:r>
        <w:tab/>
      </w:r>
      <w:bookmarkStart w:id="542" w:name="_Hlk230847174"/>
      <w:r>
        <w:t xml:space="preserve">AccMotionDet </w:t>
      </w:r>
      <w:bookmarkEnd w:id="542"/>
      <w:r>
        <w:t>— Motion Detection with Accumulation</w:t>
      </w:r>
    </w:p>
    <w:p w14:paraId="4B7C4CE7" w14:textId="6292D40C" w:rsidR="00357641" w:rsidRPr="0090012E" w:rsidDel="0090012E" w:rsidRDefault="00000000">
      <w:pPr>
        <w:spacing w:after="203"/>
        <w:ind w:left="47" w:right="20"/>
        <w:rPr>
          <w:del w:id="543" w:author="cs park" w:date="2026-05-27T21:03:00Z" w16du:dateUtc="2026-05-27T12:03:00Z"/>
          <w:rFonts w:eastAsiaTheme="minorEastAsia"/>
          <w:lang w:eastAsia="ko-KR"/>
          <w:rPrChange w:id="544" w:author="cs park" w:date="2026-05-27T21:03:00Z" w16du:dateUtc="2026-05-27T12:03:00Z">
            <w:rPr>
              <w:del w:id="545" w:author="cs park" w:date="2026-05-27T21:03:00Z" w16du:dateUtc="2026-05-27T12:03:00Z"/>
            </w:rPr>
          </w:rPrChange>
        </w:rPr>
      </w:pPr>
      <w:r>
        <w:t xml:space="preserve">Inspired by </w:t>
      </w:r>
      <w:r>
        <w:rPr>
          <w:color w:val="0000FF"/>
          <w:sz w:val="18"/>
        </w:rPr>
        <w:t>[</w:t>
      </w:r>
      <w:r>
        <w:rPr>
          <w:color w:val="0000FF"/>
        </w:rPr>
        <w:t>16</w:t>
      </w:r>
      <w:r>
        <w:rPr>
          <w:color w:val="0000FF"/>
          <w:sz w:val="18"/>
        </w:rPr>
        <w:t>]</w:t>
      </w:r>
      <w:r>
        <w:t>, we design the lightweight motion detector AccMotionDet</w:t>
      </w:r>
      <w:ins w:id="546" w:author="cs park" w:date="2026-05-27T21:03:00Z" w16du:dateUtc="2026-05-27T12:03:00Z">
        <w:r w:rsidR="0090012E">
          <w:rPr>
            <w:rFonts w:eastAsiaTheme="minorEastAsia" w:hint="eastAsia"/>
            <w:lang w:eastAsia="ko-KR"/>
          </w:rPr>
          <w:t xml:space="preserve"> </w:t>
        </w:r>
      </w:ins>
      <w:r>
        <w:t xml:space="preserve"> </w:t>
      </w:r>
      <w:ins w:id="547" w:author="cs park" w:date="2026-05-27T21:04:00Z" w16du:dateUtc="2026-05-27T12:04:00Z">
        <w:r w:rsidR="0090012E" w:rsidRPr="0090012E">
          <w:rPr>
            <w:rFonts w:eastAsiaTheme="minorEastAsia"/>
            <w:color w:val="EE0000"/>
            <w:lang w:eastAsia="ko-KR"/>
            <w:rPrChange w:id="548" w:author="cs park" w:date="2026-05-27T21:04:00Z" w16du:dateUtc="2026-05-27T12:04:00Z">
              <w:rPr>
                <w:rFonts w:eastAsiaTheme="minorEastAsia"/>
                <w:lang w:eastAsia="ko-KR"/>
              </w:rPr>
            </w:rPrChange>
          </w:rPr>
          <w:t xml:space="preserve">which can… </w:t>
        </w:r>
      </w:ins>
      <w:ins w:id="549" w:author="cs park" w:date="2026-05-27T21:03:00Z" w16du:dateUtc="2026-05-27T12:03:00Z">
        <w:r w:rsidR="0090012E" w:rsidRPr="0090012E">
          <w:rPr>
            <w:rFonts w:eastAsiaTheme="minorEastAsia"/>
            <w:color w:val="EE0000"/>
            <w:lang w:eastAsia="ko-KR"/>
            <w:rPrChange w:id="550" w:author="cs park" w:date="2026-05-27T21:03:00Z" w16du:dateUtc="2026-05-27T12:03:00Z">
              <w:rPr>
                <w:rFonts w:eastAsiaTheme="minorEastAsia"/>
                <w:lang w:eastAsia="ko-KR"/>
              </w:rPr>
            </w:rPrChange>
          </w:rPr>
          <w:t xml:space="preserve">to handle … </w:t>
        </w:r>
      </w:ins>
      <w:del w:id="551" w:author="cs park" w:date="2026-05-27T21:03:00Z" w16du:dateUtc="2026-05-27T12:03:00Z">
        <w:r w:rsidRPr="0090012E" w:rsidDel="0090012E">
          <w:rPr>
            <w:color w:val="EE0000"/>
            <w:rPrChange w:id="552" w:author="cs park" w:date="2026-05-27T21:03:00Z" w16du:dateUtc="2026-05-27T12:03:00Z">
              <w:rPr/>
            </w:rPrChange>
          </w:rPr>
          <w:delText>as follows:</w:delText>
        </w:r>
      </w:del>
      <w:ins w:id="553" w:author="cs park" w:date="2026-05-27T21:03:00Z" w16du:dateUtc="2026-05-27T12:03:00Z">
        <w:r w:rsidR="0090012E" w:rsidRPr="0090012E">
          <w:rPr>
            <w:rFonts w:eastAsiaTheme="minorEastAsia"/>
            <w:color w:val="EE0000"/>
            <w:lang w:eastAsia="ko-KR"/>
            <w:rPrChange w:id="554" w:author="cs park" w:date="2026-05-27T21:03:00Z" w16du:dateUtc="2026-05-27T12:03:00Z">
              <w:rPr>
                <w:rFonts w:eastAsiaTheme="minorEastAsia"/>
                <w:lang w:eastAsia="ko-KR"/>
              </w:rPr>
            </w:rPrChange>
          </w:rPr>
          <w:t>(add more explanation).</w:t>
        </w:r>
        <w:r w:rsidR="0090012E">
          <w:rPr>
            <w:rFonts w:eastAsiaTheme="minorEastAsia" w:hint="eastAsia"/>
            <w:lang w:eastAsia="ko-KR"/>
          </w:rPr>
          <w:t xml:space="preserve"> </w:t>
        </w:r>
      </w:ins>
    </w:p>
    <w:p w14:paraId="7A9F1314" w14:textId="03F917F5" w:rsidR="00357641" w:rsidRDefault="00000000">
      <w:pPr>
        <w:spacing w:after="203"/>
        <w:ind w:left="47" w:right="20"/>
        <w:pPrChange w:id="555" w:author="cs park" w:date="2026-05-27T21:03:00Z" w16du:dateUtc="2026-05-27T12:03:00Z">
          <w:pPr>
            <w:spacing w:after="31"/>
            <w:ind w:left="47" w:right="20"/>
          </w:pPr>
        </w:pPrChange>
      </w:pPr>
      <w:r>
        <w:t>Let 𝐹</w:t>
      </w:r>
      <w:r>
        <w:rPr>
          <w:vertAlign w:val="subscript"/>
        </w:rPr>
        <w:t xml:space="preserve">𝑡 </w:t>
      </w:r>
      <w:r>
        <w:t>and 𝐹</w:t>
      </w:r>
      <w:r>
        <w:rPr>
          <w:vertAlign w:val="subscript"/>
        </w:rPr>
        <w:t xml:space="preserve">prev </w:t>
      </w:r>
      <w:r>
        <w:t xml:space="preserve">denote the grayscale frames converted from the downsampled </w:t>
      </w:r>
      <w:ins w:id="556" w:author="cs park" w:date="2026-05-28T07:48:00Z" w16du:dateUtc="2026-05-27T22:48:00Z">
        <w:r w:rsidR="00281331">
          <w:rPr>
            <w:rFonts w:eastAsiaTheme="minorEastAsia" w:hint="eastAsia"/>
            <w:lang w:eastAsia="ko-KR"/>
          </w:rPr>
          <w:t>frames</w:t>
        </w:r>
      </w:ins>
      <w:del w:id="557" w:author="cs park" w:date="2026-05-28T07:48:00Z" w16du:dateUtc="2026-05-27T22:48:00Z">
        <w:r w:rsidDel="00281331">
          <w:delText>inputs</w:delText>
        </w:r>
      </w:del>
      <w:r>
        <w:t xml:space="preserve"> 𝑓</w:t>
      </w:r>
      <w:r>
        <w:rPr>
          <w:vertAlign w:val="subscript"/>
        </w:rPr>
        <w:t>𝑡</w:t>
      </w:r>
      <w:r>
        <w:t>̃ and 𝑓</w:t>
      </w:r>
      <w:r>
        <w:rPr>
          <w:vertAlign w:val="subscript"/>
        </w:rPr>
        <w:t>prev</w:t>
      </w:r>
      <w:r>
        <w:t xml:space="preserve">̃ </w:t>
      </w:r>
      <w:ins w:id="558" w:author="cs park" w:date="2026-05-27T21:04:00Z" w16du:dateUtc="2026-05-27T12:04:00Z">
        <w:r w:rsidR="0090012E" w:rsidRPr="0090012E">
          <w:rPr>
            <w:rFonts w:eastAsiaTheme="minorEastAsia"/>
            <w:color w:val="EE0000"/>
            <w:lang w:eastAsia="ko-KR"/>
            <w:rPrChange w:id="559" w:author="cs park" w:date="2026-05-27T21:04:00Z" w16du:dateUtc="2026-05-27T12:04:00Z">
              <w:rPr>
                <w:rFonts w:eastAsiaTheme="minorEastAsia"/>
                <w:lang w:eastAsia="ko-KR"/>
              </w:rPr>
            </w:rPrChange>
          </w:rPr>
          <w:t>(symbol is not correct)</w:t>
        </w:r>
      </w:ins>
      <w:r>
        <w:t>, respectively</w:t>
      </w:r>
      <w:ins w:id="560" w:author="cs park" w:date="2026-05-28T07:46:00Z" w16du:dateUtc="2026-05-27T22:46:00Z">
        <w:r w:rsidR="00281331">
          <w:rPr>
            <w:rFonts w:eastAsiaTheme="minorEastAsia" w:hint="eastAsia"/>
            <w:lang w:eastAsia="ko-KR"/>
          </w:rPr>
          <w:t xml:space="preserve">. </w:t>
        </w:r>
      </w:ins>
      <w:del w:id="561" w:author="cs park" w:date="2026-05-28T07:46:00Z" w16du:dateUtc="2026-05-27T22:46:00Z">
        <w:r w:rsidDel="00281331">
          <w:delText>, and l</w:delText>
        </w:r>
      </w:del>
      <w:ins w:id="562" w:author="cs park" w:date="2026-05-28T07:46:00Z" w16du:dateUtc="2026-05-27T22:46:00Z">
        <w:r w:rsidR="00281331">
          <w:rPr>
            <w:rFonts w:eastAsiaTheme="minorEastAsia" w:hint="eastAsia"/>
            <w:lang w:eastAsia="ko-KR"/>
          </w:rPr>
          <w:t>L</w:t>
        </w:r>
      </w:ins>
      <w:r>
        <w:t xml:space="preserve">et </w:t>
      </w:r>
      <w:r>
        <w:rPr>
          <w:b/>
        </w:rPr>
        <w:t>K</w:t>
      </w:r>
      <w:r>
        <w:rPr>
          <w:vertAlign w:val="subscript"/>
        </w:rPr>
        <w:t xml:space="preserve">𝑡−1 </w:t>
      </w:r>
      <w:r>
        <w:t>∈ [0,𝐾</w:t>
      </w:r>
      <w:r>
        <w:rPr>
          <w:vertAlign w:val="subscript"/>
        </w:rPr>
        <w:t>max</w:t>
      </w:r>
      <w:r>
        <w:t xml:space="preserve">] denote the per-pixel </w:t>
      </w:r>
      <w:ins w:id="563" w:author="cs park" w:date="2026-05-28T07:49:00Z" w16du:dateUtc="2026-05-27T22:49:00Z">
        <w:r w:rsidR="00281331">
          <w:rPr>
            <w:i/>
          </w:rPr>
          <w:t xml:space="preserve">accumulated </w:t>
        </w:r>
      </w:ins>
      <w:del w:id="564" w:author="cs park" w:date="2026-05-28T07:47:00Z" w16du:dateUtc="2026-05-27T22:47:00Z">
        <w:r w:rsidDel="00281331">
          <w:rPr>
            <w:i/>
          </w:rPr>
          <w:delText xml:space="preserve">accumulated </w:delText>
        </w:r>
      </w:del>
      <w:r>
        <w:rPr>
          <w:i/>
        </w:rPr>
        <w:t xml:space="preserve">motion mask </w:t>
      </w:r>
      <w:r>
        <w:t xml:space="preserve">from the previous frame. The detector takes two consecutive downsampled frames and </w:t>
      </w:r>
      <w:r>
        <w:rPr>
          <w:b/>
        </w:rPr>
        <w:t>K</w:t>
      </w:r>
      <w:r>
        <w:rPr>
          <w:vertAlign w:val="subscript"/>
        </w:rPr>
        <w:t xml:space="preserve">𝑡−1 </w:t>
      </w:r>
      <w:r>
        <w:t xml:space="preserve">as </w:t>
      </w:r>
      <w:proofErr w:type="gramStart"/>
      <w:r>
        <w:t>input, and</w:t>
      </w:r>
      <w:proofErr w:type="gramEnd"/>
      <w:r>
        <w:t xml:space="preserve"> produces a binary foreground mask </w:t>
      </w:r>
      <w:r>
        <w:rPr>
          <w:b/>
        </w:rPr>
        <w:t>M</w:t>
      </w:r>
      <w:r>
        <w:rPr>
          <w:vertAlign w:val="subscript"/>
        </w:rPr>
        <w:t xml:space="preserve">𝑡 </w:t>
      </w:r>
      <w:r>
        <w:t xml:space="preserve">∈ {0,255} and the updated mask </w:t>
      </w:r>
      <w:r>
        <w:rPr>
          <w:b/>
        </w:rPr>
        <w:t>K</w:t>
      </w:r>
      <w:r>
        <w:rPr>
          <w:vertAlign w:val="subscript"/>
        </w:rPr>
        <w:t xml:space="preserve">𝑡 </w:t>
      </w:r>
      <w:r>
        <w:t xml:space="preserve">as output. </w:t>
      </w:r>
      <w:r>
        <w:rPr>
          <w:b/>
        </w:rPr>
        <w:t>K</w:t>
      </w:r>
      <w:r>
        <w:rPr>
          <w:vertAlign w:val="subscript"/>
        </w:rPr>
        <w:t xml:space="preserve">𝑡 </w:t>
      </w:r>
      <w:r>
        <w:t>is incremented by 𝜔 when the inter-frame pixel difference exceeds 𝜏</w:t>
      </w:r>
      <w:r>
        <w:rPr>
          <w:vertAlign w:val="subscript"/>
        </w:rPr>
        <w:t>𝑑</w:t>
      </w:r>
      <w:r>
        <w:t>, and decays by 𝛿 each frame, bounded at 𝐾</w:t>
      </w:r>
      <w:r>
        <w:rPr>
          <w:vertAlign w:val="subscript"/>
        </w:rPr>
        <w:t xml:space="preserve">max </w:t>
      </w:r>
      <w:r>
        <w:t xml:space="preserve">to prevent unbounded growth under persistent motion. A pixel is marked active </w:t>
      </w:r>
      <w:r>
        <w:rPr>
          <w:sz w:val="18"/>
        </w:rPr>
        <w:t>(</w:t>
      </w:r>
      <w:r>
        <w:t>255</w:t>
      </w:r>
      <w:r>
        <w:rPr>
          <w:sz w:val="18"/>
        </w:rPr>
        <w:t xml:space="preserve">) </w:t>
      </w:r>
      <w:r>
        <w:t xml:space="preserve">only when </w:t>
      </w:r>
      <w:r>
        <w:rPr>
          <w:b/>
        </w:rPr>
        <w:t>K</w:t>
      </w:r>
      <w:r>
        <w:rPr>
          <w:vertAlign w:val="subscript"/>
        </w:rPr>
        <w:t xml:space="preserve">𝑡 </w:t>
      </w:r>
      <w:r>
        <w:t>≥ 𝜏</w:t>
      </w:r>
      <w:r>
        <w:rPr>
          <w:vertAlign w:val="subscript"/>
        </w:rPr>
        <w:t>𝑚</w:t>
      </w:r>
      <w:r>
        <w:t xml:space="preserve">, suppressing transient noise and single-frame flicker, and inactive </w:t>
      </w:r>
      <w:r>
        <w:rPr>
          <w:sz w:val="18"/>
        </w:rPr>
        <w:t>(</w:t>
      </w:r>
      <w:r>
        <w:t>0</w:t>
      </w:r>
      <w:r>
        <w:rPr>
          <w:sz w:val="18"/>
        </w:rPr>
        <w:t xml:space="preserve">) </w:t>
      </w:r>
      <w:r>
        <w:t xml:space="preserve">otherwise. The procedure is formalized in Algorithm </w:t>
      </w:r>
      <w:r>
        <w:rPr>
          <w:color w:val="0000FF"/>
        </w:rPr>
        <w:t>3</w:t>
      </w:r>
      <w:r>
        <w:t>.</w:t>
      </w:r>
    </w:p>
    <w:p w14:paraId="43ABEC50" w14:textId="77777777" w:rsidR="00357641" w:rsidRDefault="00000000">
      <w:pPr>
        <w:spacing w:after="0" w:line="259" w:lineRule="auto"/>
        <w:ind w:left="1137" w:right="0" w:firstLine="0"/>
        <w:jc w:val="left"/>
        <w:rPr>
          <w:ins w:id="565" w:author="cs park" w:date="2026-05-28T07:59:00Z" w16du:dateUtc="2026-05-27T22:59:00Z"/>
          <w:rFonts w:eastAsiaTheme="minorEastAsia"/>
          <w:lang w:eastAsia="ko-KR"/>
        </w:rPr>
      </w:pPr>
      <w:r>
        <w:rPr>
          <w:noProof/>
        </w:rPr>
        <w:lastRenderedPageBreak/>
        <w:drawing>
          <wp:inline distT="0" distB="0" distL="0" distR="0" wp14:anchorId="522B7672" wp14:editId="686BD425">
            <wp:extent cx="5472034" cy="4063873"/>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10"/>
                    <a:stretch>
                      <a:fillRect/>
                    </a:stretch>
                  </pic:blipFill>
                  <pic:spPr>
                    <a:xfrm>
                      <a:off x="0" y="0"/>
                      <a:ext cx="5472034" cy="4063873"/>
                    </a:xfrm>
                    <a:prstGeom prst="rect">
                      <a:avLst/>
                    </a:prstGeom>
                  </pic:spPr>
                </pic:pic>
              </a:graphicData>
            </a:graphic>
          </wp:inline>
        </w:drawing>
      </w:r>
    </w:p>
    <w:p w14:paraId="53928D74" w14:textId="77777777" w:rsidR="003E0742" w:rsidRDefault="003E0742">
      <w:pPr>
        <w:spacing w:after="0" w:line="259" w:lineRule="auto"/>
        <w:ind w:left="1137" w:right="0" w:firstLine="0"/>
        <w:jc w:val="left"/>
        <w:rPr>
          <w:ins w:id="566" w:author="cs park" w:date="2026-05-28T07:59:00Z" w16du:dateUtc="2026-05-27T22:59:00Z"/>
          <w:rFonts w:eastAsiaTheme="minorEastAsia"/>
          <w:lang w:eastAsia="ko-KR"/>
        </w:rPr>
      </w:pPr>
    </w:p>
    <w:p w14:paraId="195F4025" w14:textId="733216DE" w:rsidR="003E0742" w:rsidRPr="002A2608" w:rsidRDefault="003E0742">
      <w:pPr>
        <w:spacing w:after="0" w:line="259" w:lineRule="auto"/>
        <w:ind w:left="1137" w:right="0" w:firstLine="0"/>
        <w:jc w:val="left"/>
        <w:rPr>
          <w:ins w:id="567" w:author="cs park" w:date="2026-05-28T07:59:00Z" w16du:dateUtc="2026-05-27T22:59:00Z"/>
          <w:rFonts w:eastAsiaTheme="minorEastAsia"/>
          <w:color w:val="EE0000"/>
          <w:lang w:eastAsia="ko-KR"/>
          <w:rPrChange w:id="568" w:author="cs park" w:date="2026-05-28T09:27:00Z" w16du:dateUtc="2026-05-28T00:27:00Z">
            <w:rPr>
              <w:ins w:id="569" w:author="cs park" w:date="2026-05-28T07:59:00Z" w16du:dateUtc="2026-05-27T22:59:00Z"/>
              <w:rFonts w:eastAsiaTheme="minorEastAsia"/>
              <w:lang w:eastAsia="ko-KR"/>
            </w:rPr>
          </w:rPrChange>
        </w:rPr>
      </w:pPr>
      <w:ins w:id="570" w:author="cs park" w:date="2026-05-28T07:59:00Z" w16du:dateUtc="2026-05-27T22:59:00Z">
        <w:r w:rsidRPr="002A2608">
          <w:rPr>
            <w:rFonts w:eastAsiaTheme="minorEastAsia"/>
            <w:b/>
            <w:noProof/>
            <w:color w:val="EE0000"/>
            <w:sz w:val="24"/>
            <w:lang w:eastAsia="ko-KR"/>
            <w:rPrChange w:id="571" w:author="cs park" w:date="2026-05-28T09:27:00Z" w16du:dateUtc="2026-05-28T00:27:00Z">
              <w:rPr>
                <w:rFonts w:eastAsiaTheme="minorEastAsia"/>
                <w:b/>
                <w:noProof/>
                <w:sz w:val="24"/>
                <w:lang w:eastAsia="ko-KR"/>
              </w:rPr>
            </w:rPrChange>
          </w:rPr>
          <w:drawing>
            <wp:inline distT="0" distB="0" distL="0" distR="0" wp14:anchorId="63A44AB7" wp14:editId="30D3494A">
              <wp:extent cx="1581836" cy="369989"/>
              <wp:effectExtent l="0" t="0" r="0" b="0"/>
              <wp:docPr id="6160628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62826" name=""/>
                      <pic:cNvPicPr/>
                    </pic:nvPicPr>
                    <pic:blipFill>
                      <a:blip r:embed="rId11"/>
                      <a:stretch>
                        <a:fillRect/>
                      </a:stretch>
                    </pic:blipFill>
                    <pic:spPr>
                      <a:xfrm>
                        <a:off x="0" y="0"/>
                        <a:ext cx="1599697" cy="374167"/>
                      </a:xfrm>
                      <a:prstGeom prst="rect">
                        <a:avLst/>
                      </a:prstGeom>
                    </pic:spPr>
                  </pic:pic>
                </a:graphicData>
              </a:graphic>
            </wp:inline>
          </w:drawing>
        </w:r>
      </w:ins>
    </w:p>
    <w:p w14:paraId="37109935" w14:textId="60C04CAA" w:rsidR="003E0742" w:rsidRPr="002A2608" w:rsidRDefault="003E0742">
      <w:pPr>
        <w:pStyle w:val="ListParagraph"/>
        <w:numPr>
          <w:ilvl w:val="0"/>
          <w:numId w:val="9"/>
        </w:numPr>
        <w:spacing w:after="0" w:line="259" w:lineRule="auto"/>
        <w:ind w:right="0"/>
        <w:jc w:val="left"/>
        <w:rPr>
          <w:ins w:id="572" w:author="cs park" w:date="2026-05-28T07:59:00Z" w16du:dateUtc="2026-05-27T22:59:00Z"/>
          <w:rFonts w:eastAsiaTheme="minorEastAsia"/>
          <w:color w:val="EE0000"/>
          <w:lang w:eastAsia="ko-KR"/>
          <w:rPrChange w:id="573" w:author="cs park" w:date="2026-05-28T09:27:00Z" w16du:dateUtc="2026-05-28T00:27:00Z">
            <w:rPr>
              <w:ins w:id="574" w:author="cs park" w:date="2026-05-28T07:59:00Z" w16du:dateUtc="2026-05-27T22:59:00Z"/>
              <w:rFonts w:eastAsiaTheme="minorEastAsia"/>
              <w:lang w:eastAsia="ko-KR"/>
            </w:rPr>
          </w:rPrChange>
        </w:rPr>
        <w:pPrChange w:id="575" w:author="cs park" w:date="2026-05-28T07:59:00Z" w16du:dateUtc="2026-05-27T22:59:00Z">
          <w:pPr>
            <w:spacing w:after="0" w:line="259" w:lineRule="auto"/>
            <w:ind w:left="1137" w:right="0" w:firstLine="0"/>
            <w:jc w:val="left"/>
          </w:pPr>
        </w:pPrChange>
      </w:pPr>
      <w:ins w:id="576" w:author="cs park" w:date="2026-05-28T08:00:00Z" w16du:dateUtc="2026-05-27T23:00:00Z">
        <w:r w:rsidRPr="002A2608">
          <w:rPr>
            <w:rFonts w:eastAsiaTheme="minorEastAsia"/>
            <w:color w:val="EE0000"/>
            <w:lang w:eastAsia="ko-KR"/>
            <w:rPrChange w:id="577" w:author="cs park" w:date="2026-05-28T09:27:00Z" w16du:dateUtc="2026-05-28T00:27:00Z">
              <w:rPr>
                <w:rFonts w:eastAsiaTheme="minorEastAsia"/>
                <w:lang w:eastAsia="ko-KR"/>
              </w:rPr>
            </w:rPrChange>
          </w:rPr>
          <w:t>to</w:t>
        </w:r>
      </w:ins>
      <w:ins w:id="578" w:author="cs park" w:date="2026-05-28T07:59:00Z" w16du:dateUtc="2026-05-27T22:59:00Z">
        <w:r w:rsidRPr="002A2608">
          <w:rPr>
            <w:rFonts w:eastAsiaTheme="minorEastAsia"/>
            <w:color w:val="EE0000"/>
            <w:lang w:eastAsia="ko-KR"/>
            <w:rPrChange w:id="579" w:author="cs park" w:date="2026-05-28T09:27:00Z" w16du:dateUtc="2026-05-28T00:27:00Z">
              <w:rPr>
                <w:rFonts w:eastAsiaTheme="minorEastAsia"/>
                <w:lang w:eastAsia="ko-KR"/>
              </w:rPr>
            </w:rPrChange>
          </w:rPr>
          <w:t xml:space="preserve"> gray</w:t>
        </w:r>
      </w:ins>
      <w:ins w:id="580" w:author="cs park" w:date="2026-05-28T08:00:00Z" w16du:dateUtc="2026-05-27T23:00:00Z">
        <w:r w:rsidRPr="002A2608">
          <w:rPr>
            <w:rFonts w:eastAsiaTheme="minorEastAsia"/>
            <w:color w:val="EE0000"/>
            <w:lang w:eastAsia="ko-KR"/>
            <w:rPrChange w:id="581" w:author="cs park" w:date="2026-05-28T09:27:00Z" w16du:dateUtc="2026-05-28T00:27:00Z">
              <w:rPr>
                <w:rFonts w:eastAsiaTheme="minorEastAsia"/>
                <w:lang w:eastAsia="ko-KR"/>
              </w:rPr>
            </w:rPrChange>
          </w:rPr>
          <w:t>scale frames Ft and Fprev</w:t>
        </w:r>
      </w:ins>
    </w:p>
    <w:p w14:paraId="3A4B1913" w14:textId="77777777" w:rsidR="003E0742" w:rsidRDefault="003E0742">
      <w:pPr>
        <w:spacing w:after="0" w:line="259" w:lineRule="auto"/>
        <w:ind w:left="1137" w:right="0" w:firstLine="0"/>
        <w:jc w:val="left"/>
        <w:rPr>
          <w:ins w:id="582" w:author="cs park" w:date="2026-05-28T08:00:00Z" w16du:dateUtc="2026-05-27T23:00:00Z"/>
          <w:rFonts w:eastAsiaTheme="minorEastAsia"/>
          <w:lang w:eastAsia="ko-KR"/>
        </w:rPr>
      </w:pPr>
    </w:p>
    <w:p w14:paraId="2F32DDCC" w14:textId="63437F0C" w:rsidR="003E0742" w:rsidRPr="003E0742" w:rsidRDefault="003E0742">
      <w:pPr>
        <w:spacing w:after="0" w:line="259" w:lineRule="auto"/>
        <w:ind w:left="1137" w:right="0" w:firstLine="0"/>
        <w:jc w:val="left"/>
        <w:rPr>
          <w:ins w:id="583" w:author="cs park" w:date="2026-05-28T08:01:00Z" w16du:dateUtc="2026-05-27T23:01:00Z"/>
          <w:rFonts w:eastAsiaTheme="minorEastAsia"/>
          <w:color w:val="EE0000"/>
          <w:lang w:eastAsia="ko-KR"/>
          <w:rPrChange w:id="584" w:author="cs park" w:date="2026-05-28T08:01:00Z" w16du:dateUtc="2026-05-27T23:01:00Z">
            <w:rPr>
              <w:ins w:id="585" w:author="cs park" w:date="2026-05-28T08:01:00Z" w16du:dateUtc="2026-05-27T23:01:00Z"/>
              <w:rFonts w:eastAsiaTheme="minorEastAsia"/>
              <w:lang w:eastAsia="ko-KR"/>
            </w:rPr>
          </w:rPrChange>
        </w:rPr>
      </w:pPr>
      <w:proofErr w:type="gramStart"/>
      <w:ins w:id="586" w:author="cs park" w:date="2026-05-28T08:01:00Z" w16du:dateUtc="2026-05-27T23:01:00Z">
        <w:r w:rsidRPr="003E0742">
          <w:rPr>
            <w:rFonts w:eastAsiaTheme="minorEastAsia"/>
            <w:color w:val="EE0000"/>
            <w:lang w:eastAsia="ko-KR"/>
            <w:rPrChange w:id="587" w:author="cs park" w:date="2026-05-28T08:01:00Z" w16du:dateUtc="2026-05-27T23:01:00Z">
              <w:rPr>
                <w:rFonts w:eastAsiaTheme="minorEastAsia"/>
                <w:lang w:eastAsia="ko-KR"/>
              </w:rPr>
            </w:rPrChange>
          </w:rPr>
          <w:t>how</w:t>
        </w:r>
        <w:proofErr w:type="gramEnd"/>
        <w:r w:rsidRPr="003E0742">
          <w:rPr>
            <w:rFonts w:eastAsiaTheme="minorEastAsia"/>
            <w:color w:val="EE0000"/>
            <w:lang w:eastAsia="ko-KR"/>
            <w:rPrChange w:id="588" w:author="cs park" w:date="2026-05-28T08:01:00Z" w16du:dateUtc="2026-05-27T23:01:00Z">
              <w:rPr>
                <w:rFonts w:eastAsiaTheme="minorEastAsia"/>
                <w:lang w:eastAsia="ko-KR"/>
              </w:rPr>
            </w:rPrChange>
          </w:rPr>
          <w:t xml:space="preserve"> about this?</w:t>
        </w:r>
      </w:ins>
    </w:p>
    <w:p w14:paraId="5D7CA3A5" w14:textId="77777777" w:rsidR="003E0742" w:rsidRDefault="003E0742">
      <w:pPr>
        <w:spacing w:after="0" w:line="259" w:lineRule="auto"/>
        <w:ind w:left="1137" w:right="0" w:firstLine="0"/>
        <w:jc w:val="left"/>
        <w:rPr>
          <w:ins w:id="589" w:author="cs park" w:date="2026-05-28T08:10:00Z" w16du:dateUtc="2026-05-27T23:10:00Z"/>
          <w:rFonts w:eastAsiaTheme="minorEastAsia"/>
          <w:lang w:eastAsia="ko-KR"/>
        </w:rPr>
      </w:pPr>
    </w:p>
    <w:p w14:paraId="0A7568F1" w14:textId="77777777" w:rsidR="00630986" w:rsidRPr="00630986" w:rsidRDefault="00630986" w:rsidP="00630986">
      <w:pPr>
        <w:spacing w:after="0" w:line="259" w:lineRule="auto"/>
        <w:ind w:left="1137" w:right="0" w:firstLine="0"/>
        <w:jc w:val="left"/>
        <w:rPr>
          <w:ins w:id="590" w:author="cs park" w:date="2026-05-28T08:10:00Z" w16du:dateUtc="2026-05-27T23:10:00Z"/>
          <w:rFonts w:eastAsiaTheme="minorEastAsia"/>
          <w:lang w:eastAsia="ko-KR"/>
        </w:rPr>
      </w:pPr>
      <w:ins w:id="591" w:author="cs park" w:date="2026-05-28T08:10:00Z" w16du:dateUtc="2026-05-27T23:10:00Z">
        <w:r w:rsidRPr="00630986">
          <w:rPr>
            <w:rFonts w:eastAsiaTheme="minorEastAsia"/>
            <w:lang w:eastAsia="ko-KR"/>
          </w:rPr>
          <w:t>Input: Downsampled frames \tilde{f}_t, \tilde{f}_{prev}; accumulated mask K_{t-1} (initialized to 0)</w:t>
        </w:r>
      </w:ins>
    </w:p>
    <w:p w14:paraId="5547AE01" w14:textId="77777777" w:rsidR="00630986" w:rsidRPr="00630986" w:rsidRDefault="00630986" w:rsidP="00630986">
      <w:pPr>
        <w:spacing w:after="0" w:line="259" w:lineRule="auto"/>
        <w:ind w:left="1137" w:right="0" w:firstLine="0"/>
        <w:jc w:val="left"/>
        <w:rPr>
          <w:ins w:id="592" w:author="cs park" w:date="2026-05-28T08:10:00Z" w16du:dateUtc="2026-05-27T23:10:00Z"/>
          <w:rFonts w:eastAsiaTheme="minorEastAsia"/>
          <w:lang w:eastAsia="ko-KR"/>
        </w:rPr>
      </w:pPr>
    </w:p>
    <w:p w14:paraId="39EB4F01" w14:textId="4789A1D6" w:rsidR="00630986" w:rsidRPr="00630986" w:rsidRDefault="00630986" w:rsidP="00630986">
      <w:pPr>
        <w:spacing w:after="0" w:line="259" w:lineRule="auto"/>
        <w:ind w:left="1137" w:right="0" w:firstLine="0"/>
        <w:jc w:val="left"/>
        <w:rPr>
          <w:ins w:id="593" w:author="cs park" w:date="2026-05-28T08:10:00Z" w16du:dateUtc="2026-05-27T23:10:00Z"/>
          <w:rFonts w:eastAsiaTheme="minorEastAsia"/>
          <w:lang w:eastAsia="ko-KR"/>
        </w:rPr>
      </w:pPr>
      <w:ins w:id="594" w:author="cs park" w:date="2026-05-28T08:10:00Z" w16du:dateUtc="2026-05-27T23:10:00Z">
        <w:r w:rsidRPr="00630986">
          <w:rPr>
            <w:rFonts w:eastAsiaTheme="minorEastAsia"/>
            <w:lang w:eastAsia="ko-KR"/>
          </w:rPr>
          <w:t>Parameters: \tau_d: pixel difference sensitivity</w:t>
        </w:r>
      </w:ins>
      <w:ins w:id="595" w:author="cs park" w:date="2026-05-28T08:11:00Z" w16du:dateUtc="2026-05-27T23:11:00Z">
        <w:r>
          <w:rPr>
            <w:rFonts w:eastAsiaTheme="minorEastAsia" w:hint="eastAsia"/>
            <w:lang w:eastAsia="ko-KR"/>
          </w:rPr>
          <w:t>,</w:t>
        </w:r>
      </w:ins>
      <w:ins w:id="596" w:author="cs park" w:date="2026-05-28T08:10:00Z" w16du:dateUtc="2026-05-27T23:10:00Z">
        <w:r w:rsidRPr="00630986">
          <w:rPr>
            <w:rFonts w:eastAsiaTheme="minorEastAsia"/>
            <w:lang w:eastAsia="ko-KR"/>
          </w:rPr>
          <w:t xml:space="preserve"> \omega: motion increment</w:t>
        </w:r>
      </w:ins>
      <w:ins w:id="597" w:author="cs park" w:date="2026-05-28T08:11:00Z" w16du:dateUtc="2026-05-27T23:11:00Z">
        <w:r>
          <w:rPr>
            <w:rFonts w:eastAsiaTheme="minorEastAsia" w:hint="eastAsia"/>
            <w:lang w:eastAsia="ko-KR"/>
          </w:rPr>
          <w:t>,</w:t>
        </w:r>
      </w:ins>
      <w:ins w:id="598" w:author="cs park" w:date="2026-05-28T08:10:00Z" w16du:dateUtc="2026-05-27T23:10:00Z">
        <w:r w:rsidRPr="00630986">
          <w:rPr>
            <w:rFonts w:eastAsiaTheme="minorEastAsia"/>
            <w:lang w:eastAsia="ko-KR"/>
          </w:rPr>
          <w:t xml:space="preserve"> \tau_m: activation threshold</w:t>
        </w:r>
      </w:ins>
      <w:ins w:id="599" w:author="cs park" w:date="2026-05-28T08:12:00Z" w16du:dateUtc="2026-05-27T23:12:00Z">
        <w:r>
          <w:rPr>
            <w:rFonts w:eastAsiaTheme="minorEastAsia" w:hint="eastAsia"/>
            <w:lang w:eastAsia="ko-KR"/>
          </w:rPr>
          <w:t>,</w:t>
        </w:r>
      </w:ins>
      <w:ins w:id="600" w:author="cs park" w:date="2026-05-28T08:10:00Z" w16du:dateUtc="2026-05-27T23:10:00Z">
        <w:r w:rsidRPr="00630986">
          <w:rPr>
            <w:rFonts w:eastAsiaTheme="minorEastAsia"/>
            <w:lang w:eastAsia="ko-KR"/>
          </w:rPr>
          <w:t xml:space="preserve"> K_{max}: accumulation cap</w:t>
        </w:r>
      </w:ins>
      <w:ins w:id="601" w:author="cs park" w:date="2026-05-28T08:12:00Z" w16du:dateUtc="2026-05-27T23:12:00Z">
        <w:r>
          <w:rPr>
            <w:rFonts w:eastAsiaTheme="minorEastAsia" w:hint="eastAsia"/>
            <w:lang w:eastAsia="ko-KR"/>
          </w:rPr>
          <w:t>,</w:t>
        </w:r>
      </w:ins>
      <w:ins w:id="602" w:author="cs park" w:date="2026-05-28T08:10:00Z" w16du:dateUtc="2026-05-27T23:10:00Z">
        <w:r w:rsidRPr="00630986">
          <w:rPr>
            <w:rFonts w:eastAsiaTheme="minorEastAsia"/>
            <w:lang w:eastAsia="ko-KR"/>
          </w:rPr>
          <w:t xml:space="preserve"> \delta: decay rate</w:t>
        </w:r>
      </w:ins>
    </w:p>
    <w:p w14:paraId="1342AFC2" w14:textId="77777777" w:rsidR="00630986" w:rsidRPr="00630986" w:rsidRDefault="00630986" w:rsidP="00630986">
      <w:pPr>
        <w:spacing w:after="0" w:line="259" w:lineRule="auto"/>
        <w:ind w:left="1137" w:right="0" w:firstLine="0"/>
        <w:jc w:val="left"/>
        <w:rPr>
          <w:ins w:id="603" w:author="cs park" w:date="2026-05-28T08:10:00Z" w16du:dateUtc="2026-05-27T23:10:00Z"/>
          <w:rFonts w:eastAsiaTheme="minorEastAsia"/>
          <w:lang w:eastAsia="ko-KR"/>
        </w:rPr>
      </w:pPr>
    </w:p>
    <w:p w14:paraId="3117F43B" w14:textId="005D6984" w:rsidR="00630986" w:rsidRDefault="00630986" w:rsidP="00630986">
      <w:pPr>
        <w:spacing w:after="0" w:line="259" w:lineRule="auto"/>
        <w:ind w:left="1137" w:right="0" w:firstLine="0"/>
        <w:jc w:val="left"/>
        <w:rPr>
          <w:ins w:id="604" w:author="cs park" w:date="2026-05-28T08:10:00Z" w16du:dateUtc="2026-05-27T23:10:00Z"/>
          <w:rFonts w:eastAsiaTheme="minorEastAsia"/>
          <w:lang w:eastAsia="ko-KR"/>
        </w:rPr>
      </w:pPr>
      <w:ins w:id="605" w:author="cs park" w:date="2026-05-28T08:10:00Z" w16du:dateUtc="2026-05-27T23:10:00Z">
        <w:r w:rsidRPr="00630986">
          <w:rPr>
            <w:rFonts w:eastAsiaTheme="minorEastAsia"/>
            <w:lang w:eastAsia="ko-KR"/>
          </w:rPr>
          <w:t>Output: M_t \in {0,255}: binary foreground mask; K_t: updated accumulated mask</w:t>
        </w:r>
      </w:ins>
    </w:p>
    <w:p w14:paraId="39B9BDBB" w14:textId="5B01A743" w:rsidR="003E0742" w:rsidRPr="003E0742" w:rsidDel="00630986" w:rsidRDefault="003E0742" w:rsidP="003E0742">
      <w:pPr>
        <w:spacing w:after="0" w:line="259" w:lineRule="auto"/>
        <w:ind w:left="1137" w:right="0" w:firstLine="0"/>
        <w:jc w:val="left"/>
        <w:rPr>
          <w:del w:id="606" w:author="cs park" w:date="2026-05-28T08:06:00Z" w16du:dateUtc="2026-05-27T23:06:00Z"/>
          <w:rFonts w:eastAsiaTheme="minorEastAsia"/>
          <w:lang w:eastAsia="ko-KR"/>
          <w:rPrChange w:id="607" w:author="cs park" w:date="2026-05-28T07:59:00Z" w16du:dateUtc="2026-05-27T22:59:00Z">
            <w:rPr>
              <w:del w:id="608" w:author="cs park" w:date="2026-05-28T08:06:00Z" w16du:dateUtc="2026-05-27T23:06:00Z"/>
            </w:rPr>
          </w:rPrChange>
        </w:rPr>
      </w:pPr>
    </w:p>
    <w:p w14:paraId="421A0E20" w14:textId="28F8F7F9" w:rsidR="00E443B7" w:rsidRDefault="00E443B7">
      <w:pPr>
        <w:spacing w:after="160" w:line="278" w:lineRule="auto"/>
        <w:ind w:left="0" w:right="0" w:firstLine="0"/>
        <w:jc w:val="left"/>
        <w:rPr>
          <w:ins w:id="609" w:author="cs park" w:date="2026-05-28T07:59:00Z" w16du:dateUtc="2026-05-27T22:59:00Z"/>
          <w:rFonts w:eastAsiaTheme="minorEastAsia"/>
          <w:lang w:eastAsia="ko-KR"/>
        </w:rPr>
      </w:pPr>
      <w:ins w:id="610" w:author="HOANG VAN HA" w:date="2026-05-27T15:31:00Z" w16du:dateUtc="2026-05-27T06:31:00Z">
        <w:r>
          <w:br w:type="page"/>
        </w:r>
      </w:ins>
    </w:p>
    <w:p w14:paraId="0D36CDD6" w14:textId="77777777" w:rsidR="003E0742" w:rsidRPr="003E0742" w:rsidRDefault="003E0742">
      <w:pPr>
        <w:spacing w:after="160" w:line="278" w:lineRule="auto"/>
        <w:ind w:left="0" w:right="0" w:firstLine="0"/>
        <w:jc w:val="left"/>
        <w:rPr>
          <w:ins w:id="611" w:author="cs park" w:date="2026-05-28T07:59:00Z" w16du:dateUtc="2026-05-27T22:59:00Z"/>
          <w:rFonts w:eastAsiaTheme="minorEastAsia"/>
          <w:lang w:eastAsia="ko-KR"/>
        </w:rPr>
      </w:pPr>
    </w:p>
    <w:p w14:paraId="76DBFE9A" w14:textId="7F2622C5" w:rsidR="003E0742" w:rsidRDefault="003E0742">
      <w:pPr>
        <w:spacing w:after="160" w:line="278" w:lineRule="auto"/>
        <w:ind w:left="0" w:right="0" w:firstLine="0"/>
        <w:jc w:val="left"/>
        <w:rPr>
          <w:ins w:id="612" w:author="cs park" w:date="2026-05-28T07:59:00Z" w16du:dateUtc="2026-05-27T22:59:00Z"/>
          <w:rFonts w:eastAsiaTheme="minorEastAsia"/>
          <w:b/>
          <w:sz w:val="24"/>
          <w:lang w:eastAsia="ko-KR"/>
        </w:rPr>
      </w:pPr>
    </w:p>
    <w:p w14:paraId="21AA47A6" w14:textId="77777777" w:rsidR="003E0742" w:rsidRPr="003E0742" w:rsidRDefault="003E0742">
      <w:pPr>
        <w:spacing w:after="160" w:line="278" w:lineRule="auto"/>
        <w:ind w:left="0" w:right="0" w:firstLine="0"/>
        <w:jc w:val="left"/>
        <w:rPr>
          <w:ins w:id="613" w:author="HOANG VAN HA" w:date="2026-05-27T15:31:00Z" w16du:dateUtc="2026-05-27T06:31:00Z"/>
          <w:rFonts w:eastAsiaTheme="minorEastAsia"/>
          <w:b/>
          <w:sz w:val="24"/>
          <w:lang w:eastAsia="ko-KR"/>
          <w:rPrChange w:id="614" w:author="cs park" w:date="2026-05-28T07:59:00Z" w16du:dateUtc="2026-05-27T22:59:00Z">
            <w:rPr>
              <w:ins w:id="615" w:author="HOANG VAN HA" w:date="2026-05-27T15:31:00Z" w16du:dateUtc="2026-05-27T06:31:00Z"/>
              <w:b/>
              <w:sz w:val="24"/>
            </w:rPr>
          </w:rPrChange>
        </w:rPr>
      </w:pPr>
    </w:p>
    <w:p w14:paraId="47C04506" w14:textId="32CB895D" w:rsidR="00E443B7" w:rsidRPr="00062120" w:rsidRDefault="00E443B7" w:rsidP="00E443B7">
      <w:pPr>
        <w:pStyle w:val="Heading2"/>
        <w:tabs>
          <w:tab w:val="center" w:pos="3228"/>
        </w:tabs>
        <w:spacing w:after="0"/>
        <w:ind w:left="0" w:firstLine="0"/>
        <w:rPr>
          <w:ins w:id="616" w:author="HOANG VAN HA" w:date="2026-05-27T15:31:00Z" w16du:dateUtc="2026-05-27T06:31:00Z"/>
          <w:rFonts w:eastAsiaTheme="minorEastAsia"/>
          <w:lang w:eastAsia="ko-KR"/>
          <w:rPrChange w:id="617" w:author="cs park" w:date="2026-05-28T08:16:00Z" w16du:dateUtc="2026-05-27T23:16:00Z">
            <w:rPr>
              <w:ins w:id="618" w:author="HOANG VAN HA" w:date="2026-05-27T15:31:00Z" w16du:dateUtc="2026-05-27T06:31:00Z"/>
            </w:rPr>
          </w:rPrChange>
        </w:rPr>
      </w:pPr>
      <w:ins w:id="619" w:author="HOANG VAN HA" w:date="2026-05-27T15:31:00Z" w16du:dateUtc="2026-05-27T06:31:00Z">
        <w:r>
          <w:t>3.2</w:t>
        </w:r>
      </w:ins>
      <w:ins w:id="620" w:author="HOANG VAN HA" w:date="2026-05-27T15:32:00Z" w16du:dateUtc="2026-05-27T06:32:00Z">
        <w:r>
          <w:t xml:space="preserve">   Eager Mode</w:t>
        </w:r>
      </w:ins>
      <w:ins w:id="621" w:author="cs park" w:date="2026-05-28T08:16:00Z" w16du:dateUtc="2026-05-27T23:16:00Z">
        <w:r w:rsidR="00062120">
          <w:rPr>
            <w:rFonts w:eastAsiaTheme="minorEastAsia" w:hint="eastAsia"/>
            <w:lang w:eastAsia="ko-KR"/>
          </w:rPr>
          <w:t xml:space="preserve"> </w:t>
        </w:r>
        <w:r w:rsidR="00062120">
          <w:t>Design</w:t>
        </w:r>
      </w:ins>
    </w:p>
    <w:p w14:paraId="1CE2A49F" w14:textId="77777777" w:rsidR="00EE0F32" w:rsidRDefault="00EE0F32" w:rsidP="00EE0F32">
      <w:pPr>
        <w:ind w:left="47" w:right="20"/>
        <w:rPr>
          <w:ins w:id="622" w:author="HOANG VAN HA" w:date="2026-05-27T15:36:00Z" w16du:dateUtc="2026-05-27T06:36:00Z"/>
        </w:rPr>
      </w:pPr>
    </w:p>
    <w:p w14:paraId="3A1802B3" w14:textId="718A1AA8" w:rsidR="006B0A9E" w:rsidRDefault="006B0A9E">
      <w:pPr>
        <w:rPr>
          <w:ins w:id="623" w:author="HOANG VAN HA" w:date="2026-05-27T15:57:00Z" w16du:dateUtc="2026-05-27T06:57:00Z"/>
        </w:rPr>
        <w:pPrChange w:id="624" w:author="HOANG VAN HA" w:date="2026-05-27T15:57:00Z" w16du:dateUtc="2026-05-27T06:57:00Z">
          <w:pPr>
            <w:ind w:left="60" w:right="20" w:firstLine="0"/>
          </w:pPr>
        </w:pPrChange>
      </w:pPr>
      <w:ins w:id="625" w:author="HOANG VAN HA" w:date="2026-05-27T15:56:00Z" w16du:dateUtc="2026-05-27T06:56:00Z">
        <w:r w:rsidRPr="006B0A9E">
          <w:t xml:space="preserve">A preliminary analysis of the self-constructed indoor surveillance video dataset </w:t>
        </w:r>
        <w:del w:id="626" w:author="cs park" w:date="2026-05-28T08:17:00Z" w16du:dateUtc="2026-05-27T23:17:00Z">
          <w:r w:rsidRPr="006B0A9E" w:rsidDel="00062120">
            <w:delText>identified</w:delText>
          </w:r>
        </w:del>
      </w:ins>
      <w:ins w:id="627" w:author="cs park" w:date="2026-05-28T08:17:00Z" w16du:dateUtc="2026-05-27T23:17:00Z">
        <w:r w:rsidR="00062120">
          <w:rPr>
            <w:rFonts w:eastAsiaTheme="minorEastAsia" w:hint="eastAsia"/>
            <w:lang w:eastAsia="ko-KR"/>
          </w:rPr>
          <w:t>revealed</w:t>
        </w:r>
      </w:ins>
      <w:ins w:id="628" w:author="HOANG VAN HA" w:date="2026-05-27T15:56:00Z" w16du:dateUtc="2026-05-27T06:56:00Z">
        <w:r w:rsidRPr="006B0A9E">
          <w:t xml:space="preserve"> that slow-developing or nearly stationary smoke events </w:t>
        </w:r>
        <w:del w:id="629" w:author="cs park" w:date="2026-05-28T08:17:00Z" w16du:dateUtc="2026-05-27T23:17:00Z">
          <w:r w:rsidRPr="006B0A9E" w:rsidDel="00062120">
            <w:delText>represent</w:delText>
          </w:r>
        </w:del>
      </w:ins>
      <w:ins w:id="630" w:author="cs park" w:date="2026-05-28T08:17:00Z" w16du:dateUtc="2026-05-27T23:17:00Z">
        <w:r w:rsidR="00062120">
          <w:rPr>
            <w:rFonts w:eastAsiaTheme="minorEastAsia" w:hint="eastAsia"/>
            <w:lang w:eastAsia="ko-KR"/>
          </w:rPr>
          <w:t>constitu</w:t>
        </w:r>
      </w:ins>
      <w:ins w:id="631" w:author="cs park" w:date="2026-05-28T08:18:00Z" w16du:dateUtc="2026-05-27T23:18:00Z">
        <w:r w:rsidR="00062120">
          <w:rPr>
            <w:rFonts w:eastAsiaTheme="minorEastAsia" w:hint="eastAsia"/>
            <w:lang w:eastAsia="ko-KR"/>
          </w:rPr>
          <w:t>t</w:t>
        </w:r>
      </w:ins>
      <w:ins w:id="632" w:author="cs park" w:date="2026-05-28T08:17:00Z" w16du:dateUtc="2026-05-27T23:17:00Z">
        <w:r w:rsidR="00062120">
          <w:rPr>
            <w:rFonts w:eastAsiaTheme="minorEastAsia" w:hint="eastAsia"/>
            <w:lang w:eastAsia="ko-KR"/>
          </w:rPr>
          <w:t>e</w:t>
        </w:r>
      </w:ins>
      <w:ins w:id="633" w:author="HOANG VAN HA" w:date="2026-05-27T15:56:00Z" w16du:dateUtc="2026-05-27T06:56:00Z">
        <w:r w:rsidRPr="006B0A9E">
          <w:t xml:space="preserve"> a key </w:t>
        </w:r>
      </w:ins>
      <w:ins w:id="634" w:author="cs park" w:date="2026-05-28T08:22:00Z" w16du:dateUtc="2026-05-27T23:22:00Z">
        <w:r w:rsidR="00062120">
          <w:rPr>
            <w:rFonts w:eastAsiaTheme="minorEastAsia" w:hint="eastAsia"/>
            <w:lang w:eastAsia="ko-KR"/>
          </w:rPr>
          <w:t>challeng</w:t>
        </w:r>
      </w:ins>
      <w:ins w:id="635" w:author="cs park" w:date="2026-05-28T08:23:00Z" w16du:dateUtc="2026-05-27T23:23:00Z">
        <w:r w:rsidR="00062120">
          <w:rPr>
            <w:rFonts w:eastAsiaTheme="minorEastAsia" w:hint="eastAsia"/>
            <w:lang w:eastAsia="ko-KR"/>
          </w:rPr>
          <w:t>e</w:t>
        </w:r>
      </w:ins>
      <w:ins w:id="636" w:author="HOANG VAN HA" w:date="2026-05-27T15:56:00Z" w16du:dateUtc="2026-05-27T06:56:00Z">
        <w:del w:id="637" w:author="cs park" w:date="2026-05-28T08:22:00Z" w16du:dateUtc="2026-05-27T23:22:00Z">
          <w:r w:rsidRPr="006B0A9E" w:rsidDel="00062120">
            <w:delText>failure scenario</w:delText>
          </w:r>
        </w:del>
        <w:r w:rsidRPr="006B0A9E">
          <w:t xml:space="preserve"> </w:t>
        </w:r>
      </w:ins>
      <w:ins w:id="638" w:author="cs park" w:date="2026-05-28T08:22:00Z" w16du:dateUtc="2026-05-27T23:22:00Z">
        <w:r w:rsidR="00062120">
          <w:rPr>
            <w:rFonts w:eastAsiaTheme="minorEastAsia" w:hint="eastAsia"/>
            <w:lang w:eastAsia="ko-KR"/>
          </w:rPr>
          <w:t>for</w:t>
        </w:r>
      </w:ins>
      <w:ins w:id="639" w:author="HOANG VAN HA" w:date="2026-05-27T15:56:00Z" w16du:dateUtc="2026-05-27T06:56:00Z">
        <w:del w:id="640" w:author="cs park" w:date="2026-05-28T08:22:00Z" w16du:dateUtc="2026-05-27T23:22:00Z">
          <w:r w:rsidRPr="006B0A9E" w:rsidDel="00062120">
            <w:delText xml:space="preserve">of </w:delText>
          </w:r>
        </w:del>
      </w:ins>
      <w:ins w:id="641" w:author="cs park" w:date="2026-05-28T08:22:00Z" w16du:dateUtc="2026-05-27T23:22:00Z">
        <w:r w:rsidR="00062120">
          <w:rPr>
            <w:rFonts w:eastAsiaTheme="minorEastAsia" w:hint="eastAsia"/>
            <w:lang w:eastAsia="ko-KR"/>
          </w:rPr>
          <w:t xml:space="preserve"> </w:t>
        </w:r>
      </w:ins>
      <w:ins w:id="642" w:author="HOANG VAN HA" w:date="2026-05-27T15:56:00Z" w16du:dateUtc="2026-05-27T06:56:00Z">
        <w:r w:rsidRPr="006B0A9E">
          <w:t xml:space="preserve">the skip module. In such cases, the subtle inter-frame motion associated with these events may fall below the activation threshold of the motion detector, causing the skip module to incorrectly bypass </w:t>
        </w:r>
        <w:del w:id="643" w:author="cs park" w:date="2026-05-28T08:24:00Z" w16du:dateUtc="2026-05-27T23:24:00Z">
          <w:r w:rsidRPr="006B0A9E" w:rsidDel="00062120">
            <w:delText xml:space="preserve">true positive </w:delText>
          </w:r>
        </w:del>
        <w:r w:rsidRPr="006B0A9E">
          <w:t xml:space="preserve">frames containing </w:t>
        </w:r>
      </w:ins>
      <w:ins w:id="644" w:author="cs park" w:date="2026-05-28T08:24:00Z" w16du:dateUtc="2026-05-27T23:24:00Z">
        <w:r w:rsidR="00062120">
          <w:rPr>
            <w:rFonts w:eastAsiaTheme="minorEastAsia" w:hint="eastAsia"/>
            <w:lang w:eastAsia="ko-KR"/>
          </w:rPr>
          <w:t xml:space="preserve">actual </w:t>
        </w:r>
      </w:ins>
      <w:ins w:id="645" w:author="HOANG VAN HA" w:date="2026-05-27T15:56:00Z" w16du:dateUtc="2026-05-27T06:56:00Z">
        <w:r w:rsidRPr="006B0A9E">
          <w:t xml:space="preserve">fire or smoke activity. To mitigate this limitation, </w:t>
        </w:r>
      </w:ins>
      <w:ins w:id="646" w:author="cs park" w:date="2026-05-28T08:25:00Z" w16du:dateUtc="2026-05-27T23:25:00Z">
        <w:r w:rsidR="00062120">
          <w:rPr>
            <w:rFonts w:eastAsiaTheme="minorEastAsia" w:hint="eastAsia"/>
            <w:lang w:eastAsia="ko-KR"/>
          </w:rPr>
          <w:t xml:space="preserve">the proposed framework </w:t>
        </w:r>
      </w:ins>
      <w:ins w:id="647" w:author="cs park" w:date="2026-05-28T08:28:00Z">
        <w:r w:rsidR="00915EA9" w:rsidRPr="00915EA9">
          <w:rPr>
            <w:rFonts w:eastAsiaTheme="minorEastAsia"/>
            <w:lang w:eastAsia="ko-KR"/>
          </w:rPr>
          <w:t>augments the skip module with an Eager mode that periodically forces inference updates</w:t>
        </w:r>
      </w:ins>
      <w:ins w:id="648" w:author="HOANG VAN HA" w:date="2026-05-27T15:56:00Z" w16du:dateUtc="2026-05-27T06:56:00Z">
        <w:del w:id="649" w:author="cs park" w:date="2026-05-28T08:26:00Z" w16du:dateUtc="2026-05-27T23:26:00Z">
          <w:r w:rsidRPr="006B0A9E" w:rsidDel="00062120">
            <w:delText>the skip module is augmented with an Eager mode</w:delText>
          </w:r>
        </w:del>
        <w:r w:rsidRPr="006B0A9E">
          <w:t>.</w:t>
        </w:r>
      </w:ins>
    </w:p>
    <w:p w14:paraId="33FE7CE7" w14:textId="54932C92" w:rsidR="00CC671F" w:rsidRDefault="00EE0F32">
      <w:pPr>
        <w:ind w:left="60" w:right="20" w:firstLine="0"/>
        <w:rPr>
          <w:ins w:id="650" w:author="cs park" w:date="2026-05-28T08:38:00Z" w16du:dateUtc="2026-05-27T23:38:00Z"/>
          <w:rFonts w:eastAsiaTheme="minorEastAsia"/>
          <w:lang w:eastAsia="ko-KR"/>
        </w:rPr>
      </w:pPr>
      <w:moveToRangeStart w:id="651" w:author="HOANG VAN HA" w:date="2026-05-27T15:33:00Z" w:name="move230788447"/>
      <w:moveTo w:id="652" w:author="HOANG VAN HA" w:date="2026-05-27T15:33:00Z" w16du:dateUtc="2026-05-27T06:33:00Z">
        <w:del w:id="653" w:author="HOANG VAN HA" w:date="2026-05-27T15:46:00Z" w16du:dateUtc="2026-05-27T06:46:00Z">
          <w:r w:rsidDel="006B437B">
            <w:delText>A key failure mode of the skip module</w:delText>
          </w:r>
        </w:del>
        <w:del w:id="654" w:author="HOANG VAN HA" w:date="2026-05-27T15:36:00Z" w16du:dateUtc="2026-05-27T06:36:00Z">
          <w:r w:rsidDel="00011B9A">
            <w:delText xml:space="preserve">, illustrated in Figure </w:delText>
          </w:r>
          <w:r w:rsidDel="00011B9A">
            <w:rPr>
              <w:color w:val="0000FF"/>
            </w:rPr>
            <w:delText>6</w:delText>
          </w:r>
          <w:r w:rsidDel="00011B9A">
            <w:delText>a</w:delText>
          </w:r>
        </w:del>
        <w:del w:id="655" w:author="HOANG VAN HA" w:date="2026-05-27T15:46:00Z" w16du:dateUtc="2026-05-27T06:46:00Z">
          <w:r w:rsidDel="006B437B">
            <w:delText xml:space="preserve">, is the missed detection of slowly developing or settling smoke, whose subtle inter-frame motion falls below the activation threshold of AccMotionDet. </w:delText>
          </w:r>
        </w:del>
        <w:del w:id="656" w:author="HOANG VAN HA" w:date="2026-05-27T15:57:00Z" w16du:dateUtc="2026-05-27T06:57:00Z">
          <w:r w:rsidDel="006B0A9E">
            <w:delText xml:space="preserve">To mitigate this limitation, the skip module is augmented with an Eager mode. </w:delText>
          </w:r>
        </w:del>
        <w:r>
          <w:t xml:space="preserve">When the </w:t>
        </w:r>
      </w:moveTo>
      <w:ins w:id="657" w:author="HOANG VAN HA" w:date="2026-05-27T15:57:00Z">
        <w:r w:rsidR="006B0A9E" w:rsidRPr="006B0A9E">
          <w:t>classifier</w:t>
        </w:r>
      </w:ins>
      <w:moveTo w:id="658" w:author="HOANG VAN HA" w:date="2026-05-27T15:33:00Z" w16du:dateUtc="2026-05-27T06:33:00Z">
        <w:del w:id="659" w:author="HOANG VAN HA" w:date="2026-05-27T15:57:00Z" w16du:dateUtc="2026-05-27T06:57:00Z">
          <w:r w:rsidDel="006B0A9E">
            <w:delText>Big Model</w:delText>
          </w:r>
        </w:del>
        <w:r>
          <w:t xml:space="preserve"> M produces </w:t>
        </w:r>
      </w:moveTo>
      <w:ins w:id="660" w:author="cs park" w:date="2026-05-28T08:53:00Z" w16du:dateUtc="2026-05-27T23:53:00Z">
        <w:r w:rsidR="008F0195">
          <w:rPr>
            <w:rFonts w:eastAsiaTheme="minorEastAsia" w:hint="eastAsia"/>
            <w:lang w:eastAsia="ko-KR"/>
          </w:rPr>
          <w:t xml:space="preserve">positive </w:t>
        </w:r>
      </w:ins>
      <w:moveTo w:id="661" w:author="HOANG VAN HA" w:date="2026-05-27T15:33:00Z" w16du:dateUtc="2026-05-27T06:33:00Z">
        <w:del w:id="662" w:author="HOANG VAN HA" w:date="2026-05-27T15:57:00Z" w16du:dateUtc="2026-05-27T06:57:00Z">
          <w:r w:rsidDel="006B0A9E">
            <w:delText xml:space="preserve">a </w:delText>
          </w:r>
        </w:del>
        <w:r>
          <w:t>fire/ smoke prediction</w:t>
        </w:r>
      </w:moveTo>
      <w:ins w:id="663" w:author="HOANG VAN HA" w:date="2026-05-27T15:57:00Z" w16du:dateUtc="2026-05-27T06:57:00Z">
        <w:r w:rsidR="006B0A9E">
          <w:t>s</w:t>
        </w:r>
      </w:ins>
      <w:moveTo w:id="664" w:author="HOANG VAN HA" w:date="2026-05-27T15:33:00Z" w16du:dateUtc="2026-05-27T06:33:00Z">
        <w:r>
          <w:t xml:space="preserve"> on </w:t>
        </w:r>
        <w:r>
          <w:rPr>
            <w:rFonts w:ascii="Cambria Math" w:hAnsi="Cambria Math" w:cs="Cambria Math"/>
          </w:rPr>
          <w:t>𝑊</w:t>
        </w:r>
        <w:r>
          <w:rPr>
            <w:vertAlign w:val="subscript"/>
          </w:rPr>
          <w:t xml:space="preserve">fire </w:t>
        </w:r>
        <w:r>
          <w:t xml:space="preserve">consecutive non-skipped frames, the </w:t>
        </w:r>
      </w:moveTo>
      <w:ins w:id="665" w:author="HOANG VAN HA" w:date="2026-05-27T15:57:00Z" w16du:dateUtc="2026-05-27T06:57:00Z">
        <w:r w:rsidR="006B0A9E">
          <w:t xml:space="preserve">system </w:t>
        </w:r>
      </w:ins>
      <w:ins w:id="666" w:author="cs park" w:date="2026-05-28T08:53:00Z" w16du:dateUtc="2026-05-27T23:53:00Z">
        <w:r w:rsidR="008F0195">
          <w:rPr>
            <w:rFonts w:eastAsiaTheme="minorEastAsia" w:hint="eastAsia"/>
            <w:lang w:eastAsia="ko-KR"/>
          </w:rPr>
          <w:t>transitio</w:t>
        </w:r>
      </w:ins>
      <w:ins w:id="667" w:author="cs park" w:date="2026-05-28T08:54:00Z" w16du:dateUtc="2026-05-27T23:54:00Z">
        <w:r w:rsidR="008F0195">
          <w:rPr>
            <w:rFonts w:eastAsiaTheme="minorEastAsia" w:hint="eastAsia"/>
            <w:lang w:eastAsia="ko-KR"/>
          </w:rPr>
          <w:t xml:space="preserve">n from Normal mode to </w:t>
        </w:r>
      </w:ins>
      <w:moveTo w:id="668" w:author="HOANG VAN HA" w:date="2026-05-27T15:33:00Z" w16du:dateUtc="2026-05-27T06:33:00Z">
        <w:del w:id="669" w:author="HOANG VAN HA" w:date="2026-05-27T15:57:00Z" w16du:dateUtc="2026-05-27T06:57:00Z">
          <w:r w:rsidDel="006B0A9E">
            <w:delText xml:space="preserve">module </w:delText>
          </w:r>
        </w:del>
        <w:del w:id="670" w:author="cs park" w:date="2026-05-28T08:54:00Z" w16du:dateUtc="2026-05-27T23:54:00Z">
          <w:r w:rsidDel="008F0195">
            <w:delText xml:space="preserve">enters </w:delText>
          </w:r>
        </w:del>
      </w:moveTo>
      <w:ins w:id="671" w:author="HOANG VAN HA" w:date="2026-05-27T15:59:00Z" w16du:dateUtc="2026-05-27T06:59:00Z">
        <w:r w:rsidR="006B0A9E">
          <w:rPr>
            <w:b/>
          </w:rPr>
          <w:t>E</w:t>
        </w:r>
      </w:ins>
      <w:moveTo w:id="672" w:author="HOANG VAN HA" w:date="2026-05-27T15:33:00Z" w16du:dateUtc="2026-05-27T06:33:00Z">
        <w:del w:id="673" w:author="HOANG VAN HA" w:date="2026-05-27T15:59:00Z" w16du:dateUtc="2026-05-27T06:59:00Z">
          <w:r w:rsidDel="006B0A9E">
            <w:rPr>
              <w:b/>
            </w:rPr>
            <w:delText>e</w:delText>
          </w:r>
        </w:del>
        <w:r>
          <w:rPr>
            <w:b/>
          </w:rPr>
          <w:t xml:space="preserve">ager </w:t>
        </w:r>
        <w:r w:rsidRPr="006B0A9E">
          <w:rPr>
            <w:bCs/>
            <w:rPrChange w:id="674" w:author="HOANG VAN HA" w:date="2026-05-27T15:59:00Z" w16du:dateUtc="2026-05-27T06:59:00Z">
              <w:rPr>
                <w:b/>
              </w:rPr>
            </w:rPrChange>
          </w:rPr>
          <w:t>mode</w:t>
        </w:r>
        <w:r>
          <w:rPr>
            <w:b/>
          </w:rPr>
          <w:t xml:space="preserve"> </w:t>
        </w:r>
        <w:r>
          <w:t xml:space="preserve">and suppresses all skip decisions </w:t>
        </w:r>
      </w:moveTo>
      <w:ins w:id="675" w:author="cs park" w:date="2026-05-28T08:35:00Z" w16du:dateUtc="2026-05-27T23:35:00Z">
        <w:r w:rsidR="00915EA9">
          <w:rPr>
            <w:rFonts w:eastAsiaTheme="minorEastAsia" w:hint="eastAsia"/>
            <w:lang w:eastAsia="ko-KR"/>
          </w:rPr>
          <w:t>by setti</w:t>
        </w:r>
      </w:ins>
      <w:ins w:id="676" w:author="cs park" w:date="2026-05-28T08:36:00Z" w16du:dateUtc="2026-05-27T23:36:00Z">
        <w:r w:rsidR="00915EA9">
          <w:rPr>
            <w:rFonts w:eastAsiaTheme="minorEastAsia" w:hint="eastAsia"/>
            <w:lang w:eastAsia="ko-KR"/>
          </w:rPr>
          <w:t xml:space="preserve">ng </w:t>
        </w:r>
      </w:ins>
      <w:moveTo w:id="677" w:author="HOANG VAN HA" w:date="2026-05-27T15:33:00Z" w16du:dateUtc="2026-05-27T06:33:00Z">
        <w:del w:id="678" w:author="cs park" w:date="2026-05-28T08:36:00Z" w16du:dateUtc="2026-05-27T23:36:00Z">
          <w:r w:rsidDel="00915EA9">
            <w:rPr>
              <w:sz w:val="18"/>
            </w:rPr>
            <w:delText>(</w:delText>
          </w:r>
          <w:r w:rsidDel="00915EA9">
            <w:delText xml:space="preserve">i.e set </w:delText>
          </w:r>
        </w:del>
        <w:r>
          <w:rPr>
            <w:rFonts w:ascii="Cambria Math" w:hAnsi="Cambria Math" w:cs="Cambria Math"/>
          </w:rPr>
          <w:t>𝑠</w:t>
        </w:r>
        <w:r>
          <w:rPr>
            <w:rFonts w:ascii="Cambria Math" w:hAnsi="Cambria Math" w:cs="Cambria Math"/>
            <w:vertAlign w:val="subscript"/>
          </w:rPr>
          <w:t>𝑡</w:t>
        </w:r>
        <w:r>
          <w:rPr>
            <w:vertAlign w:val="subscript"/>
          </w:rPr>
          <w:t xml:space="preserve"> </w:t>
        </w:r>
        <w:r>
          <w:t>= 1</w:t>
        </w:r>
      </w:moveTo>
      <w:ins w:id="679" w:author="cs park" w:date="2026-05-28T08:36:00Z" w16du:dateUtc="2026-05-27T23:36:00Z">
        <w:r w:rsidR="00915EA9">
          <w:rPr>
            <w:rFonts w:eastAsiaTheme="minorEastAsia" w:hint="eastAsia"/>
            <w:lang w:eastAsia="ko-KR"/>
          </w:rPr>
          <w:t xml:space="preserve">, </w:t>
        </w:r>
      </w:ins>
      <w:moveTo w:id="680" w:author="HOANG VAN HA" w:date="2026-05-27T15:33:00Z" w16du:dateUtc="2026-05-27T06:33:00Z">
        <w:del w:id="681" w:author="cs park" w:date="2026-05-28T08:36:00Z" w16du:dateUtc="2026-05-27T23:36:00Z">
          <w:r w:rsidDel="00915EA9">
            <w:delText xml:space="preserve"> –</w:delText>
          </w:r>
        </w:del>
      </w:moveTo>
      <w:ins w:id="682" w:author="HOANG VAN HA" w:date="2026-05-27T15:58:00Z" w16du:dateUtc="2026-05-27T06:58:00Z">
        <w:del w:id="683" w:author="cs park" w:date="2026-05-28T08:36:00Z" w16du:dateUtc="2026-05-27T23:36:00Z">
          <w:r w:rsidR="006B0A9E" w:rsidRPr="006B0A9E" w:rsidDel="00915EA9">
            <w:rPr>
              <w:rFonts w:ascii="Georgia" w:hAnsi="Georgia"/>
              <w:color w:val="D6D5D4"/>
            </w:rPr>
            <w:delText xml:space="preserve"> </w:delText>
          </w:r>
        </w:del>
      </w:ins>
      <w:ins w:id="684" w:author="HOANG VAN HA" w:date="2026-05-27T15:58:00Z">
        <w:del w:id="685" w:author="cs park" w:date="2026-05-28T08:36:00Z" w16du:dateUtc="2026-05-27T23:36:00Z">
          <w:r w:rsidR="006B0A9E" w:rsidRPr="006B0A9E" w:rsidDel="00915EA9">
            <w:delText> </w:delText>
          </w:r>
        </w:del>
        <w:r w:rsidR="006B0A9E" w:rsidRPr="006B0A9E">
          <w:t>forcing inference on every frame</w:t>
        </w:r>
      </w:ins>
      <w:moveTo w:id="686" w:author="HOANG VAN HA" w:date="2026-05-27T15:33:00Z" w16du:dateUtc="2026-05-27T06:33:00Z">
        <w:del w:id="687" w:author="HOANG VAN HA" w:date="2026-05-27T15:58:00Z" w16du:dateUtc="2026-05-27T06:58:00Z">
          <w:r w:rsidDel="006B0A9E">
            <w:delText xml:space="preserve"> force inference</w:delText>
          </w:r>
        </w:del>
        <w:del w:id="688" w:author="cs park" w:date="2026-05-28T08:36:00Z" w16du:dateUtc="2026-05-27T23:36:00Z">
          <w:r w:rsidDel="00CC671F">
            <w:rPr>
              <w:sz w:val="18"/>
            </w:rPr>
            <w:delText>)</w:delText>
          </w:r>
        </w:del>
      </w:moveTo>
      <w:ins w:id="689" w:author="cs park" w:date="2026-05-28T08:36:00Z" w16du:dateUtc="2026-05-27T23:36:00Z">
        <w:r w:rsidR="00CC671F">
          <w:rPr>
            <w:rFonts w:eastAsiaTheme="minorEastAsia" w:hint="eastAsia"/>
            <w:sz w:val="18"/>
            <w:lang w:eastAsia="ko-KR"/>
          </w:rPr>
          <w:t>. The system remains in Eager mode</w:t>
        </w:r>
      </w:ins>
      <w:moveTo w:id="690" w:author="HOANG VAN HA" w:date="2026-05-27T15:33:00Z" w16du:dateUtc="2026-05-27T06:33:00Z">
        <w:r>
          <w:rPr>
            <w:sz w:val="18"/>
          </w:rPr>
          <w:t xml:space="preserve"> </w:t>
        </w:r>
        <w:r>
          <w:t>until the scene is declared safe again</w:t>
        </w:r>
      </w:moveTo>
      <w:ins w:id="691" w:author="cs park" w:date="2026-05-28T08:37:00Z" w16du:dateUtc="2026-05-27T23:37:00Z">
        <w:r w:rsidR="00CC671F">
          <w:rPr>
            <w:rFonts w:eastAsiaTheme="minorEastAsia" w:hint="eastAsia"/>
            <w:lang w:eastAsia="ko-KR"/>
          </w:rPr>
          <w:t xml:space="preserve">, which occurs when </w:t>
        </w:r>
      </w:ins>
      <w:moveTo w:id="692" w:author="HOANG VAN HA" w:date="2026-05-27T15:33:00Z" w16du:dateUtc="2026-05-27T06:33:00Z">
        <w:del w:id="693" w:author="cs park" w:date="2026-05-28T08:37:00Z" w16du:dateUtc="2026-05-27T23:37:00Z">
          <w:r w:rsidDel="00CC671F">
            <w:delText xml:space="preserve"> - defined </w:delText>
          </w:r>
        </w:del>
      </w:moveTo>
      <w:ins w:id="694" w:author="HOANG VAN HA" w:date="2026-05-27T15:58:00Z" w16du:dateUtc="2026-05-27T06:58:00Z">
        <w:r w:rsidR="006B0A9E">
          <w:t xml:space="preserve">the </w:t>
        </w:r>
      </w:ins>
      <w:moveTo w:id="695" w:author="HOANG VAN HA" w:date="2026-05-27T15:33:00Z" w16du:dateUtc="2026-05-27T06:33:00Z">
        <w:del w:id="696" w:author="HOANG VAN HA" w:date="2026-05-27T15:58:00Z" w16du:dateUtc="2026-05-27T06:58:00Z">
          <w:r w:rsidDel="006B0A9E">
            <w:delText xml:space="preserve">as </w:delText>
          </w:r>
        </w:del>
      </w:moveTo>
      <w:ins w:id="697" w:author="HOANG VAN HA" w:date="2026-05-27T15:47:00Z" w16du:dateUtc="2026-05-27T06:47:00Z">
        <w:r w:rsidR="006B437B">
          <w:t xml:space="preserve">classifier </w:t>
        </w:r>
      </w:ins>
      <w:moveTo w:id="698" w:author="HOANG VAN HA" w:date="2026-05-27T15:33:00Z" w16du:dateUtc="2026-05-27T06:33:00Z">
        <w:r>
          <w:t xml:space="preserve">M returns </w:t>
        </w:r>
        <w:del w:id="699" w:author="HOANG VAN HA" w:date="2026-05-27T15:58:00Z" w16du:dateUtc="2026-05-27T06:58:00Z">
          <w:r w:rsidDel="006B0A9E">
            <w:delText xml:space="preserve">a </w:delText>
          </w:r>
        </w:del>
        <w:r>
          <w:t>negative prediction</w:t>
        </w:r>
      </w:moveTo>
      <w:ins w:id="700" w:author="HOANG VAN HA" w:date="2026-05-27T15:58:00Z" w16du:dateUtc="2026-05-27T06:58:00Z">
        <w:r w:rsidR="006B0A9E">
          <w:t>s</w:t>
        </w:r>
      </w:ins>
      <w:moveTo w:id="701" w:author="HOANG VAN HA" w:date="2026-05-27T15:33:00Z" w16du:dateUtc="2026-05-27T06:33:00Z">
        <w:r>
          <w:t xml:space="preserve"> for </w:t>
        </w:r>
        <w:r>
          <w:rPr>
            <w:rFonts w:ascii="Cambria Math" w:hAnsi="Cambria Math" w:cs="Cambria Math"/>
          </w:rPr>
          <w:t>𝑊</w:t>
        </w:r>
        <w:r>
          <w:rPr>
            <w:vertAlign w:val="subscript"/>
          </w:rPr>
          <w:t xml:space="preserve">clr </w:t>
        </w:r>
        <w:r>
          <w:t>consecutive frames</w:t>
        </w:r>
      </w:moveTo>
      <w:ins w:id="702" w:author="cs park" w:date="2026-05-28T08:38:00Z" w16du:dateUtc="2026-05-27T23:38:00Z">
        <w:r w:rsidR="00CC671F">
          <w:rPr>
            <w:rFonts w:eastAsiaTheme="minorEastAsia" w:hint="eastAsia"/>
            <w:lang w:eastAsia="ko-KR"/>
          </w:rPr>
          <w:t>. At that point</w:t>
        </w:r>
      </w:ins>
      <w:ins w:id="703" w:author="HOANG VAN HA" w:date="2026-05-27T15:58:00Z" w16du:dateUtc="2026-05-27T06:58:00Z">
        <w:r w:rsidR="006B0A9E">
          <w:t xml:space="preserve">, </w:t>
        </w:r>
      </w:ins>
      <w:ins w:id="704" w:author="HOANG VAN HA" w:date="2026-05-27T15:58:00Z">
        <w:del w:id="705" w:author="cs park" w:date="2026-05-28T08:38:00Z" w16du:dateUtc="2026-05-27T23:38:00Z">
          <w:r w:rsidR="006B0A9E" w:rsidRPr="006B0A9E" w:rsidDel="00CC671F">
            <w:delText xml:space="preserve">upon which </w:delText>
          </w:r>
        </w:del>
        <w:r w:rsidR="006B0A9E" w:rsidRPr="006B0A9E">
          <w:t xml:space="preserve">the system returns to </w:t>
        </w:r>
        <w:r w:rsidR="006B0A9E" w:rsidRPr="006B0A9E">
          <w:rPr>
            <w:b/>
            <w:bCs/>
            <w:rPrChange w:id="706" w:author="HOANG VAN HA" w:date="2026-05-27T15:59:00Z" w16du:dateUtc="2026-05-27T06:59:00Z">
              <w:rPr/>
            </w:rPrChange>
          </w:rPr>
          <w:t xml:space="preserve">Normal </w:t>
        </w:r>
        <w:r w:rsidR="006B0A9E" w:rsidRPr="006B0A9E">
          <w:t>mode with the skip module re-enabled</w:t>
        </w:r>
      </w:ins>
      <w:ins w:id="707" w:author="HOANG VAN HA" w:date="2026-05-27T15:59:00Z" w16du:dateUtc="2026-05-27T06:59:00Z">
        <w:r w:rsidR="006B0A9E">
          <w:t>.</w:t>
        </w:r>
      </w:ins>
      <w:moveTo w:id="708" w:author="HOANG VAN HA" w:date="2026-05-27T15:33:00Z" w16du:dateUtc="2026-05-27T06:33:00Z">
        <w:del w:id="709" w:author="HOANG VAN HA" w:date="2026-05-27T15:59:00Z" w16du:dateUtc="2026-05-27T06:59:00Z">
          <w:r w:rsidDel="006B0A9E">
            <w:delText>.</w:delText>
          </w:r>
        </w:del>
        <w:r>
          <w:t xml:space="preserve"> </w:t>
        </w:r>
      </w:moveTo>
    </w:p>
    <w:p w14:paraId="7032A9DB" w14:textId="7637A2FD" w:rsidR="00EE0F32" w:rsidRDefault="008F0195">
      <w:pPr>
        <w:ind w:left="60" w:right="20" w:firstLine="0"/>
        <w:rPr>
          <w:moveTo w:id="710" w:author="HOANG VAN HA" w:date="2026-05-27T15:33:00Z" w16du:dateUtc="2026-05-27T06:33:00Z"/>
        </w:rPr>
        <w:pPrChange w:id="711" w:author="HOANG VAN HA" w:date="2026-05-27T15:54:00Z" w16du:dateUtc="2026-05-27T06:54:00Z">
          <w:pPr>
            <w:ind w:left="47" w:right="20"/>
          </w:pPr>
        </w:pPrChange>
      </w:pPr>
      <w:ins w:id="712" w:author="cs park" w:date="2026-05-28T08:56:00Z" w16du:dateUtc="2026-05-27T23:56:00Z">
        <w:r>
          <w:rPr>
            <w:rFonts w:eastAsiaTheme="minorEastAsia" w:hint="eastAsia"/>
            <w:lang w:eastAsia="ko-KR"/>
          </w:rPr>
          <w:t>Additionally</w:t>
        </w:r>
      </w:ins>
      <w:ins w:id="713" w:author="cs park" w:date="2026-05-28T08:38:00Z" w16du:dateUtc="2026-05-27T23:38:00Z">
        <w:r w:rsidR="00CC671F">
          <w:rPr>
            <w:rFonts w:eastAsiaTheme="minorEastAsia" w:hint="eastAsia"/>
            <w:lang w:eastAsia="ko-KR"/>
          </w:rPr>
          <w:t xml:space="preserve">, </w:t>
        </w:r>
      </w:ins>
      <w:ins w:id="714" w:author="HOANG VAN HA" w:date="2026-05-27T16:00:00Z">
        <w:del w:id="715" w:author="cs park" w:date="2026-05-28T08:38:00Z" w16du:dateUtc="2026-05-27T23:38:00Z">
          <w:r w:rsidR="006B0A9E" w:rsidRPr="006B0A9E" w:rsidDel="00CC671F">
            <w:delText xml:space="preserve">Additionally, </w:delText>
          </w:r>
        </w:del>
        <w:r w:rsidR="006B0A9E" w:rsidRPr="006B0A9E">
          <w:t xml:space="preserve">while operating in Normal mode, the system periodically forces inference on </w:t>
        </w:r>
      </w:ins>
      <w:ins w:id="716" w:author="HOANG VAN HA" w:date="2026-05-27T16:00:00Z" w16du:dateUtc="2026-05-27T07:00:00Z">
        <w:r w:rsidR="006B0A9E">
          <w:rPr>
            <w:rFonts w:ascii="Cambria Math" w:hAnsi="Cambria Math" w:cs="Cambria Math"/>
          </w:rPr>
          <w:t>𝑊</w:t>
        </w:r>
        <w:r w:rsidR="006B0A9E">
          <w:rPr>
            <w:vertAlign w:val="subscript"/>
          </w:rPr>
          <w:t>fire</w:t>
        </w:r>
      </w:ins>
      <w:ins w:id="717" w:author="HOANG VAN HA" w:date="2026-05-27T16:00:00Z">
        <w:r w:rsidR="006B0A9E" w:rsidRPr="006B0A9E">
          <w:t xml:space="preserve"> consecutive frames </w:t>
        </w:r>
      </w:ins>
      <w:ins w:id="718" w:author="cs park" w:date="2026-05-28T08:39:00Z" w16du:dateUtc="2026-05-27T23:39:00Z">
        <w:r w:rsidR="00CC671F">
          <w:rPr>
            <w:rFonts w:eastAsiaTheme="minorEastAsia" w:hint="eastAsia"/>
            <w:lang w:eastAsia="ko-KR"/>
          </w:rPr>
          <w:t xml:space="preserve">after </w:t>
        </w:r>
      </w:ins>
      <w:ins w:id="719" w:author="HOANG VAN HA" w:date="2026-05-27T16:00:00Z">
        <w:r w:rsidR="006B0A9E" w:rsidRPr="006B0A9E">
          <w:t xml:space="preserve">every </w:t>
        </w:r>
      </w:ins>
      <w:ins w:id="720" w:author="HOANG VAN HA" w:date="2026-05-27T16:01:00Z" w16du:dateUtc="2026-05-27T07:01:00Z">
        <w:r w:rsidR="006B0A9E">
          <w:t>N</w:t>
        </w:r>
        <w:r w:rsidR="006B0A9E">
          <w:rPr>
            <w:vertAlign w:val="subscript"/>
          </w:rPr>
          <w:t>chk</w:t>
        </w:r>
      </w:ins>
      <w:ins w:id="721" w:author="HOANG VAN HA" w:date="2026-05-27T16:00:00Z">
        <w:r w:rsidR="006B0A9E" w:rsidRPr="006B0A9E">
          <w:t xml:space="preserve"> skipped frames</w:t>
        </w:r>
      </w:ins>
      <w:ins w:id="722" w:author="cs park" w:date="2026-05-28T08:39:00Z" w16du:dateUtc="2026-05-27T23:39:00Z">
        <w:r w:rsidR="00CC671F">
          <w:rPr>
            <w:rFonts w:eastAsiaTheme="minorEastAsia" w:hint="eastAsia"/>
            <w:lang w:eastAsia="ko-KR"/>
          </w:rPr>
          <w:t xml:space="preserve">. This mechanism </w:t>
        </w:r>
      </w:ins>
      <w:ins w:id="723" w:author="HOANG VAN HA" w:date="2026-05-27T16:00:00Z">
        <w:del w:id="724" w:author="cs park" w:date="2026-05-28T08:39:00Z" w16du:dateUtc="2026-05-27T23:39:00Z">
          <w:r w:rsidR="006B0A9E" w:rsidRPr="006B0A9E" w:rsidDel="00CC671F">
            <w:delText xml:space="preserve">, </w:delText>
          </w:r>
        </w:del>
        <w:r w:rsidR="006B0A9E" w:rsidRPr="006B0A9E">
          <w:t>ensur</w:t>
        </w:r>
      </w:ins>
      <w:ins w:id="725" w:author="cs park" w:date="2026-05-28T08:39:00Z" w16du:dateUtc="2026-05-27T23:39:00Z">
        <w:r w:rsidR="00CC671F">
          <w:rPr>
            <w:rFonts w:eastAsiaTheme="minorEastAsia" w:hint="eastAsia"/>
            <w:lang w:eastAsia="ko-KR"/>
          </w:rPr>
          <w:t>es</w:t>
        </w:r>
      </w:ins>
      <w:ins w:id="726" w:author="HOANG VAN HA" w:date="2026-05-27T16:00:00Z">
        <w:del w:id="727" w:author="cs park" w:date="2026-05-28T08:39:00Z" w16du:dateUtc="2026-05-27T23:39:00Z">
          <w:r w:rsidR="006B0A9E" w:rsidRPr="006B0A9E" w:rsidDel="00CC671F">
            <w:delText>ing</w:delText>
          </w:r>
        </w:del>
        <w:r w:rsidR="006B0A9E" w:rsidRPr="006B0A9E">
          <w:t xml:space="preserve"> the classifier retains </w:t>
        </w:r>
        <w:del w:id="728" w:author="cs park" w:date="2026-05-28T08:40:00Z" w16du:dateUtc="2026-05-27T23:40:00Z">
          <w:r w:rsidR="006B0A9E" w:rsidRPr="006B0A9E" w:rsidDel="00CC671F">
            <w:delText xml:space="preserve">the </w:delText>
          </w:r>
        </w:del>
        <w:r w:rsidR="006B0A9E" w:rsidRPr="006B0A9E">
          <w:t>opportunit</w:t>
        </w:r>
      </w:ins>
      <w:ins w:id="729" w:author="cs park" w:date="2026-05-28T08:40:00Z" w16du:dateUtc="2026-05-27T23:40:00Z">
        <w:r w:rsidR="00CC671F">
          <w:rPr>
            <w:rFonts w:eastAsiaTheme="minorEastAsia" w:hint="eastAsia"/>
            <w:lang w:eastAsia="ko-KR"/>
          </w:rPr>
          <w:t>ies</w:t>
        </w:r>
      </w:ins>
      <w:ins w:id="730" w:author="HOANG VAN HA" w:date="2026-05-27T16:00:00Z">
        <w:del w:id="731" w:author="cs park" w:date="2026-05-28T08:40:00Z" w16du:dateUtc="2026-05-27T23:40:00Z">
          <w:r w:rsidR="006B0A9E" w:rsidRPr="006B0A9E" w:rsidDel="00CC671F">
            <w:delText>y</w:delText>
          </w:r>
        </w:del>
        <w:r w:rsidR="006B0A9E" w:rsidRPr="006B0A9E">
          <w:t xml:space="preserve"> to detect emerging fire or smoke activity and transition to Eager mode when necessary. </w:t>
        </w:r>
      </w:ins>
      <w:ins w:id="732" w:author="cs park" w:date="2026-05-28T08:40:00Z" w16du:dateUtc="2026-05-27T23:40:00Z">
        <w:r w:rsidR="00CC671F">
          <w:rPr>
            <w:rFonts w:eastAsiaTheme="minorEastAsia" w:hint="eastAsia"/>
            <w:lang w:eastAsia="ko-KR"/>
          </w:rPr>
          <w:t xml:space="preserve">Consequently, the proposed </w:t>
        </w:r>
      </w:ins>
      <w:ins w:id="733" w:author="HOANG VAN HA" w:date="2026-05-27T16:00:00Z">
        <w:del w:id="734" w:author="cs park" w:date="2026-05-28T08:40:00Z" w16du:dateUtc="2026-05-27T23:40:00Z">
          <w:r w:rsidR="006B0A9E" w:rsidRPr="006B0A9E" w:rsidDel="00CC671F">
            <w:delText xml:space="preserve">This </w:delText>
          </w:r>
        </w:del>
        <w:r w:rsidR="006B0A9E" w:rsidRPr="006B0A9E">
          <w:t xml:space="preserve">design </w:t>
        </w:r>
      </w:ins>
      <w:ins w:id="735" w:author="cs park" w:date="2026-05-28T08:41:00Z" w16du:dateUtc="2026-05-27T23:41:00Z">
        <w:r w:rsidR="00CC671F">
          <w:rPr>
            <w:rFonts w:eastAsiaTheme="minorEastAsia" w:hint="eastAsia"/>
            <w:lang w:eastAsia="ko-KR"/>
          </w:rPr>
          <w:t xml:space="preserve">improves </w:t>
        </w:r>
      </w:ins>
      <w:ins w:id="736" w:author="HOANG VAN HA" w:date="2026-05-27T16:00:00Z">
        <w:del w:id="737" w:author="cs park" w:date="2026-05-28T08:41:00Z" w16du:dateUtc="2026-05-27T23:41:00Z">
          <w:r w:rsidR="006B0A9E" w:rsidRPr="006B0A9E" w:rsidDel="00CC671F">
            <w:delText xml:space="preserve">recovers </w:delText>
          </w:r>
        </w:del>
        <w:r w:rsidR="006B0A9E" w:rsidRPr="006B0A9E">
          <w:t xml:space="preserve">recall </w:t>
        </w:r>
      </w:ins>
      <w:ins w:id="738" w:author="cs park" w:date="2026-05-28T08:41:00Z" w16du:dateUtc="2026-05-27T23:41:00Z">
        <w:r w:rsidR="00CC671F">
          <w:rPr>
            <w:rFonts w:eastAsiaTheme="minorEastAsia" w:hint="eastAsia"/>
            <w:lang w:eastAsia="ko-KR"/>
          </w:rPr>
          <w:t xml:space="preserve">for </w:t>
        </w:r>
      </w:ins>
      <w:ins w:id="739" w:author="HOANG VAN HA" w:date="2026-05-27T16:00:00Z">
        <w:del w:id="740" w:author="cs park" w:date="2026-05-28T08:41:00Z" w16du:dateUtc="2026-05-27T23:41:00Z">
          <w:r w:rsidR="006B0A9E" w:rsidRPr="006B0A9E" w:rsidDel="00CC671F">
            <w:delText xml:space="preserve">on </w:delText>
          </w:r>
        </w:del>
        <w:r w:rsidR="006B0A9E" w:rsidRPr="006B0A9E">
          <w:t xml:space="preserve">slow-developing or nearly stationary smoke events while preserving the throughput gains </w:t>
        </w:r>
      </w:ins>
      <w:ins w:id="741" w:author="cs park" w:date="2026-05-28T08:41:00Z" w16du:dateUtc="2026-05-27T23:41:00Z">
        <w:r w:rsidR="00CC671F">
          <w:rPr>
            <w:rFonts w:eastAsiaTheme="minorEastAsia" w:hint="eastAsia"/>
            <w:lang w:eastAsia="ko-KR"/>
          </w:rPr>
          <w:t xml:space="preserve">provided by </w:t>
        </w:r>
      </w:ins>
      <w:ins w:id="742" w:author="HOANG VAN HA" w:date="2026-05-27T16:00:00Z">
        <w:del w:id="743" w:author="cs park" w:date="2026-05-28T08:41:00Z" w16du:dateUtc="2026-05-27T23:41:00Z">
          <w:r w:rsidR="006B0A9E" w:rsidRPr="006B0A9E" w:rsidDel="00CC671F">
            <w:delText xml:space="preserve">afforded by </w:delText>
          </w:r>
        </w:del>
        <w:r w:rsidR="006B0A9E" w:rsidRPr="006B0A9E">
          <w:t>the skip module during Normal mode operation.</w:t>
        </w:r>
      </w:ins>
      <w:moveTo w:id="744" w:author="HOANG VAN HA" w:date="2026-05-27T15:33:00Z" w16du:dateUtc="2026-05-27T06:33:00Z">
        <w:del w:id="745" w:author="HOANG VAN HA" w:date="2026-05-27T15:54:00Z" w16du:dateUtc="2026-05-27T06:54:00Z">
          <w:r w:rsidR="00EE0F32" w:rsidDel="006F5573">
            <w:delText xml:space="preserve">This mechanism ensures that frames immediately following </w:delText>
          </w:r>
        </w:del>
        <w:del w:id="746" w:author="HOANG VAN HA" w:date="2026-05-27T15:48:00Z" w16du:dateUtc="2026-05-27T06:48:00Z">
          <w:r w:rsidR="00EE0F32" w:rsidDel="006B437B">
            <w:delText>a confirmed</w:delText>
          </w:r>
        </w:del>
        <w:del w:id="747" w:author="HOANG VAN HA" w:date="2026-05-27T15:54:00Z" w16du:dateUtc="2026-05-27T06:54:00Z">
          <w:r w:rsidR="00EE0F32" w:rsidDel="006F5573">
            <w:delText xml:space="preserve"> detection are always forwarded to M, </w:delText>
          </w:r>
        </w:del>
        <w:del w:id="748" w:author="HOANG VAN HA" w:date="2026-05-27T16:00:00Z" w16du:dateUtc="2026-05-27T07:00:00Z">
          <w:r w:rsidR="00EE0F32" w:rsidDel="006B0A9E">
            <w:delText xml:space="preserve">thereby recovering recall </w:delText>
          </w:r>
        </w:del>
        <w:del w:id="749" w:author="HOANG VAN HA" w:date="2026-05-27T15:48:00Z" w16du:dateUtc="2026-05-27T06:48:00Z">
          <w:r w:rsidR="00EE0F32" w:rsidDel="006B437B">
            <w:delText>on slow-developing or settling smoke scenarios.</w:delText>
          </w:r>
        </w:del>
      </w:moveTo>
    </w:p>
    <w:p w14:paraId="62AB376F" w14:textId="77777777" w:rsidR="00EE0F32" w:rsidRDefault="00EE0F32" w:rsidP="00EE0F32">
      <w:pPr>
        <w:ind w:left="47" w:right="20"/>
        <w:rPr>
          <w:moveTo w:id="750" w:author="HOANG VAN HA" w:date="2026-05-27T15:33:00Z" w16du:dateUtc="2026-05-27T06:33:00Z"/>
        </w:rPr>
      </w:pPr>
      <w:moveTo w:id="751" w:author="HOANG VAN HA" w:date="2026-05-27T15:33:00Z" w16du:dateUtc="2026-05-27T06:33:00Z">
        <w:r>
          <w:t xml:space="preserve">Figure </w:t>
        </w:r>
        <w:r>
          <w:rPr>
            <w:color w:val="0000FF"/>
          </w:rPr>
          <w:t xml:space="preserve">7 </w:t>
        </w:r>
        <w:r>
          <w:t>illustrates the state machine of eager mode with the transition conditions and corresponding actions for each state and how states transition during system operation.</w:t>
        </w:r>
      </w:moveTo>
    </w:p>
    <w:p w14:paraId="3CE4B2A4" w14:textId="77777777" w:rsidR="00EE0F32" w:rsidRDefault="00EE0F32" w:rsidP="00EE0F32">
      <w:pPr>
        <w:spacing w:after="160" w:line="278" w:lineRule="auto"/>
        <w:ind w:left="0" w:right="0" w:firstLine="0"/>
        <w:jc w:val="center"/>
        <w:rPr>
          <w:ins w:id="752" w:author="HOANG VAN HA" w:date="2026-05-27T15:36:00Z" w16du:dateUtc="2026-05-27T06:36:00Z"/>
        </w:rPr>
      </w:pPr>
      <w:moveToRangeStart w:id="753" w:author="HOANG VAN HA" w:date="2026-05-27T15:35:00Z" w:name="move230788493"/>
      <w:moveToRangeEnd w:id="651"/>
      <w:moveTo w:id="754" w:author="HOANG VAN HA" w:date="2026-05-27T15:35:00Z" w16du:dateUtc="2026-05-27T06:35:00Z">
        <w:r w:rsidRPr="006C4317">
          <w:rPr>
            <w:noProof/>
          </w:rPr>
          <w:lastRenderedPageBreak/>
          <w:drawing>
            <wp:inline distT="0" distB="0" distL="0" distR="0" wp14:anchorId="1C923A65" wp14:editId="44C89C08">
              <wp:extent cx="6725907" cy="6481267"/>
              <wp:effectExtent l="0" t="0" r="0" b="0"/>
              <wp:docPr id="1152871361"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76077" cy="6529612"/>
                      </a:xfrm>
                      <a:prstGeom prst="rect">
                        <a:avLst/>
                      </a:prstGeom>
                      <a:noFill/>
                      <a:ln>
                        <a:noFill/>
                      </a:ln>
                    </pic:spPr>
                  </pic:pic>
                </a:graphicData>
              </a:graphic>
            </wp:inline>
          </w:drawing>
        </w:r>
      </w:moveTo>
      <w:moveToRangeEnd w:id="753"/>
    </w:p>
    <w:p w14:paraId="17B235D8" w14:textId="36FFF424" w:rsidR="00EE0F32" w:rsidRDefault="00EE0F32">
      <w:pPr>
        <w:spacing w:after="32"/>
        <w:ind w:right="20"/>
        <w:rPr>
          <w:ins w:id="755" w:author="cs park" w:date="2026-05-28T09:07:00Z" w16du:dateUtc="2026-05-28T00:07:00Z"/>
          <w:rFonts w:eastAsiaTheme="minorEastAsia"/>
          <w:lang w:eastAsia="ko-KR"/>
        </w:rPr>
      </w:pPr>
      <w:moveToRangeStart w:id="756" w:author="HOANG VAN HA" w:date="2026-05-27T15:36:00Z" w:name="move230788553"/>
      <w:moveTo w:id="757" w:author="HOANG VAN HA" w:date="2026-05-27T15:36:00Z" w16du:dateUtc="2026-05-27T06:36:00Z">
        <w:r>
          <w:t xml:space="preserve">Figure 7: State machine of the Eager mode extension to the </w:t>
        </w:r>
        <w:del w:id="758" w:author="HOANG VAN HA" w:date="2026-05-27T16:01:00Z" w16du:dateUtc="2026-05-27T07:01:00Z">
          <w:r w:rsidDel="000308F2">
            <w:delText xml:space="preserve">AccMotionDet-based </w:delText>
          </w:r>
        </w:del>
      </w:moveTo>
      <w:ins w:id="759" w:author="HOANG VAN HA" w:date="2026-05-27T16:01:00Z" w16du:dateUtc="2026-05-27T07:01:00Z">
        <w:r w:rsidR="000308F2">
          <w:t>S</w:t>
        </w:r>
      </w:ins>
      <w:moveTo w:id="760" w:author="HOANG VAN HA" w:date="2026-05-27T15:36:00Z" w16du:dateUtc="2026-05-27T06:36:00Z">
        <w:del w:id="761" w:author="HOANG VAN HA" w:date="2026-05-27T16:01:00Z" w16du:dateUtc="2026-05-27T07:01:00Z">
          <w:r w:rsidDel="000308F2">
            <w:delText>s</w:delText>
          </w:r>
        </w:del>
        <w:r>
          <w:t xml:space="preserve">kip </w:t>
        </w:r>
      </w:moveTo>
      <w:ins w:id="762" w:author="HOANG VAN HA" w:date="2026-05-27T16:01:00Z" w16du:dateUtc="2026-05-27T07:01:00Z">
        <w:r w:rsidR="000308F2">
          <w:t>M</w:t>
        </w:r>
      </w:ins>
      <w:moveTo w:id="763" w:author="HOANG VAN HA" w:date="2026-05-27T15:36:00Z" w16du:dateUtc="2026-05-27T06:36:00Z">
        <w:del w:id="764" w:author="HOANG VAN HA" w:date="2026-05-27T16:01:00Z" w16du:dateUtc="2026-05-27T07:01:00Z">
          <w:r w:rsidDel="000308F2">
            <w:delText>m</w:delText>
          </w:r>
        </w:del>
        <w:r>
          <w:t xml:space="preserve">odule. Transitions are annotated with </w:t>
        </w:r>
        <w:r>
          <w:rPr>
            <w:i/>
          </w:rPr>
          <w:t xml:space="preserve">if </w:t>
        </w:r>
        <w:r>
          <w:t xml:space="preserve">conditions and </w:t>
        </w:r>
        <w:r>
          <w:rPr>
            <w:i/>
          </w:rPr>
          <w:t xml:space="preserve">then </w:t>
        </w:r>
        <w:r>
          <w:t xml:space="preserve">actions specifying variable updates. In Normal mode, S operates as designed, with periodic forced checks every </w:t>
        </w:r>
        <w:r>
          <w:rPr>
            <w:rFonts w:ascii="Cambria Math" w:hAnsi="Cambria Math" w:cs="Cambria Math"/>
          </w:rPr>
          <w:t>𝑁</w:t>
        </w:r>
        <w:r>
          <w:rPr>
            <w:vertAlign w:val="subscript"/>
          </w:rPr>
          <w:t xml:space="preserve">chk </w:t>
        </w:r>
        <w:r>
          <w:t xml:space="preserve">frames. Upon </w:t>
        </w:r>
        <w:r>
          <w:rPr>
            <w:rFonts w:ascii="Cambria Math" w:hAnsi="Cambria Math" w:cs="Cambria Math"/>
          </w:rPr>
          <w:t>𝑊</w:t>
        </w:r>
        <w:r>
          <w:rPr>
            <w:vertAlign w:val="subscript"/>
          </w:rPr>
          <w:t xml:space="preserve">fire </w:t>
        </w:r>
        <w:r>
          <w:t>consecutive positive predictions, the system enters Eager mode, bypassing S</w:t>
        </w:r>
      </w:moveTo>
      <w:ins w:id="765" w:author="HOANG VAN HA" w:date="2026-05-27T16:02:00Z" w16du:dateUtc="2026-05-27T07:02:00Z">
        <w:r w:rsidR="000308F2">
          <w:t xml:space="preserve"> </w:t>
        </w:r>
        <w:r w:rsidR="000308F2">
          <w:rPr>
            <w:sz w:val="18"/>
          </w:rPr>
          <w:t>(</w:t>
        </w:r>
        <w:r w:rsidR="000308F2">
          <w:t xml:space="preserve">i.e., </w:t>
        </w:r>
        <w:r w:rsidR="000308F2">
          <w:rPr>
            <w:rFonts w:ascii="Cambria Math" w:hAnsi="Cambria Math" w:cs="Cambria Math"/>
          </w:rPr>
          <w:t>𝑠</w:t>
        </w:r>
        <w:r w:rsidR="000308F2">
          <w:rPr>
            <w:rFonts w:ascii="Cambria Math" w:hAnsi="Cambria Math" w:cs="Cambria Math"/>
            <w:vertAlign w:val="subscript"/>
          </w:rPr>
          <w:t>𝑡</w:t>
        </w:r>
        <w:r w:rsidR="000308F2">
          <w:rPr>
            <w:vertAlign w:val="subscript"/>
          </w:rPr>
          <w:t xml:space="preserve"> </w:t>
        </w:r>
        <w:r w:rsidR="000308F2">
          <w:t>= 1</w:t>
        </w:r>
        <w:r w:rsidR="000308F2">
          <w:rPr>
            <w:sz w:val="18"/>
          </w:rPr>
          <w:t xml:space="preserve">) </w:t>
        </w:r>
        <w:r w:rsidR="000308F2">
          <w:t xml:space="preserve">to forward every frame to M. The system returns to Normal mode after </w:t>
        </w:r>
        <w:r w:rsidR="000308F2">
          <w:rPr>
            <w:rFonts w:ascii="Cambria Math" w:hAnsi="Cambria Math" w:cs="Cambria Math"/>
          </w:rPr>
          <w:t>𝑊</w:t>
        </w:r>
        <w:r w:rsidR="000308F2">
          <w:rPr>
            <w:vertAlign w:val="subscript"/>
          </w:rPr>
          <w:t xml:space="preserve">clr </w:t>
        </w:r>
        <w:r w:rsidR="000308F2">
          <w:t>consecutive negative predictions.</w:t>
        </w:r>
      </w:ins>
    </w:p>
    <w:p w14:paraId="39742A05" w14:textId="75420AFE" w:rsidR="00794FE5" w:rsidRPr="00794FE5" w:rsidRDefault="00794FE5">
      <w:pPr>
        <w:spacing w:after="32"/>
        <w:ind w:right="20"/>
        <w:rPr>
          <w:moveTo w:id="766" w:author="HOANG VAN HA" w:date="2026-05-27T15:36:00Z" w16du:dateUtc="2026-05-27T06:36:00Z"/>
          <w:rFonts w:eastAsiaTheme="minorEastAsia"/>
          <w:color w:val="EE0000"/>
          <w:lang w:eastAsia="ko-KR"/>
          <w:rPrChange w:id="767" w:author="cs park" w:date="2026-05-28T09:08:00Z" w16du:dateUtc="2026-05-28T00:08:00Z">
            <w:rPr>
              <w:moveTo w:id="768" w:author="HOANG VAN HA" w:date="2026-05-27T15:36:00Z" w16du:dateUtc="2026-05-27T06:36:00Z"/>
            </w:rPr>
          </w:rPrChange>
        </w:rPr>
        <w:pPrChange w:id="769" w:author="HOANG VAN HA" w:date="2026-05-27T15:36:00Z" w16du:dateUtc="2026-05-27T06:36:00Z">
          <w:pPr>
            <w:spacing w:after="32"/>
            <w:ind w:left="47" w:right="20"/>
          </w:pPr>
        </w:pPrChange>
      </w:pPr>
      <w:ins w:id="770" w:author="cs park" w:date="2026-05-28T09:07:00Z" w16du:dateUtc="2026-05-28T00:07:00Z">
        <w:r w:rsidRPr="00794FE5">
          <w:rPr>
            <w:rFonts w:eastAsiaTheme="minorEastAsia"/>
            <w:color w:val="EE0000"/>
            <w:lang w:eastAsia="ko-KR"/>
            <w:rPrChange w:id="771" w:author="cs park" w:date="2026-05-28T09:08:00Z" w16du:dateUtc="2026-05-28T00:08:00Z">
              <w:rPr>
                <w:rFonts w:eastAsiaTheme="minorEastAsia"/>
                <w:lang w:eastAsia="ko-KR"/>
              </w:rPr>
            </w:rPrChange>
          </w:rPr>
          <w:t>Cfire -&gt; cevent</w:t>
        </w:r>
      </w:ins>
      <w:ins w:id="772" w:author="cs park" w:date="2026-05-28T09:08:00Z" w16du:dateUtc="2026-05-28T00:08:00Z">
        <w:r w:rsidRPr="00794FE5">
          <w:rPr>
            <w:rFonts w:eastAsiaTheme="minorEastAsia"/>
            <w:color w:val="EE0000"/>
            <w:lang w:eastAsia="ko-KR"/>
            <w:rPrChange w:id="773" w:author="cs park" w:date="2026-05-28T09:08:00Z" w16du:dateUtc="2026-05-28T00:08:00Z">
              <w:rPr>
                <w:rFonts w:eastAsiaTheme="minorEastAsia"/>
                <w:lang w:eastAsia="ko-KR"/>
              </w:rPr>
            </w:rPrChange>
          </w:rPr>
          <w:t>, cburst-&gt;c</w:t>
        </w:r>
      </w:ins>
      <w:ins w:id="774" w:author="cs park" w:date="2026-05-28T09:10:00Z" w16du:dateUtc="2026-05-28T00:10:00Z">
        <w:r>
          <w:rPr>
            <w:rFonts w:eastAsiaTheme="minorEastAsia" w:hint="eastAsia"/>
            <w:color w:val="EE0000"/>
            <w:lang w:eastAsia="ko-KR"/>
          </w:rPr>
          <w:t>force</w:t>
        </w:r>
      </w:ins>
      <w:ins w:id="775" w:author="cs park" w:date="2026-05-28T09:08:00Z" w16du:dateUtc="2026-05-28T00:08:00Z">
        <w:r>
          <w:rPr>
            <w:rFonts w:eastAsiaTheme="minorEastAsia" w:hint="eastAsia"/>
            <w:color w:val="EE0000"/>
            <w:lang w:eastAsia="ko-KR"/>
          </w:rPr>
          <w:t xml:space="preserve">, </w:t>
        </w:r>
        <w:r>
          <w:rPr>
            <w:rFonts w:eastAsiaTheme="minorEastAsia"/>
            <w:color w:val="EE0000"/>
            <w:lang w:eastAsia="ko-KR"/>
          </w:rPr>
          <w:t>…</w:t>
        </w:r>
      </w:ins>
      <w:ins w:id="776" w:author="cs park" w:date="2026-05-28T09:09:00Z" w16du:dateUtc="2026-05-28T00:09:00Z">
        <w:r>
          <w:rPr>
            <w:rFonts w:eastAsiaTheme="minorEastAsia" w:hint="eastAsia"/>
            <w:color w:val="EE0000"/>
            <w:lang w:eastAsia="ko-KR"/>
          </w:rPr>
          <w:t xml:space="preserve">. This </w:t>
        </w:r>
      </w:ins>
      <w:ins w:id="777" w:author="cs park" w:date="2026-05-28T09:10:00Z" w16du:dateUtc="2026-05-28T00:10:00Z">
        <w:r>
          <w:rPr>
            <w:rFonts w:eastAsiaTheme="minorEastAsia" w:hint="eastAsia"/>
            <w:color w:val="EE0000"/>
            <w:lang w:eastAsia="ko-KR"/>
          </w:rPr>
          <w:t>state diagram is difficult to understand..</w:t>
        </w:r>
      </w:ins>
    </w:p>
    <w:p w14:paraId="2AC86142" w14:textId="40EB59BB" w:rsidR="00EE0F32" w:rsidDel="00794FE5" w:rsidRDefault="00EE0F32">
      <w:pPr>
        <w:pStyle w:val="Heading2"/>
        <w:tabs>
          <w:tab w:val="center" w:pos="3228"/>
        </w:tabs>
        <w:spacing w:after="0"/>
        <w:ind w:left="0" w:firstLine="0"/>
        <w:rPr>
          <w:del w:id="778" w:author="HOANG VAN HA" w:date="2026-05-27T15:36:00Z" w16du:dateUtc="2026-05-27T06:36:00Z"/>
          <w:rFonts w:eastAsiaTheme="minorEastAsia"/>
          <w:sz w:val="18"/>
          <w:lang w:eastAsia="ko-KR"/>
        </w:rPr>
      </w:pPr>
      <w:moveTo w:id="779" w:author="HOANG VAN HA" w:date="2026-05-27T15:36:00Z" w16du:dateUtc="2026-05-27T06:36:00Z">
        <w:del w:id="780" w:author="HOANG VAN HA" w:date="2026-05-27T16:02:00Z" w16du:dateUtc="2026-05-27T07:02:00Z">
          <w:r w:rsidDel="000308F2">
            <w:rPr>
              <w:sz w:val="18"/>
            </w:rPr>
            <w:delText>(</w:delText>
          </w:r>
          <w:r w:rsidDel="000308F2">
            <w:delText xml:space="preserve">i.e., </w:delText>
          </w:r>
          <w:r w:rsidDel="000308F2">
            <w:rPr>
              <w:rFonts w:ascii="Cambria Math" w:hAnsi="Cambria Math" w:cs="Cambria Math"/>
            </w:rPr>
            <w:delText>𝑠</w:delText>
          </w:r>
          <w:r w:rsidDel="000308F2">
            <w:rPr>
              <w:rFonts w:ascii="Cambria Math" w:hAnsi="Cambria Math" w:cs="Cambria Math"/>
              <w:vertAlign w:val="subscript"/>
            </w:rPr>
            <w:delText>𝑡</w:delText>
          </w:r>
          <w:r w:rsidDel="000308F2">
            <w:rPr>
              <w:vertAlign w:val="subscript"/>
            </w:rPr>
            <w:delText xml:space="preserve"> </w:delText>
          </w:r>
          <w:r w:rsidDel="000308F2">
            <w:delText>= 1</w:delText>
          </w:r>
          <w:r w:rsidDel="000308F2">
            <w:rPr>
              <w:sz w:val="18"/>
            </w:rPr>
            <w:delText xml:space="preserve">) </w:delText>
          </w:r>
          <w:r w:rsidDel="000308F2">
            <w:delText xml:space="preserve">to forward every frame to M. The system returns to Normal mode after </w:delText>
          </w:r>
          <w:r w:rsidDel="000308F2">
            <w:rPr>
              <w:rFonts w:ascii="Cambria Math" w:hAnsi="Cambria Math" w:cs="Cambria Math"/>
            </w:rPr>
            <w:delText>𝑊</w:delText>
          </w:r>
          <w:r w:rsidDel="000308F2">
            <w:rPr>
              <w:vertAlign w:val="subscript"/>
            </w:rPr>
            <w:delText xml:space="preserve">clr </w:delText>
          </w:r>
          <w:r w:rsidDel="000308F2">
            <w:delText>consecutive negative predictions.</w:delText>
          </w:r>
        </w:del>
      </w:moveTo>
    </w:p>
    <w:p w14:paraId="364DC12A" w14:textId="77777777" w:rsidR="00794FE5" w:rsidRPr="00794FE5" w:rsidRDefault="00794FE5">
      <w:pPr>
        <w:rPr>
          <w:ins w:id="781" w:author="cs park" w:date="2026-05-28T09:11:00Z" w16du:dateUtc="2026-05-28T00:11:00Z"/>
          <w:moveTo w:id="782" w:author="HOANG VAN HA" w:date="2026-05-27T15:36:00Z" w16du:dateUtc="2026-05-27T06:36:00Z"/>
          <w:rFonts w:eastAsiaTheme="minorEastAsia"/>
          <w:lang w:eastAsia="ko-KR"/>
          <w:rPrChange w:id="783" w:author="cs park" w:date="2026-05-28T09:11:00Z" w16du:dateUtc="2026-05-28T00:11:00Z">
            <w:rPr>
              <w:ins w:id="784" w:author="cs park" w:date="2026-05-28T09:11:00Z" w16du:dateUtc="2026-05-28T00:11:00Z"/>
              <w:moveTo w:id="785" w:author="HOANG VAN HA" w:date="2026-05-27T15:36:00Z" w16du:dateUtc="2026-05-27T06:36:00Z"/>
            </w:rPr>
          </w:rPrChange>
        </w:rPr>
        <w:pPrChange w:id="786" w:author="cs park" w:date="2026-05-28T09:11:00Z" w16du:dateUtc="2026-05-28T00:11:00Z">
          <w:pPr>
            <w:spacing w:after="468"/>
            <w:ind w:left="47" w:right="20"/>
          </w:pPr>
        </w:pPrChange>
      </w:pPr>
    </w:p>
    <w:moveToRangeEnd w:id="756"/>
    <w:p w14:paraId="35959141" w14:textId="3742CEE8" w:rsidR="00357641" w:rsidRDefault="00000000">
      <w:pPr>
        <w:pStyle w:val="Heading2"/>
        <w:tabs>
          <w:tab w:val="center" w:pos="3228"/>
        </w:tabs>
        <w:spacing w:after="0"/>
        <w:ind w:left="0" w:firstLine="0"/>
        <w:rPr>
          <w:ins w:id="787" w:author="cs park" w:date="2026-05-28T09:11:00Z" w16du:dateUtc="2026-05-28T00:11:00Z"/>
          <w:rFonts w:eastAsiaTheme="minorEastAsia"/>
          <w:lang w:eastAsia="ko-KR"/>
        </w:rPr>
      </w:pPr>
      <w:r>
        <w:t>3.3</w:t>
      </w:r>
      <w:r>
        <w:tab/>
        <w:t>Skip Module Hyperparameter Optimization</w:t>
      </w:r>
    </w:p>
    <w:p w14:paraId="63B28C3D" w14:textId="77777777" w:rsidR="00794FE5" w:rsidRDefault="00794FE5" w:rsidP="00794FE5">
      <w:pPr>
        <w:rPr>
          <w:ins w:id="788" w:author="cs park" w:date="2026-05-28T09:11:00Z" w16du:dateUtc="2026-05-28T00:11:00Z"/>
          <w:rFonts w:eastAsiaTheme="minorEastAsia"/>
          <w:lang w:eastAsia="ko-KR"/>
        </w:rPr>
      </w:pPr>
    </w:p>
    <w:p w14:paraId="5396B262" w14:textId="0B486DF5" w:rsidR="00794FE5" w:rsidRDefault="00794FE5" w:rsidP="00794FE5">
      <w:pPr>
        <w:spacing w:after="142"/>
        <w:ind w:left="47" w:right="20"/>
        <w:rPr>
          <w:moveTo w:id="789" w:author="cs park" w:date="2026-05-28T09:11:00Z" w16du:dateUtc="2026-05-28T00:11:00Z"/>
        </w:rPr>
      </w:pPr>
      <w:moveToRangeStart w:id="790" w:author="cs park" w:date="2026-05-28T09:11:00Z" w:name="move230851896"/>
      <w:moveTo w:id="791" w:author="cs park" w:date="2026-05-28T09:11:00Z" w16du:dateUtc="2026-05-28T00:11:00Z">
        <w:r>
          <w:t xml:space="preserve">The skip module S, as described in Algorithm </w:t>
        </w:r>
        <w:r>
          <w:rPr>
            <w:color w:val="0000FF"/>
          </w:rPr>
          <w:t>1</w:t>
        </w:r>
        <w:r>
          <w:t>, is governed by several hyperparameters</w:t>
        </w:r>
      </w:moveTo>
      <w:ins w:id="792" w:author="cs park" w:date="2026-05-28T09:21:00Z" w16du:dateUtc="2026-05-28T00:21:00Z">
        <w:r w:rsidR="005308B8">
          <w:rPr>
            <w:rFonts w:eastAsiaTheme="minorEastAsia" w:hint="eastAsia"/>
            <w:lang w:eastAsia="ko-KR"/>
          </w:rPr>
          <w:t xml:space="preserve">, </w:t>
        </w:r>
      </w:ins>
      <w:moveTo w:id="793" w:author="cs park" w:date="2026-05-28T09:11:00Z" w16du:dateUtc="2026-05-28T00:11:00Z">
        <w:del w:id="794" w:author="cs park" w:date="2026-05-28T09:21:00Z" w16du:dateUtc="2026-05-28T00:21:00Z">
          <w:r w:rsidDel="005308B8">
            <w:delText xml:space="preserve"> — </w:delText>
          </w:r>
        </w:del>
        <w:r>
          <w:t xml:space="preserve">including scale factor </w:t>
        </w:r>
        <w:r>
          <w:rPr>
            <w:rFonts w:ascii="Cambria Math" w:hAnsi="Cambria Math" w:cs="Cambria Math"/>
          </w:rPr>
          <w:t>𝛼</w:t>
        </w:r>
        <w:r>
          <w:t xml:space="preserve">, block active threshold </w:t>
        </w:r>
        <w:r>
          <w:rPr>
            <w:rFonts w:ascii="Cambria Math" w:hAnsi="Cambria Math" w:cs="Cambria Math"/>
          </w:rPr>
          <w:t>𝜏</w:t>
        </w:r>
        <w:r>
          <w:t xml:space="preserve">, and pixel difference sensitivity threshold </w:t>
        </w:r>
        <w:r>
          <w:rPr>
            <w:rFonts w:ascii="Cambria Math" w:hAnsi="Cambria Math" w:cs="Cambria Math"/>
          </w:rPr>
          <w:t>𝜏</w:t>
        </w:r>
        <w:r>
          <w:rPr>
            <w:rFonts w:ascii="Cambria Math" w:hAnsi="Cambria Math" w:cs="Cambria Math"/>
            <w:vertAlign w:val="subscript"/>
          </w:rPr>
          <w:t>𝑑</w:t>
        </w:r>
        <w:del w:id="795" w:author="cs park" w:date="2026-05-28T09:22:00Z" w16du:dateUtc="2026-05-28T00:22:00Z">
          <w:r w:rsidDel="005308B8">
            <w:rPr>
              <w:vertAlign w:val="subscript"/>
            </w:rPr>
            <w:delText xml:space="preserve"> </w:delText>
          </w:r>
          <w:r w:rsidDel="005308B8">
            <w:delText>—</w:delText>
          </w:r>
        </w:del>
      </w:moveTo>
      <w:ins w:id="796" w:author="cs park" w:date="2026-05-28T09:22:00Z" w16du:dateUtc="2026-05-28T00:22:00Z">
        <w:r w:rsidR="005308B8">
          <w:rPr>
            <w:rFonts w:eastAsiaTheme="minorEastAsia" w:hint="eastAsia"/>
            <w:lang w:eastAsia="ko-KR"/>
          </w:rPr>
          <w:t xml:space="preserve">, </w:t>
        </w:r>
      </w:ins>
      <w:ins w:id="797" w:author="cs park" w:date="2026-05-28T09:23:00Z" w16du:dateUtc="2026-05-28T00:23:00Z">
        <w:r w:rsidR="005308B8">
          <w:rPr>
            <w:rFonts w:eastAsiaTheme="minorEastAsia" w:hint="eastAsia"/>
            <w:lang w:eastAsia="ko-KR"/>
          </w:rPr>
          <w:t xml:space="preserve">all of which </w:t>
        </w:r>
      </w:ins>
      <w:moveTo w:id="798" w:author="cs park" w:date="2026-05-28T09:11:00Z" w16du:dateUtc="2026-05-28T00:11:00Z">
        <w:del w:id="799" w:author="cs park" w:date="2026-05-28T09:22:00Z" w16du:dateUtc="2026-05-28T00:22:00Z">
          <w:r w:rsidDel="005308B8">
            <w:delText xml:space="preserve"> </w:delText>
          </w:r>
        </w:del>
        <w:del w:id="800" w:author="cs park" w:date="2026-05-28T09:23:00Z" w16du:dateUtc="2026-05-28T00:23:00Z">
          <w:r w:rsidDel="005308B8">
            <w:delText xml:space="preserve">that </w:delText>
          </w:r>
        </w:del>
        <w:r>
          <w:t xml:space="preserve">can significantly affect overall system </w:t>
        </w:r>
      </w:moveTo>
      <w:ins w:id="801" w:author="cs park" w:date="2026-05-28T09:23:00Z" w16du:dateUtc="2026-05-28T00:23:00Z">
        <w:r w:rsidR="005308B8">
          <w:rPr>
            <w:rFonts w:eastAsiaTheme="minorEastAsia"/>
            <w:lang w:eastAsia="ko-KR"/>
          </w:rPr>
          <w:t>throughput</w:t>
        </w:r>
        <w:r w:rsidR="005308B8">
          <w:rPr>
            <w:rFonts w:eastAsiaTheme="minorEastAsia" w:hint="eastAsia"/>
            <w:lang w:eastAsia="ko-KR"/>
          </w:rPr>
          <w:t xml:space="preserve"> and detection </w:t>
        </w:r>
      </w:ins>
      <w:moveTo w:id="802" w:author="cs park" w:date="2026-05-28T09:11:00Z" w16du:dateUtc="2026-05-28T00:11:00Z">
        <w:r>
          <w:t xml:space="preserve">performance. To identify the optimal configuration, we employ a constrained grid search over a validation set </w:t>
        </w:r>
        <w:r>
          <w:rPr>
            <w:rFonts w:ascii="Cambria Math" w:hAnsi="Cambria Math" w:cs="Cambria Math"/>
          </w:rPr>
          <w:t>𝐷</w:t>
        </w:r>
        <w:r>
          <w:rPr>
            <w:vertAlign w:val="subscript"/>
          </w:rPr>
          <w:t>val</w:t>
        </w:r>
        <w:r>
          <w:t xml:space="preserve">. Let </w:t>
        </w:r>
        <w:r>
          <w:rPr>
            <w:rFonts w:ascii="Cambria Math" w:hAnsi="Cambria Math" w:cs="Cambria Math"/>
          </w:rPr>
          <w:t>𝑅</w:t>
        </w:r>
        <w:r>
          <w:rPr>
            <w:vertAlign w:val="subscript"/>
          </w:rPr>
          <w:t xml:space="preserve">base </w:t>
        </w:r>
        <w:r>
          <w:t xml:space="preserve">denote the baseline recall </w:t>
        </w:r>
      </w:moveTo>
      <w:ins w:id="803" w:author="cs park" w:date="2026-05-28T09:25:00Z" w16du:dateUtc="2026-05-28T00:25:00Z">
        <w:r w:rsidR="005308B8">
          <w:rPr>
            <w:rFonts w:eastAsiaTheme="minorEastAsia" w:hint="eastAsia"/>
            <w:lang w:eastAsia="ko-KR"/>
          </w:rPr>
          <w:t xml:space="preserve">obtained </w:t>
        </w:r>
      </w:ins>
      <w:moveTo w:id="804" w:author="cs park" w:date="2026-05-28T09:11:00Z" w16du:dateUtc="2026-05-28T00:11:00Z">
        <w:r>
          <w:t xml:space="preserve">without </w:t>
        </w:r>
      </w:moveTo>
      <w:ins w:id="805" w:author="cs park" w:date="2026-05-28T09:25:00Z" w16du:dateUtc="2026-05-28T00:25:00Z">
        <w:r w:rsidR="005308B8">
          <w:rPr>
            <w:rFonts w:eastAsiaTheme="minorEastAsia" w:hint="eastAsia"/>
            <w:lang w:eastAsia="ko-KR"/>
          </w:rPr>
          <w:t xml:space="preserve">frame </w:t>
        </w:r>
      </w:ins>
      <w:moveTo w:id="806" w:author="cs park" w:date="2026-05-28T09:11:00Z" w16du:dateUtc="2026-05-28T00:11:00Z">
        <w:r>
          <w:t>skipping. For each candidate</w:t>
        </w:r>
      </w:moveTo>
      <w:ins w:id="807" w:author="cs park" w:date="2026-05-28T09:25:00Z" w16du:dateUtc="2026-05-28T00:25:00Z">
        <w:r w:rsidR="005308B8">
          <w:rPr>
            <w:rFonts w:eastAsiaTheme="minorEastAsia" w:hint="eastAsia"/>
            <w:lang w:eastAsia="ko-KR"/>
          </w:rPr>
          <w:t xml:space="preserve"> configuration</w:t>
        </w:r>
      </w:ins>
      <w:moveTo w:id="808" w:author="cs park" w:date="2026-05-28T09:11:00Z" w16du:dateUtc="2026-05-28T00:11:00Z">
        <w:r>
          <w:t xml:space="preserve"> </w:t>
        </w:r>
        <w:r>
          <w:rPr>
            <w:rFonts w:ascii="Cambria Math" w:hAnsi="Cambria Math" w:cs="Cambria Math"/>
          </w:rPr>
          <w:t>𝜃</w:t>
        </w:r>
        <w:r>
          <w:t xml:space="preserve"> </w:t>
        </w:r>
        <w:r>
          <w:rPr>
            <w:rFonts w:ascii="Cambria Math" w:hAnsi="Cambria Math" w:cs="Cambria Math"/>
          </w:rPr>
          <w:t>∈</w:t>
        </w:r>
        <w:r>
          <w:t xml:space="preserve"> Θ, we evaluate the full pipeline </w:t>
        </w:r>
        <w:r w:rsidRPr="005308B8">
          <w:rPr>
            <w:color w:val="EE0000"/>
            <w:rPrChange w:id="809" w:author="cs park" w:date="2026-05-28T09:26:00Z" w16du:dateUtc="2026-05-28T00:26:00Z">
              <w:rPr/>
            </w:rPrChange>
          </w:rPr>
          <w:t>Read → S(</w:t>
        </w:r>
        <w:proofErr w:type="gramStart"/>
        <w:r w:rsidRPr="005308B8">
          <w:rPr>
            <w:rFonts w:ascii="Cambria Math" w:hAnsi="Cambria Math" w:cs="Cambria Math"/>
            <w:color w:val="EE0000"/>
            <w:rPrChange w:id="810" w:author="cs park" w:date="2026-05-28T09:26:00Z" w16du:dateUtc="2026-05-28T00:26:00Z">
              <w:rPr>
                <w:rFonts w:ascii="Cambria Math" w:hAnsi="Cambria Math" w:cs="Cambria Math"/>
              </w:rPr>
            </w:rPrChange>
          </w:rPr>
          <w:t>𝜃</w:t>
        </w:r>
        <w:r w:rsidRPr="005308B8">
          <w:rPr>
            <w:color w:val="EE0000"/>
            <w:rPrChange w:id="811" w:author="cs park" w:date="2026-05-28T09:26:00Z" w16du:dateUtc="2026-05-28T00:26:00Z">
              <w:rPr/>
            </w:rPrChange>
          </w:rPr>
          <w:t>) → [M</w:t>
        </w:r>
        <w:proofErr w:type="gramEnd"/>
        <w:r w:rsidRPr="005308B8">
          <w:rPr>
            <w:color w:val="EE0000"/>
            <w:rPrChange w:id="812" w:author="cs park" w:date="2026-05-28T09:26:00Z" w16du:dateUtc="2026-05-28T00:26:00Z">
              <w:rPr/>
            </w:rPrChange>
          </w:rPr>
          <w:t>]</w:t>
        </w:r>
      </w:moveTo>
      <w:ins w:id="813" w:author="cs park" w:date="2026-05-28T09:26:00Z" w16du:dateUtc="2026-05-28T00:26:00Z">
        <w:r w:rsidR="005308B8">
          <w:rPr>
            <w:rFonts w:eastAsiaTheme="minorEastAsia" w:hint="eastAsia"/>
            <w:color w:val="EE0000"/>
            <w:lang w:eastAsia="ko-KR"/>
          </w:rPr>
          <w:t xml:space="preserve">(?? </w:t>
        </w:r>
        <w:r w:rsidR="005308B8">
          <w:rPr>
            <w:rFonts w:eastAsiaTheme="minorEastAsia"/>
            <w:color w:val="EE0000"/>
            <w:lang w:eastAsia="ko-KR"/>
          </w:rPr>
          <w:t>R</w:t>
        </w:r>
        <w:r w:rsidR="005308B8">
          <w:rPr>
            <w:rFonts w:eastAsiaTheme="minorEastAsia" w:hint="eastAsia"/>
            <w:color w:val="EE0000"/>
            <w:lang w:eastAsia="ko-KR"/>
          </w:rPr>
          <w:t>evise this)</w:t>
        </w:r>
      </w:ins>
      <w:moveTo w:id="814" w:author="cs park" w:date="2026-05-28T09:11:00Z" w16du:dateUtc="2026-05-28T00:11:00Z">
        <w:r>
          <w:t xml:space="preserve"> and compute recall </w:t>
        </w:r>
        <w:r>
          <w:rPr>
            <w:rFonts w:ascii="Cambria Math" w:hAnsi="Cambria Math" w:cs="Cambria Math"/>
          </w:rPr>
          <w:t>𝑅</w:t>
        </w:r>
        <w:r>
          <w:t>(</w:t>
        </w:r>
        <w:r>
          <w:rPr>
            <w:rFonts w:ascii="Cambria Math" w:hAnsi="Cambria Math" w:cs="Cambria Math"/>
          </w:rPr>
          <w:t>𝜃</w:t>
        </w:r>
        <w:r>
          <w:t xml:space="preserve">) and skip rate </w:t>
        </w:r>
        <w:r>
          <w:rPr>
            <w:rFonts w:ascii="Cambria Math" w:hAnsi="Cambria Math" w:cs="Cambria Math"/>
          </w:rPr>
          <w:t>𝑆</w:t>
        </w:r>
        <w:r>
          <w:rPr>
            <w:rFonts w:ascii="Cambria Math" w:hAnsi="Cambria Math" w:cs="Cambria Math"/>
            <w:vertAlign w:val="subscript"/>
          </w:rPr>
          <w:t>𝑟</w:t>
        </w:r>
        <w:r>
          <w:t>(</w:t>
        </w:r>
        <w:r>
          <w:rPr>
            <w:rFonts w:ascii="Cambria Math" w:hAnsi="Cambria Math" w:cs="Cambria Math"/>
          </w:rPr>
          <w:t>𝜃</w:t>
        </w:r>
        <w:r>
          <w:t xml:space="preserve">) </w:t>
        </w:r>
        <w:r>
          <w:rPr>
            <w:sz w:val="18"/>
          </w:rPr>
          <w:t>(</w:t>
        </w:r>
        <w:r>
          <w:t xml:space="preserve">see Section </w:t>
        </w:r>
        <w:r>
          <w:rPr>
            <w:color w:val="0000FF"/>
          </w:rPr>
          <w:t xml:space="preserve">4.2 </w:t>
        </w:r>
        <w:r>
          <w:t>for formal definitions</w:t>
        </w:r>
        <w:r>
          <w:rPr>
            <w:sz w:val="18"/>
          </w:rPr>
          <w:t>).</w:t>
        </w:r>
      </w:moveTo>
    </w:p>
    <w:moveToRangeEnd w:id="790"/>
    <w:p w14:paraId="659990A7" w14:textId="77777777" w:rsidR="00794FE5" w:rsidRPr="00794FE5" w:rsidRDefault="00794FE5">
      <w:pPr>
        <w:rPr>
          <w:rFonts w:eastAsiaTheme="minorEastAsia"/>
          <w:lang w:eastAsia="ko-KR"/>
          <w:rPrChange w:id="815" w:author="cs park" w:date="2026-05-28T09:11:00Z" w16du:dateUtc="2026-05-28T00:11:00Z">
            <w:rPr/>
          </w:rPrChange>
        </w:rPr>
        <w:pPrChange w:id="816" w:author="cs park" w:date="2026-05-28T09:11:00Z" w16du:dateUtc="2026-05-28T00:11:00Z">
          <w:pPr>
            <w:pStyle w:val="Heading2"/>
            <w:tabs>
              <w:tab w:val="center" w:pos="3228"/>
            </w:tabs>
            <w:spacing w:after="0"/>
            <w:ind w:left="0" w:firstLine="0"/>
          </w:pPr>
        </w:pPrChange>
      </w:pPr>
    </w:p>
    <w:p w14:paraId="45F23C6F" w14:textId="77777777" w:rsidR="00357641" w:rsidRDefault="00000000">
      <w:pPr>
        <w:spacing w:after="198" w:line="259" w:lineRule="auto"/>
        <w:ind w:left="1676" w:right="0" w:firstLine="0"/>
        <w:jc w:val="left"/>
      </w:pPr>
      <w:r>
        <w:rPr>
          <w:noProof/>
        </w:rPr>
        <w:lastRenderedPageBreak/>
        <w:drawing>
          <wp:inline distT="0" distB="0" distL="0" distR="0" wp14:anchorId="0BB67C64" wp14:editId="72CEBFD9">
            <wp:extent cx="4787991" cy="420951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13"/>
                    <a:stretch>
                      <a:fillRect/>
                    </a:stretch>
                  </pic:blipFill>
                  <pic:spPr>
                    <a:xfrm>
                      <a:off x="0" y="0"/>
                      <a:ext cx="4787991" cy="4209510"/>
                    </a:xfrm>
                    <a:prstGeom prst="rect">
                      <a:avLst/>
                    </a:prstGeom>
                  </pic:spPr>
                </pic:pic>
              </a:graphicData>
            </a:graphic>
          </wp:inline>
        </w:drawing>
      </w:r>
    </w:p>
    <w:p w14:paraId="790555A6" w14:textId="57C2ADCB" w:rsidR="00357641" w:rsidDel="00794FE5" w:rsidRDefault="00000000">
      <w:pPr>
        <w:spacing w:after="142"/>
        <w:ind w:left="47" w:right="20"/>
        <w:rPr>
          <w:moveFrom w:id="817" w:author="cs park" w:date="2026-05-28T09:11:00Z" w16du:dateUtc="2026-05-28T00:11:00Z"/>
        </w:rPr>
      </w:pPr>
      <w:moveFromRangeStart w:id="818" w:author="cs park" w:date="2026-05-28T09:11:00Z" w:name="move230851896"/>
      <w:moveFrom w:id="819" w:author="cs park" w:date="2026-05-28T09:11:00Z" w16du:dateUtc="2026-05-28T00:11:00Z">
        <w:r w:rsidDel="00794FE5">
          <w:t xml:space="preserve">The skip module S, as described in Algorithm </w:t>
        </w:r>
        <w:r w:rsidDel="00794FE5">
          <w:rPr>
            <w:color w:val="0000FF"/>
          </w:rPr>
          <w:t>1</w:t>
        </w:r>
        <w:r w:rsidDel="00794FE5">
          <w:t>, is governed by several hyperparameters — including scale factor 𝛼, block active threshold 𝜏, and pixel difference sensitivity threshold 𝜏</w:t>
        </w:r>
        <w:r w:rsidDel="00794FE5">
          <w:rPr>
            <w:vertAlign w:val="subscript"/>
          </w:rPr>
          <w:t xml:space="preserve">𝑑 </w:t>
        </w:r>
        <w:r w:rsidDel="00794FE5">
          <w:t>— that can significantly affect overall system performance. To identify the optimal configuration, we employ a constrained grid search over a validation set 𝐷</w:t>
        </w:r>
        <w:r w:rsidDel="00794FE5">
          <w:rPr>
            <w:vertAlign w:val="subscript"/>
          </w:rPr>
          <w:t>val</w:t>
        </w:r>
        <w:r w:rsidDel="00794FE5">
          <w:t>. Let 𝑅</w:t>
        </w:r>
        <w:r w:rsidDel="00794FE5">
          <w:rPr>
            <w:vertAlign w:val="subscript"/>
          </w:rPr>
          <w:t xml:space="preserve">base </w:t>
        </w:r>
        <w:r w:rsidDel="00794FE5">
          <w:t>denote the baseline recall without skipping. For each candidate 𝜃 ∈ Θ, we evaluate the full pipeline Read → S(𝜃) → [M] and compute recall 𝑅(𝜃) and skip rate 𝑆</w:t>
        </w:r>
        <w:r w:rsidDel="00794FE5">
          <w:rPr>
            <w:vertAlign w:val="subscript"/>
          </w:rPr>
          <w:t>𝑟</w:t>
        </w:r>
        <w:r w:rsidDel="00794FE5">
          <w:t xml:space="preserve">(𝜃) </w:t>
        </w:r>
        <w:r w:rsidDel="00794FE5">
          <w:rPr>
            <w:sz w:val="18"/>
          </w:rPr>
          <w:t>(</w:t>
        </w:r>
        <w:r w:rsidDel="00794FE5">
          <w:t xml:space="preserve">see Section </w:t>
        </w:r>
        <w:r w:rsidDel="00794FE5">
          <w:rPr>
            <w:color w:val="0000FF"/>
          </w:rPr>
          <w:t xml:space="preserve">4.2 </w:t>
        </w:r>
        <w:r w:rsidDel="00794FE5">
          <w:t>for formal definitions</w:t>
        </w:r>
        <w:r w:rsidDel="00794FE5">
          <w:rPr>
            <w:sz w:val="18"/>
          </w:rPr>
          <w:t>).</w:t>
        </w:r>
      </w:moveFrom>
    </w:p>
    <w:moveFromRangeEnd w:id="818"/>
    <w:p w14:paraId="5CB3ADA6" w14:textId="2BBA6374" w:rsidR="00357641" w:rsidRDefault="00000000">
      <w:pPr>
        <w:spacing w:after="224"/>
        <w:ind w:left="47" w:right="20"/>
      </w:pPr>
      <w:r>
        <w:rPr>
          <w:b/>
        </w:rPr>
        <w:t xml:space="preserve">Feasibility constraint. </w:t>
      </w:r>
      <w:r>
        <w:t>A candidate</w:t>
      </w:r>
      <w:ins w:id="820" w:author="cs park" w:date="2026-05-28T09:44:00Z" w16du:dateUtc="2026-05-28T00:44:00Z">
        <w:r w:rsidR="00044B3E">
          <w:rPr>
            <w:rFonts w:eastAsiaTheme="minorEastAsia" w:hint="eastAsia"/>
            <w:lang w:eastAsia="ko-KR"/>
          </w:rPr>
          <w:t xml:space="preserve"> configuration</w:t>
        </w:r>
      </w:ins>
      <w:r>
        <w:t xml:space="preserve"> 𝜃 is feasible only if:</w:t>
      </w:r>
    </w:p>
    <w:p w14:paraId="7419AC51" w14:textId="77777777" w:rsidR="00357641" w:rsidRDefault="00000000">
      <w:pPr>
        <w:tabs>
          <w:tab w:val="center" w:pos="5446"/>
          <w:tab w:val="right" w:pos="10870"/>
        </w:tabs>
        <w:spacing w:after="210" w:line="265" w:lineRule="auto"/>
        <w:ind w:left="0" w:right="0" w:firstLine="0"/>
        <w:jc w:val="left"/>
      </w:pPr>
      <w:r>
        <w:rPr>
          <w:rFonts w:ascii="Calibri" w:eastAsia="Calibri" w:hAnsi="Calibri" w:cs="Calibri"/>
          <w:sz w:val="22"/>
        </w:rPr>
        <w:tab/>
      </w:r>
      <w:r>
        <w:t>𝑅(𝜃) ≥ 𝑅</w:t>
      </w:r>
      <w:r>
        <w:rPr>
          <w:vertAlign w:val="subscript"/>
        </w:rPr>
        <w:t xml:space="preserve">base </w:t>
      </w:r>
      <w:r>
        <w:t>− 𝛿</w:t>
      </w:r>
      <w:r>
        <w:rPr>
          <w:vertAlign w:val="subscript"/>
        </w:rPr>
        <w:t>𝑅</w:t>
      </w:r>
      <w:r>
        <w:t>,</w:t>
      </w:r>
      <w:r>
        <w:tab/>
      </w:r>
      <w:r>
        <w:rPr>
          <w:sz w:val="18"/>
        </w:rPr>
        <w:t>(</w:t>
      </w:r>
      <w:r>
        <w:t>1</w:t>
      </w:r>
      <w:r>
        <w:rPr>
          <w:sz w:val="18"/>
        </w:rPr>
        <w:t>)</w:t>
      </w:r>
    </w:p>
    <w:p w14:paraId="74558763" w14:textId="77777777" w:rsidR="00044B3E" w:rsidRDefault="00000000">
      <w:pPr>
        <w:spacing w:after="176" w:line="409" w:lineRule="auto"/>
        <w:ind w:left="47" w:right="20"/>
        <w:rPr>
          <w:ins w:id="821" w:author="cs park" w:date="2026-05-28T09:45:00Z" w16du:dateUtc="2026-05-28T00:45:00Z"/>
          <w:rFonts w:eastAsiaTheme="minorEastAsia"/>
          <w:sz w:val="18"/>
          <w:lang w:eastAsia="ko-KR"/>
        </w:rPr>
      </w:pPr>
      <w:proofErr w:type="gramStart"/>
      <w:r>
        <w:t>where 𝛿</w:t>
      </w:r>
      <w:r>
        <w:rPr>
          <w:vertAlign w:val="subscript"/>
        </w:rPr>
        <w:t>𝑅</w:t>
      </w:r>
      <w:proofErr w:type="gramEnd"/>
      <w:r>
        <w:rPr>
          <w:vertAlign w:val="subscript"/>
        </w:rPr>
        <w:t xml:space="preserve"> </w:t>
      </w:r>
      <w:r>
        <w:t xml:space="preserve">&gt; 0 </w:t>
      </w:r>
      <w:ins w:id="822" w:author="cs park" w:date="2026-05-28T09:44:00Z" w16du:dateUtc="2026-05-28T00:44:00Z">
        <w:r w:rsidR="00044B3E">
          <w:rPr>
            <w:rFonts w:eastAsiaTheme="minorEastAsia" w:hint="eastAsia"/>
            <w:lang w:eastAsia="ko-KR"/>
          </w:rPr>
          <w:t>denotes</w:t>
        </w:r>
      </w:ins>
      <w:del w:id="823" w:author="cs park" w:date="2026-05-28T09:44:00Z" w16du:dateUtc="2026-05-28T00:44:00Z">
        <w:r w:rsidDel="00044B3E">
          <w:delText>is</w:delText>
        </w:r>
      </w:del>
      <w:r>
        <w:t xml:space="preserve"> the maximum allowable recall drop </w:t>
      </w:r>
      <w:r>
        <w:rPr>
          <w:sz w:val="18"/>
        </w:rPr>
        <w:t>(</w:t>
      </w:r>
      <w:r>
        <w:t xml:space="preserve">e.g., </w:t>
      </w:r>
      <w:proofErr w:type="gramStart"/>
      <w:r>
        <w:t>𝛿</w:t>
      </w:r>
      <w:r>
        <w:rPr>
          <w:vertAlign w:val="subscript"/>
        </w:rPr>
        <w:t xml:space="preserve">𝑅 </w:t>
      </w:r>
      <w:r>
        <w:t>= 0.01</w:t>
      </w:r>
      <w:proofErr w:type="gramEnd"/>
      <w:r>
        <w:t xml:space="preserve"> permits at most a 1% reduction relative to the baseline</w:t>
      </w:r>
      <w:r>
        <w:rPr>
          <w:sz w:val="18"/>
        </w:rPr>
        <w:t xml:space="preserve">). </w:t>
      </w:r>
    </w:p>
    <w:p w14:paraId="17F498AA" w14:textId="6AB31C67" w:rsidR="00357641" w:rsidRDefault="00000000">
      <w:pPr>
        <w:spacing w:after="176" w:line="409" w:lineRule="auto"/>
        <w:ind w:left="47" w:right="20"/>
      </w:pPr>
      <w:r>
        <w:rPr>
          <w:b/>
        </w:rPr>
        <w:t xml:space="preserve">Scoring and selection. </w:t>
      </w:r>
      <w:r>
        <w:t>For each feasible candidate, we compute the recall retention score</w:t>
      </w:r>
    </w:p>
    <w:p w14:paraId="31527425" w14:textId="4F19D86A" w:rsidR="00871983" w:rsidRDefault="00871983" w:rsidP="00871983">
      <w:pPr>
        <w:tabs>
          <w:tab w:val="center" w:pos="5446"/>
          <w:tab w:val="right" w:pos="10870"/>
        </w:tabs>
        <w:spacing w:after="210" w:line="265" w:lineRule="auto"/>
        <w:ind w:left="0" w:right="0" w:firstLine="0"/>
        <w:jc w:val="left"/>
      </w:pPr>
      <w:r>
        <w:rPr>
          <w:rFonts w:ascii="Calibri" w:eastAsia="Calibri" w:hAnsi="Calibri" w:cs="Calibri"/>
          <w:sz w:val="22"/>
        </w:rPr>
        <w:tab/>
      </w:r>
      <w:r>
        <w:t>𝜌(𝜃) = (1 − (𝑅</w:t>
      </w:r>
      <w:r>
        <w:rPr>
          <w:sz w:val="14"/>
        </w:rPr>
        <w:t xml:space="preserve">base </w:t>
      </w:r>
      <w:r>
        <w:t>− 𝑅(𝜃))/</w:t>
      </w:r>
      <w:r w:rsidRPr="008A4D70">
        <w:t xml:space="preserve"> </w:t>
      </w:r>
      <w:r>
        <w:t>𝛿</w:t>
      </w:r>
      <w:r>
        <w:rPr>
          <w:vertAlign w:val="subscript"/>
        </w:rPr>
        <w:t>𝑅</w:t>
      </w:r>
      <w:r>
        <w:t>,</w:t>
      </w:r>
      <w:r>
        <w:tab/>
      </w:r>
      <w:r>
        <w:rPr>
          <w:sz w:val="18"/>
        </w:rPr>
        <w:t>(</w:t>
      </w:r>
      <w:r>
        <w:t>2</w:t>
      </w:r>
      <w:r>
        <w:rPr>
          <w:sz w:val="18"/>
        </w:rPr>
        <w:t>)</w:t>
      </w:r>
    </w:p>
    <w:p w14:paraId="4B37A8C5" w14:textId="77777777" w:rsidR="00871983" w:rsidRDefault="00871983" w:rsidP="00871983">
      <w:pPr>
        <w:spacing w:after="156" w:line="259" w:lineRule="auto"/>
        <w:ind w:left="1539" w:right="610" w:hanging="10"/>
        <w:jc w:val="center"/>
        <w:rPr>
          <w:rFonts w:ascii="Calibri" w:eastAsia="Calibri" w:hAnsi="Calibri" w:cs="Calibri"/>
          <w:sz w:val="22"/>
        </w:rPr>
      </w:pPr>
    </w:p>
    <w:p w14:paraId="3230D2AB" w14:textId="3A9E294D" w:rsidR="00357641" w:rsidRDefault="00000000">
      <w:pPr>
        <w:spacing w:after="217" w:line="336" w:lineRule="auto"/>
        <w:ind w:left="47" w:right="20"/>
      </w:pPr>
      <w:r>
        <w:t>which maps the recall drop linearly onto [0,1] within the feasible region. Both 𝜌(𝜃) and 𝑆</w:t>
      </w:r>
      <w:r>
        <w:rPr>
          <w:vertAlign w:val="subscript"/>
        </w:rPr>
        <w:t>𝑟</w:t>
      </w:r>
      <w:r>
        <w:t>(𝜃) are range-normalized over Θ</w:t>
      </w:r>
      <w:r>
        <w:rPr>
          <w:vertAlign w:val="subscript"/>
        </w:rPr>
        <w:t xml:space="preserve">feasible </w:t>
      </w:r>
      <w:r>
        <w:rPr>
          <w:sz w:val="18"/>
        </w:rPr>
        <w:t>(</w:t>
      </w:r>
      <w:r>
        <w:t xml:space="preserve">Pass 2 of Algorithm </w:t>
      </w:r>
      <w:r>
        <w:rPr>
          <w:color w:val="0000FF"/>
        </w:rPr>
        <w:t>4</w:t>
      </w:r>
      <w:r>
        <w:rPr>
          <w:sz w:val="18"/>
        </w:rPr>
        <w:t xml:space="preserve">), </w:t>
      </w:r>
      <w:r>
        <w:t>yielding 𝜌(̃ 𝜃) and 𝑆</w:t>
      </w:r>
      <w:r>
        <w:rPr>
          <w:vertAlign w:val="subscript"/>
        </w:rPr>
        <w:t>𝑟</w:t>
      </w:r>
      <w:r>
        <w:t>̃ (𝜃) ∈ [0,1], so that the weights 𝑤</w:t>
      </w:r>
      <w:r>
        <w:rPr>
          <w:vertAlign w:val="subscript"/>
        </w:rPr>
        <w:t xml:space="preserve">𝑆 </w:t>
      </w:r>
      <w:r>
        <w:t>and 𝑤</w:t>
      </w:r>
      <w:r>
        <w:rPr>
          <w:vertAlign w:val="subscript"/>
        </w:rPr>
        <w:t xml:space="preserve">𝑅 </w:t>
      </w:r>
      <w:r>
        <w:t xml:space="preserve">directly reflect their </w:t>
      </w:r>
      <w:del w:id="824" w:author="cs park" w:date="2026-05-28T09:46:00Z" w16du:dateUtc="2026-05-28T00:46:00Z">
        <w:r w:rsidDel="00044B3E">
          <w:delText xml:space="preserve">intended </w:delText>
        </w:r>
      </w:del>
      <w:r>
        <w:t>relative importance. The optimal configuration is then</w:t>
      </w:r>
      <w:ins w:id="825" w:author="cs park" w:date="2026-05-28T09:47:00Z" w16du:dateUtc="2026-05-28T00:47:00Z">
        <w:r w:rsidR="00044B3E">
          <w:rPr>
            <w:rFonts w:eastAsiaTheme="minorEastAsia" w:hint="eastAsia"/>
            <w:lang w:eastAsia="ko-KR"/>
          </w:rPr>
          <w:t xml:space="preserve"> defined as</w:t>
        </w:r>
      </w:ins>
      <w:del w:id="826" w:author="cs park" w:date="2026-05-28T09:47:00Z" w16du:dateUtc="2026-05-28T00:47:00Z">
        <w:r w:rsidDel="00044B3E">
          <w:delText>:</w:delText>
        </w:r>
      </w:del>
    </w:p>
    <w:p w14:paraId="160ECB4E" w14:textId="77777777" w:rsidR="00357641" w:rsidRDefault="00000000">
      <w:pPr>
        <w:tabs>
          <w:tab w:val="center" w:pos="4107"/>
          <w:tab w:val="center" w:pos="4872"/>
          <w:tab w:val="center" w:pos="6194"/>
          <w:tab w:val="right" w:pos="10870"/>
        </w:tabs>
        <w:spacing w:after="0" w:line="265" w:lineRule="auto"/>
        <w:ind w:left="0" w:right="0" w:firstLine="0"/>
        <w:jc w:val="left"/>
      </w:pPr>
      <w:r>
        <w:rPr>
          <w:rFonts w:ascii="Calibri" w:eastAsia="Calibri" w:hAnsi="Calibri" w:cs="Calibri"/>
          <w:sz w:val="22"/>
        </w:rPr>
        <w:tab/>
      </w:r>
      <w:r>
        <w:t>𝜃</w:t>
      </w:r>
      <w:r>
        <w:rPr>
          <w:vertAlign w:val="superscript"/>
        </w:rPr>
        <w:t xml:space="preserve">∗ </w:t>
      </w:r>
      <w:r>
        <w:t>= arg</w:t>
      </w:r>
      <w:r>
        <w:tab/>
        <w:t>max</w:t>
      </w:r>
      <w:r>
        <w:tab/>
        <w:t>[𝑤</w:t>
      </w:r>
      <w:r>
        <w:rPr>
          <w:vertAlign w:val="subscript"/>
        </w:rPr>
        <w:t xml:space="preserve">𝑅 </w:t>
      </w:r>
      <w:r>
        <w:t>𝜌(̃ 𝜃) + 𝑤</w:t>
      </w:r>
      <w:r>
        <w:rPr>
          <w:vertAlign w:val="subscript"/>
        </w:rPr>
        <w:t xml:space="preserve">𝑆 </w:t>
      </w:r>
      <w:r>
        <w:t>𝑆</w:t>
      </w:r>
      <w:r>
        <w:rPr>
          <w:vertAlign w:val="subscript"/>
        </w:rPr>
        <w:t>𝑟</w:t>
      </w:r>
      <w:r>
        <w:t>̃ (𝜃)],</w:t>
      </w:r>
      <w:r>
        <w:tab/>
      </w:r>
      <w:r>
        <w:rPr>
          <w:sz w:val="18"/>
        </w:rPr>
        <w:t>(</w:t>
      </w:r>
      <w:r>
        <w:t>3</w:t>
      </w:r>
      <w:r>
        <w:rPr>
          <w:sz w:val="18"/>
        </w:rPr>
        <w:t>)</w:t>
      </w:r>
    </w:p>
    <w:p w14:paraId="509A395D" w14:textId="77777777" w:rsidR="00357641" w:rsidRDefault="00000000">
      <w:pPr>
        <w:spacing w:after="275" w:line="259" w:lineRule="auto"/>
        <w:ind w:left="0" w:right="1136" w:firstLine="0"/>
        <w:jc w:val="center"/>
      </w:pPr>
      <w:r>
        <w:rPr>
          <w:sz w:val="14"/>
        </w:rPr>
        <w:t>𝜃∈Θ</w:t>
      </w:r>
      <w:r>
        <w:rPr>
          <w:sz w:val="10"/>
        </w:rPr>
        <w:t>feasible</w:t>
      </w:r>
    </w:p>
    <w:p w14:paraId="4797904F" w14:textId="77777777" w:rsidR="00357641" w:rsidRDefault="00000000">
      <w:pPr>
        <w:spacing w:after="142" w:line="259" w:lineRule="auto"/>
        <w:ind w:left="53" w:right="0" w:firstLine="0"/>
        <w:jc w:val="left"/>
      </w:pPr>
      <w:r>
        <w:t>where Θ</w:t>
      </w:r>
      <w:r>
        <w:rPr>
          <w:vertAlign w:val="subscript"/>
        </w:rPr>
        <w:t xml:space="preserve">feasible </w:t>
      </w:r>
      <w:r>
        <w:t>= {𝜃 ∈ Θ ∶ 𝑅(𝜃) ≥ 𝑅</w:t>
      </w:r>
      <w:r>
        <w:rPr>
          <w:vertAlign w:val="subscript"/>
        </w:rPr>
        <w:t xml:space="preserve">base </w:t>
      </w:r>
      <w:r>
        <w:t>− 𝛿</w:t>
      </w:r>
      <w:r>
        <w:rPr>
          <w:vertAlign w:val="subscript"/>
        </w:rPr>
        <w:t>𝑅</w:t>
      </w:r>
      <w:r>
        <w:t>} and 𝑤</w:t>
      </w:r>
      <w:r>
        <w:rPr>
          <w:vertAlign w:val="subscript"/>
        </w:rPr>
        <w:t xml:space="preserve">𝑆 </w:t>
      </w:r>
      <w:r>
        <w:t>+ 𝑤</w:t>
      </w:r>
      <w:r>
        <w:rPr>
          <w:vertAlign w:val="subscript"/>
        </w:rPr>
        <w:t xml:space="preserve">𝑅 </w:t>
      </w:r>
      <w:r>
        <w:t>= 1.</w:t>
      </w:r>
    </w:p>
    <w:p w14:paraId="26FD6BDA" w14:textId="77777777" w:rsidR="00507FBE" w:rsidRDefault="00000000">
      <w:pPr>
        <w:spacing w:after="301"/>
        <w:ind w:left="47" w:right="20"/>
        <w:rPr>
          <w:ins w:id="827" w:author="cs park" w:date="2026-05-28T09:52:00Z" w16du:dateUtc="2026-05-28T00:52:00Z"/>
          <w:rFonts w:eastAsiaTheme="minorEastAsia"/>
          <w:sz w:val="18"/>
          <w:lang w:eastAsia="ko-KR"/>
        </w:rPr>
      </w:pPr>
      <w:proofErr w:type="gramStart"/>
      <w:r>
        <w:rPr>
          <w:b/>
        </w:rPr>
        <w:t>FAR</w:t>
      </w:r>
      <w:proofErr w:type="gramEnd"/>
      <w:r>
        <w:rPr>
          <w:b/>
        </w:rPr>
        <w:t xml:space="preserve"> guarantee and exclusion from scoring. </w:t>
      </w:r>
      <w:r>
        <w:t>Let 𝐹𝑃(𝜃) and 𝐹𝑃</w:t>
      </w:r>
      <w:r>
        <w:rPr>
          <w:vertAlign w:val="subscript"/>
        </w:rPr>
        <w:t xml:space="preserve">base </w:t>
      </w:r>
      <w:r>
        <w:t>denote the number of false positives produced by the skip-enabled and baseline systems, respectively</w:t>
      </w:r>
      <w:ins w:id="828" w:author="cs park" w:date="2026-05-28T09:50:00Z" w16du:dateUtc="2026-05-28T00:50:00Z">
        <w:r w:rsidR="00507FBE">
          <w:rPr>
            <w:rFonts w:eastAsiaTheme="minorEastAsia" w:hint="eastAsia"/>
            <w:lang w:eastAsia="ko-KR"/>
          </w:rPr>
          <w:t xml:space="preserve">. </w:t>
        </w:r>
      </w:ins>
      <w:del w:id="829" w:author="cs park" w:date="2026-05-28T09:50:00Z" w16du:dateUtc="2026-05-28T00:50:00Z">
        <w:r w:rsidDel="00507FBE">
          <w:delText>, and le</w:delText>
        </w:r>
      </w:del>
      <w:ins w:id="830" w:author="cs park" w:date="2026-05-28T09:50:00Z" w16du:dateUtc="2026-05-28T00:50:00Z">
        <w:r w:rsidR="00507FBE">
          <w:rPr>
            <w:rFonts w:eastAsiaTheme="minorEastAsia" w:hint="eastAsia"/>
            <w:lang w:eastAsia="ko-KR"/>
          </w:rPr>
          <w:t>Let</w:t>
        </w:r>
      </w:ins>
      <w:del w:id="831" w:author="cs park" w:date="2026-05-28T09:50:00Z" w16du:dateUtc="2026-05-28T00:50:00Z">
        <w:r w:rsidDel="00507FBE">
          <w:delText>t</w:delText>
        </w:r>
      </w:del>
      <w:r>
        <w:t xml:space="preserve"> 𝑁</w:t>
      </w:r>
      <w:r>
        <w:rPr>
          <w:vertAlign w:val="subscript"/>
        </w:rPr>
        <w:t>skip_neg</w:t>
      </w:r>
      <w:r>
        <w:t xml:space="preserve">(𝜃) denote the number of ground-truth negative frames skipped by the skip module S under configuration 𝜃 </w:t>
      </w:r>
      <w:r>
        <w:rPr>
          <w:sz w:val="18"/>
        </w:rPr>
        <w:t>(</w:t>
      </w:r>
      <w:r>
        <w:t xml:space="preserve">see Section </w:t>
      </w:r>
      <w:r>
        <w:rPr>
          <w:color w:val="0000FF"/>
        </w:rPr>
        <w:t xml:space="preserve">4.2 </w:t>
      </w:r>
      <w:r>
        <w:t>for definitions of FAR, 𝑆</w:t>
      </w:r>
      <w:r>
        <w:rPr>
          <w:vertAlign w:val="subscript"/>
        </w:rPr>
        <w:t>𝑟</w:t>
      </w:r>
      <w:r>
        <w:t>, and 𝑁</w:t>
      </w:r>
      <w:r>
        <w:rPr>
          <w:vertAlign w:val="subscript"/>
        </w:rPr>
        <w:t>neg</w:t>
      </w:r>
      <w:r>
        <w:rPr>
          <w:sz w:val="18"/>
        </w:rPr>
        <w:t xml:space="preserve">). </w:t>
      </w:r>
    </w:p>
    <w:p w14:paraId="05FFF629" w14:textId="77777777" w:rsidR="00507FBE" w:rsidRDefault="00507FBE">
      <w:pPr>
        <w:spacing w:after="301"/>
        <w:ind w:left="47" w:right="20"/>
        <w:rPr>
          <w:ins w:id="832" w:author="cs park" w:date="2026-05-28T09:53:00Z" w16du:dateUtc="2026-05-28T00:53:00Z"/>
          <w:rFonts w:eastAsiaTheme="minorEastAsia"/>
          <w:lang w:eastAsia="ko-KR"/>
        </w:rPr>
      </w:pPr>
      <w:ins w:id="833" w:author="cs park" w:date="2026-05-28T09:53:00Z">
        <w:r w:rsidRPr="00507FBE">
          <w:t>Since skipped frames bypass classifier inference and are assigned negative labels, false positives can only originate from frames processed by classifier M</w:t>
        </w:r>
      </w:ins>
      <w:del w:id="834" w:author="cs park" w:date="2026-05-28T09:53:00Z" w16du:dateUtc="2026-05-28T00:53:00Z">
        <w:r w:rsidDel="00507FBE">
          <w:delText>Since every skipped frame is labeled negative, false positives arise only from frames passed to classifier M</w:delText>
        </w:r>
      </w:del>
      <w:r>
        <w:t xml:space="preserve">, </w:t>
      </w:r>
      <w:ins w:id="835" w:author="cs park" w:date="2026-05-28T09:53:00Z" w16du:dateUtc="2026-05-28T00:53:00Z">
        <w:r>
          <w:rPr>
            <w:rFonts w:eastAsiaTheme="minorEastAsia" w:hint="eastAsia"/>
            <w:lang w:eastAsia="ko-KR"/>
          </w:rPr>
          <w:t xml:space="preserve">Therefore, </w:t>
        </w:r>
      </w:ins>
      <w:del w:id="836" w:author="cs park" w:date="2026-05-28T09:53:00Z" w16du:dateUtc="2026-05-28T00:53:00Z">
        <w:r w:rsidDel="00507FBE">
          <w:delText xml:space="preserve">so </w:delText>
        </w:r>
      </w:del>
    </w:p>
    <w:p w14:paraId="67E724DC" w14:textId="61E846BE" w:rsidR="00507FBE" w:rsidRDefault="00000000">
      <w:pPr>
        <w:spacing w:after="301"/>
        <w:ind w:left="47" w:right="20"/>
        <w:jc w:val="center"/>
        <w:rPr>
          <w:ins w:id="837" w:author="cs park" w:date="2026-05-28T09:53:00Z" w16du:dateUtc="2026-05-28T00:53:00Z"/>
          <w:rFonts w:eastAsiaTheme="minorEastAsia"/>
          <w:lang w:eastAsia="ko-KR"/>
        </w:rPr>
        <w:pPrChange w:id="838" w:author="cs park" w:date="2026-05-28T09:54:00Z" w16du:dateUtc="2026-05-28T00:54:00Z">
          <w:pPr>
            <w:spacing w:after="301"/>
            <w:ind w:left="47" w:right="20"/>
          </w:pPr>
        </w:pPrChange>
      </w:pPr>
      <w:r>
        <w:t>𝐹𝑃(𝜃) = 𝐹𝑃</w:t>
      </w:r>
      <w:r>
        <w:rPr>
          <w:vertAlign w:val="subscript"/>
        </w:rPr>
        <w:t xml:space="preserve">base </w:t>
      </w:r>
      <w:r>
        <w:t>− 𝑎</w:t>
      </w:r>
    </w:p>
    <w:p w14:paraId="7BECFF45" w14:textId="77777777" w:rsidR="00507FBE" w:rsidRDefault="00000000">
      <w:pPr>
        <w:spacing w:after="301"/>
        <w:ind w:left="47" w:right="20"/>
        <w:rPr>
          <w:ins w:id="839" w:author="cs park" w:date="2026-05-28T09:55:00Z" w16du:dateUtc="2026-05-28T00:55:00Z"/>
          <w:rFonts w:eastAsiaTheme="minorEastAsia"/>
          <w:lang w:eastAsia="ko-KR"/>
        </w:rPr>
      </w:pPr>
      <w:r>
        <w:t xml:space="preserve">for some 𝑎 ≥ 0. </w:t>
      </w:r>
      <w:ins w:id="840" w:author="cs park" w:date="2026-05-28T09:54:00Z" w16du:dateUtc="2026-05-28T00:54:00Z">
        <w:r w:rsidR="00507FBE">
          <w:rPr>
            <w:rFonts w:eastAsiaTheme="minorEastAsia" w:hint="eastAsia"/>
            <w:lang w:eastAsia="ko-KR"/>
          </w:rPr>
          <w:t xml:space="preserve">Further, </w:t>
        </w:r>
      </w:ins>
      <w:del w:id="841" w:author="cs park" w:date="2026-05-28T09:54:00Z" w16du:dateUtc="2026-05-28T00:54:00Z">
        <w:r w:rsidDel="00507FBE">
          <w:delText>B</w:delText>
        </w:r>
      </w:del>
      <w:ins w:id="842" w:author="cs park" w:date="2026-05-28T09:54:00Z" w16du:dateUtc="2026-05-28T00:54:00Z">
        <w:r w:rsidR="00507FBE">
          <w:rPr>
            <w:rFonts w:eastAsiaTheme="minorEastAsia" w:hint="eastAsia"/>
            <w:lang w:eastAsia="ko-KR"/>
          </w:rPr>
          <w:t>b</w:t>
        </w:r>
      </w:ins>
      <w:r>
        <w:t xml:space="preserve">ecause a skipped false positive must simultaneously be </w:t>
      </w:r>
      <w:ins w:id="843" w:author="cs park" w:date="2026-05-28T09:55:00Z" w16du:dateUtc="2026-05-28T00:55:00Z">
        <w:r w:rsidR="00507FBE">
          <w:rPr>
            <w:rFonts w:eastAsiaTheme="minorEastAsia" w:hint="eastAsia"/>
            <w:lang w:eastAsia="ko-KR"/>
          </w:rPr>
          <w:t xml:space="preserve">both </w:t>
        </w:r>
      </w:ins>
      <w:r>
        <w:t>a baseline false positive and a skipped negative frame</w:t>
      </w:r>
      <w:del w:id="844" w:author="cs park" w:date="2026-05-28T09:55:00Z" w16du:dateUtc="2026-05-28T00:55:00Z">
        <w:r w:rsidDel="00507FBE">
          <w:delText>,</w:delText>
        </w:r>
      </w:del>
    </w:p>
    <w:p w14:paraId="5BF7BA34" w14:textId="3F0555AD" w:rsidR="00507FBE" w:rsidRDefault="00000000">
      <w:pPr>
        <w:spacing w:after="301"/>
        <w:ind w:left="47" w:right="20"/>
        <w:jc w:val="center"/>
        <w:rPr>
          <w:ins w:id="845" w:author="cs park" w:date="2026-05-28T09:55:00Z" w16du:dateUtc="2026-05-28T00:55:00Z"/>
          <w:rFonts w:eastAsiaTheme="minorEastAsia"/>
          <w:lang w:eastAsia="ko-KR"/>
        </w:rPr>
        <w:pPrChange w:id="846" w:author="cs park" w:date="2026-05-28T09:55:00Z" w16du:dateUtc="2026-05-28T00:55:00Z">
          <w:pPr>
            <w:spacing w:after="301"/>
            <w:ind w:left="47" w:right="20"/>
          </w:pPr>
        </w:pPrChange>
      </w:pPr>
      <w:r>
        <w:t>𝑎 ≤ min(𝐹𝑃</w:t>
      </w:r>
      <w:r>
        <w:rPr>
          <w:vertAlign w:val="subscript"/>
        </w:rPr>
        <w:t>base</w:t>
      </w:r>
      <w:r>
        <w:t>,𝑁</w:t>
      </w:r>
      <w:r>
        <w:rPr>
          <w:vertAlign w:val="subscript"/>
        </w:rPr>
        <w:t>skip_neg</w:t>
      </w:r>
      <w:r>
        <w:t>)</w:t>
      </w:r>
    </w:p>
    <w:p w14:paraId="1C87F347" w14:textId="74CF1DAE" w:rsidR="00357641" w:rsidRDefault="00000000">
      <w:pPr>
        <w:spacing w:after="301"/>
        <w:ind w:left="47" w:right="20"/>
      </w:pPr>
      <w:r>
        <w:lastRenderedPageBreak/>
        <w:t xml:space="preserve"> without </w:t>
      </w:r>
      <w:ins w:id="847" w:author="cs park" w:date="2026-05-28T09:55:00Z" w16du:dateUtc="2026-05-28T00:55:00Z">
        <w:r w:rsidR="00507FBE">
          <w:rPr>
            <w:rFonts w:eastAsiaTheme="minorEastAsia" w:hint="eastAsia"/>
            <w:lang w:eastAsia="ko-KR"/>
          </w:rPr>
          <w:t xml:space="preserve">requiring </w:t>
        </w:r>
      </w:ins>
      <w:r>
        <w:t>any assumption on the relationship between the skip module S and the classifier M. Dividing by 𝑁</w:t>
      </w:r>
      <w:r>
        <w:rPr>
          <w:vertAlign w:val="subscript"/>
        </w:rPr>
        <w:t xml:space="preserve">neg </w:t>
      </w:r>
      <w:r>
        <w:t>and substituting FAR</w:t>
      </w:r>
      <w:r>
        <w:rPr>
          <w:vertAlign w:val="subscript"/>
        </w:rPr>
        <w:t xml:space="preserve">base </w:t>
      </w:r>
      <w:r>
        <w:t>= 𝐹𝑃</w:t>
      </w:r>
      <w:r>
        <w:rPr>
          <w:vertAlign w:val="subscript"/>
        </w:rPr>
        <w:t>base</w:t>
      </w:r>
      <w:r>
        <w:t>/𝑁</w:t>
      </w:r>
      <w:r>
        <w:rPr>
          <w:vertAlign w:val="subscript"/>
        </w:rPr>
        <w:t xml:space="preserve">neg </w:t>
      </w:r>
      <w:r>
        <w:t>and 𝑆</w:t>
      </w:r>
      <w:r>
        <w:rPr>
          <w:vertAlign w:val="subscript"/>
        </w:rPr>
        <w:t>𝑟</w:t>
      </w:r>
      <w:r>
        <w:t>(𝜃) = 𝑁</w:t>
      </w:r>
      <w:r>
        <w:rPr>
          <w:vertAlign w:val="subscript"/>
        </w:rPr>
        <w:t>skip_neg</w:t>
      </w:r>
      <w:r>
        <w:t>/𝑁</w:t>
      </w:r>
      <w:r>
        <w:rPr>
          <w:vertAlign w:val="subscript"/>
        </w:rPr>
        <w:t xml:space="preserve">neg </w:t>
      </w:r>
      <w:r>
        <w:t>yields the assumption-free interval:</w:t>
      </w:r>
    </w:p>
    <w:p w14:paraId="268CB6B2" w14:textId="77777777" w:rsidR="00357641" w:rsidRDefault="00000000">
      <w:pPr>
        <w:tabs>
          <w:tab w:val="center" w:pos="5446"/>
          <w:tab w:val="right" w:pos="10870"/>
        </w:tabs>
        <w:spacing w:after="373" w:line="265" w:lineRule="auto"/>
        <w:ind w:left="0" w:right="0" w:firstLine="0"/>
        <w:jc w:val="left"/>
      </w:pPr>
      <w:r>
        <w:rPr>
          <w:rFonts w:ascii="Calibri" w:eastAsia="Calibri" w:hAnsi="Calibri" w:cs="Calibri"/>
          <w:sz w:val="22"/>
        </w:rPr>
        <w:tab/>
      </w:r>
      <w:r>
        <w:t>FAR(𝜃) ∈ [max(0, FAR</w:t>
      </w:r>
      <w:r>
        <w:rPr>
          <w:vertAlign w:val="subscript"/>
        </w:rPr>
        <w:t xml:space="preserve">base </w:t>
      </w:r>
      <w:r>
        <w:t>− 𝑆</w:t>
      </w:r>
      <w:r>
        <w:rPr>
          <w:vertAlign w:val="subscript"/>
        </w:rPr>
        <w:t>𝑟</w:t>
      </w:r>
      <w:r>
        <w:t>(𝜃)), FAR</w:t>
      </w:r>
      <w:r>
        <w:rPr>
          <w:vertAlign w:val="subscript"/>
        </w:rPr>
        <w:t>base</w:t>
      </w:r>
      <w:r>
        <w:t>].</w:t>
      </w:r>
      <w:r>
        <w:tab/>
      </w:r>
      <w:r>
        <w:rPr>
          <w:sz w:val="18"/>
        </w:rPr>
        <w:t>(</w:t>
      </w:r>
      <w:r>
        <w:t>4</w:t>
      </w:r>
      <w:r>
        <w:rPr>
          <w:sz w:val="18"/>
        </w:rPr>
        <w:t>)</w:t>
      </w:r>
    </w:p>
    <w:p w14:paraId="7F49A493" w14:textId="08E2133F" w:rsidR="00357641" w:rsidRDefault="00000000">
      <w:pPr>
        <w:spacing w:after="418"/>
        <w:ind w:left="47" w:right="20"/>
      </w:pPr>
      <w:r>
        <w:t>The upper bound confirms that the skip module cannot increase the false alarm rate by design</w:t>
      </w:r>
      <w:del w:id="848" w:author="cs park" w:date="2026-05-28T09:57:00Z" w16du:dateUtc="2026-05-28T00:57:00Z">
        <w:r w:rsidDel="00507FBE">
          <w:delText>;</w:delText>
        </w:r>
      </w:del>
      <w:ins w:id="849" w:author="cs park" w:date="2026-05-28T09:57:00Z" w16du:dateUtc="2026-05-28T00:57:00Z">
        <w:r w:rsidR="00507FBE">
          <w:rPr>
            <w:rFonts w:eastAsiaTheme="minorEastAsia" w:hint="eastAsia"/>
            <w:lang w:eastAsia="ko-KR"/>
          </w:rPr>
          <w:t>.</w:t>
        </w:r>
      </w:ins>
      <w:r>
        <w:t xml:space="preserve"> </w:t>
      </w:r>
      <w:proofErr w:type="gramStart"/>
      <w:r>
        <w:t>the</w:t>
      </w:r>
      <w:proofErr w:type="gramEnd"/>
      <w:r>
        <w:t xml:space="preserve"> primary safety risk is therefore recall</w:t>
      </w:r>
      <w:del w:id="850" w:author="cs park" w:date="2026-05-28T09:57:00Z" w16du:dateUtc="2026-05-28T00:57:00Z">
        <w:r w:rsidDel="00507FBE">
          <w:delText xml:space="preserve"> </w:delText>
        </w:r>
      </w:del>
      <w:ins w:id="851" w:author="cs park" w:date="2026-05-28T09:57:00Z" w16du:dateUtc="2026-05-28T00:57:00Z">
        <w:r w:rsidR="00507FBE">
          <w:rPr>
            <w:rFonts w:eastAsiaTheme="minorEastAsia" w:hint="eastAsia"/>
            <w:lang w:eastAsia="ko-KR"/>
          </w:rPr>
          <w:t xml:space="preserve"> </w:t>
        </w:r>
      </w:ins>
      <w:r>
        <w:t xml:space="preserve">degradation caused by incorrectly skipped fire/smoke frames, which motivates enforcing the recall constraint as a hard feasibility gate. Explicit FAR optimization is </w:t>
      </w:r>
      <w:del w:id="852" w:author="cs park" w:date="2026-05-28T09:58:00Z" w16du:dateUtc="2026-05-28T00:58:00Z">
        <w:r w:rsidDel="001B3EFF">
          <w:delText xml:space="preserve">nonetheless </w:delText>
        </w:r>
      </w:del>
      <w:r>
        <w:t>unnecessary</w:t>
      </w:r>
      <w:del w:id="853" w:author="cs park" w:date="2026-05-28T09:58:00Z" w16du:dateUtc="2026-05-28T00:58:00Z">
        <w:r w:rsidDel="001B3EFF">
          <w:delText>:</w:delText>
        </w:r>
      </w:del>
      <w:r>
        <w:t xml:space="preserve"> since S operates solely on inter-frame motion </w:t>
      </w:r>
      <w:ins w:id="854" w:author="cs park" w:date="2026-05-28T09:58:00Z" w16du:dateUtc="2026-05-28T00:58:00Z">
        <w:r w:rsidR="001B3EFF">
          <w:rPr>
            <w:rFonts w:eastAsiaTheme="minorEastAsia" w:hint="eastAsia"/>
            <w:lang w:eastAsia="ko-KR"/>
          </w:rPr>
          <w:t xml:space="preserve">cues </w:t>
        </w:r>
      </w:ins>
      <w:r>
        <w:t>without access to</w:t>
      </w:r>
      <w:ins w:id="855" w:author="cs park" w:date="2026-05-28T09:58:00Z" w16du:dateUtc="2026-05-28T00:58:00Z">
        <w:r w:rsidR="001B3EFF">
          <w:rPr>
            <w:rFonts w:eastAsiaTheme="minorEastAsia" w:hint="eastAsia"/>
            <w:lang w:eastAsia="ko-KR"/>
          </w:rPr>
          <w:t xml:space="preserve"> outputs of</w:t>
        </w:r>
      </w:ins>
      <w:r>
        <w:t xml:space="preserve"> M</w:t>
      </w:r>
      <w:del w:id="856" w:author="cs park" w:date="2026-05-28T09:58:00Z" w16du:dateUtc="2026-05-28T00:58:00Z">
        <w:r w:rsidDel="001B3EFF">
          <w:rPr>
            <w:sz w:val="18"/>
          </w:rPr>
          <w:delText>’</w:delText>
        </w:r>
        <w:r w:rsidDel="001B3EFF">
          <w:delText>s outputs,</w:delText>
        </w:r>
      </w:del>
      <w:ins w:id="857" w:author="cs park" w:date="2026-05-28T09:58:00Z" w16du:dateUtc="2026-05-28T00:58:00Z">
        <w:r w:rsidR="001B3EFF">
          <w:rPr>
            <w:rFonts w:eastAsiaTheme="minorEastAsia" w:hint="eastAsia"/>
            <w:lang w:eastAsia="ko-KR"/>
          </w:rPr>
          <w:t xml:space="preserve">. </w:t>
        </w:r>
      </w:ins>
      <w:ins w:id="858" w:author="cs park" w:date="2026-05-28T09:59:00Z" w16du:dateUtc="2026-05-28T00:59:00Z">
        <w:r w:rsidR="001B3EFF">
          <w:rPr>
            <w:rFonts w:eastAsiaTheme="minorEastAsia"/>
            <w:lang w:eastAsia="ko-KR"/>
          </w:rPr>
          <w:t>Consequently</w:t>
        </w:r>
        <w:r w:rsidR="001B3EFF">
          <w:rPr>
            <w:rFonts w:eastAsiaTheme="minorEastAsia" w:hint="eastAsia"/>
            <w:lang w:eastAsia="ko-KR"/>
          </w:rPr>
          <w:t>,</w:t>
        </w:r>
      </w:ins>
      <w:r>
        <w:t xml:space="preserve"> its hyperparameters do not directly control which baseline false positives are removed, and including FAR in the objective </w:t>
      </w:r>
      <w:ins w:id="859" w:author="cs park" w:date="2026-05-28T09:59:00Z" w16du:dateUtc="2026-05-28T00:59:00Z">
        <w:r w:rsidR="001B3EFF">
          <w:rPr>
            <w:rFonts w:eastAsiaTheme="minorEastAsia" w:hint="eastAsia"/>
            <w:lang w:eastAsia="ko-KR"/>
          </w:rPr>
          <w:t>function may</w:t>
        </w:r>
      </w:ins>
      <w:del w:id="860" w:author="cs park" w:date="2026-05-28T09:59:00Z" w16du:dateUtc="2026-05-28T00:59:00Z">
        <w:r w:rsidDel="001B3EFF">
          <w:delText>could</w:delText>
        </w:r>
      </w:del>
      <w:r>
        <w:t xml:space="preserve"> favor configurations that overfit to validation-specific error patterns. We </w:t>
      </w:r>
      <w:ins w:id="861" w:author="cs park" w:date="2026-05-28T09:59:00Z" w16du:dateUtc="2026-05-28T00:59:00Z">
        <w:r w:rsidR="001B3EFF">
          <w:rPr>
            <w:rFonts w:eastAsiaTheme="minorEastAsia" w:hint="eastAsia"/>
            <w:lang w:eastAsia="ko-KR"/>
          </w:rPr>
          <w:t>therefore</w:t>
        </w:r>
      </w:ins>
      <w:del w:id="862" w:author="cs park" w:date="2026-05-28T09:59:00Z" w16du:dateUtc="2026-05-28T00:59:00Z">
        <w:r w:rsidDel="001B3EFF">
          <w:delText>accordingly</w:delText>
        </w:r>
      </w:del>
      <w:r>
        <w:t xml:space="preserve"> report FAR(𝜃) only as an observed consequence metric in the </w:t>
      </w:r>
      <w:ins w:id="863" w:author="cs park" w:date="2026-05-28T10:00:00Z" w16du:dateUtc="2026-05-28T01:00:00Z">
        <w:r w:rsidR="001B3EFF">
          <w:rPr>
            <w:rFonts w:eastAsiaTheme="minorEastAsia" w:hint="eastAsia"/>
            <w:lang w:eastAsia="ko-KR"/>
          </w:rPr>
          <w:t xml:space="preserve">experimental </w:t>
        </w:r>
      </w:ins>
      <w:r>
        <w:t>results</w:t>
      </w:r>
      <w:del w:id="864" w:author="cs park" w:date="2026-05-28T10:00:00Z" w16du:dateUtc="2026-05-28T01:00:00Z">
        <w:r w:rsidDel="001B3EFF">
          <w:delText xml:space="preserve"> tables</w:delText>
        </w:r>
      </w:del>
      <w:r>
        <w:t>.</w:t>
      </w:r>
    </w:p>
    <w:p w14:paraId="473B9A68" w14:textId="77777777" w:rsidR="00357641" w:rsidRDefault="00000000">
      <w:pPr>
        <w:pStyle w:val="Heading1"/>
        <w:tabs>
          <w:tab w:val="center" w:pos="2282"/>
        </w:tabs>
        <w:spacing w:after="0"/>
        <w:ind w:left="0" w:firstLine="0"/>
      </w:pPr>
      <w:r>
        <w:t>4</w:t>
      </w:r>
      <w:r>
        <w:tab/>
        <w:t>Experiments and Results</w:t>
      </w:r>
    </w:p>
    <w:p w14:paraId="549F5D20" w14:textId="77777777" w:rsidR="00357641" w:rsidRDefault="00000000">
      <w:pPr>
        <w:spacing w:after="243" w:line="259" w:lineRule="auto"/>
        <w:ind w:left="61" w:right="0" w:firstLine="0"/>
        <w:jc w:val="left"/>
      </w:pPr>
      <w:r>
        <w:rPr>
          <w:noProof/>
        </w:rPr>
        <w:drawing>
          <wp:inline distT="0" distB="0" distL="0" distR="0" wp14:anchorId="3BD2C193" wp14:editId="1F58FD4E">
            <wp:extent cx="6824472" cy="2947416"/>
            <wp:effectExtent l="0" t="0" r="0" b="0"/>
            <wp:docPr id="82023" name="Picture 82023"/>
            <wp:cNvGraphicFramePr/>
            <a:graphic xmlns:a="http://schemas.openxmlformats.org/drawingml/2006/main">
              <a:graphicData uri="http://schemas.openxmlformats.org/drawingml/2006/picture">
                <pic:pic xmlns:pic="http://schemas.openxmlformats.org/drawingml/2006/picture">
                  <pic:nvPicPr>
                    <pic:cNvPr id="82023" name="Picture 82023"/>
                    <pic:cNvPicPr/>
                  </pic:nvPicPr>
                  <pic:blipFill>
                    <a:blip r:embed="rId14"/>
                    <a:stretch>
                      <a:fillRect/>
                    </a:stretch>
                  </pic:blipFill>
                  <pic:spPr>
                    <a:xfrm>
                      <a:off x="0" y="0"/>
                      <a:ext cx="6824472" cy="2947416"/>
                    </a:xfrm>
                    <a:prstGeom prst="rect">
                      <a:avLst/>
                    </a:prstGeom>
                  </pic:spPr>
                </pic:pic>
              </a:graphicData>
            </a:graphic>
          </wp:inline>
        </w:drawing>
      </w:r>
    </w:p>
    <w:p w14:paraId="00C46A33" w14:textId="77777777" w:rsidR="00357641" w:rsidRDefault="00000000">
      <w:pPr>
        <w:spacing w:after="346" w:line="265" w:lineRule="auto"/>
        <w:ind w:left="620" w:right="589" w:hanging="10"/>
        <w:jc w:val="center"/>
      </w:pPr>
      <w:r>
        <w:t>Figure 3: Representative frames extracted from the indoor fire and smoke video dataset used in this study.</w:t>
      </w:r>
    </w:p>
    <w:p w14:paraId="0A2AC447" w14:textId="77777777" w:rsidR="00357641" w:rsidRDefault="00000000">
      <w:pPr>
        <w:spacing w:after="0"/>
        <w:ind w:left="47" w:right="20"/>
      </w:pPr>
      <w:r>
        <w:t xml:space="preserve">Table 1: Comparison of existing fire and smoke video datasets with the proposed dataset </w:t>
      </w:r>
      <w:r>
        <w:rPr>
          <w:sz w:val="18"/>
        </w:rPr>
        <w:t>(</w:t>
      </w:r>
      <w:r>
        <w:t>150 videos; static CCTV cameras; diverse indoor environments</w:t>
      </w:r>
      <w:r>
        <w:rPr>
          <w:sz w:val="18"/>
        </w:rPr>
        <w:t xml:space="preserve">). </w:t>
      </w:r>
      <w:r>
        <w:t xml:space="preserve">Unlike most existing datasets, 143 out of 150 videos are recorded at HD resolution </w:t>
      </w:r>
      <w:r>
        <w:rPr>
          <w:sz w:val="18"/>
        </w:rPr>
        <w:t>(</w:t>
      </w:r>
      <w:r>
        <w:t>1280×720</w:t>
      </w:r>
      <w:r>
        <w:rPr>
          <w:sz w:val="18"/>
        </w:rPr>
        <w:t xml:space="preserve">) </w:t>
      </w:r>
      <w:r>
        <w:t>or above, matching commercial surveillance camera standards.</w:t>
      </w:r>
    </w:p>
    <w:tbl>
      <w:tblPr>
        <w:tblStyle w:val="TableGrid"/>
        <w:tblW w:w="10764" w:type="dxa"/>
        <w:tblInd w:w="64" w:type="dxa"/>
        <w:tblCellMar>
          <w:top w:w="67" w:type="dxa"/>
          <w:left w:w="81" w:type="dxa"/>
          <w:right w:w="81" w:type="dxa"/>
        </w:tblCellMar>
        <w:tblLook w:val="04A0" w:firstRow="1" w:lastRow="0" w:firstColumn="1" w:lastColumn="0" w:noHBand="0" w:noVBand="1"/>
      </w:tblPr>
      <w:tblGrid>
        <w:gridCol w:w="2631"/>
        <w:gridCol w:w="1730"/>
        <w:gridCol w:w="729"/>
        <w:gridCol w:w="1129"/>
        <w:gridCol w:w="1129"/>
        <w:gridCol w:w="1029"/>
        <w:gridCol w:w="779"/>
        <w:gridCol w:w="779"/>
        <w:gridCol w:w="829"/>
      </w:tblGrid>
      <w:tr w:rsidR="00357641" w14:paraId="71CFAB09" w14:textId="77777777">
        <w:trPr>
          <w:trHeight w:val="486"/>
        </w:trPr>
        <w:tc>
          <w:tcPr>
            <w:tcW w:w="2632" w:type="dxa"/>
            <w:tcBorders>
              <w:top w:val="single" w:sz="3" w:space="0" w:color="000000"/>
              <w:left w:val="single" w:sz="3" w:space="0" w:color="000000"/>
              <w:bottom w:val="single" w:sz="3" w:space="0" w:color="000000"/>
              <w:right w:val="single" w:sz="3" w:space="0" w:color="000000"/>
            </w:tcBorders>
            <w:vAlign w:val="center"/>
          </w:tcPr>
          <w:p w14:paraId="25B88F8B" w14:textId="77777777" w:rsidR="00357641" w:rsidRDefault="00000000">
            <w:pPr>
              <w:spacing w:after="0" w:line="259" w:lineRule="auto"/>
              <w:ind w:left="0" w:right="0" w:firstLine="0"/>
              <w:jc w:val="center"/>
            </w:pPr>
            <w:r>
              <w:rPr>
                <w:b/>
                <w:sz w:val="14"/>
              </w:rPr>
              <w:t>Model</w:t>
            </w:r>
          </w:p>
        </w:tc>
        <w:tc>
          <w:tcPr>
            <w:tcW w:w="1730" w:type="dxa"/>
            <w:tcBorders>
              <w:top w:val="single" w:sz="3" w:space="0" w:color="000000"/>
              <w:left w:val="single" w:sz="3" w:space="0" w:color="000000"/>
              <w:bottom w:val="single" w:sz="3" w:space="0" w:color="000000"/>
              <w:right w:val="single" w:sz="3" w:space="0" w:color="000000"/>
            </w:tcBorders>
            <w:vAlign w:val="center"/>
          </w:tcPr>
          <w:p w14:paraId="34678BDF" w14:textId="77777777" w:rsidR="00357641" w:rsidRDefault="00000000">
            <w:pPr>
              <w:spacing w:after="0" w:line="259" w:lineRule="auto"/>
              <w:ind w:left="0" w:right="0" w:firstLine="0"/>
              <w:jc w:val="center"/>
            </w:pPr>
            <w:r>
              <w:rPr>
                <w:b/>
                <w:sz w:val="14"/>
              </w:rPr>
              <w:t>Category</w:t>
            </w:r>
          </w:p>
        </w:tc>
        <w:tc>
          <w:tcPr>
            <w:tcW w:w="729" w:type="dxa"/>
            <w:tcBorders>
              <w:top w:val="single" w:sz="3" w:space="0" w:color="000000"/>
              <w:left w:val="single" w:sz="3" w:space="0" w:color="000000"/>
              <w:bottom w:val="single" w:sz="3" w:space="0" w:color="000000"/>
              <w:right w:val="single" w:sz="3" w:space="0" w:color="000000"/>
            </w:tcBorders>
            <w:vAlign w:val="center"/>
          </w:tcPr>
          <w:p w14:paraId="036DA6F8" w14:textId="77777777" w:rsidR="00357641" w:rsidRDefault="00000000">
            <w:pPr>
              <w:spacing w:after="0" w:line="259" w:lineRule="auto"/>
              <w:ind w:left="18" w:right="0" w:firstLine="0"/>
              <w:jc w:val="left"/>
            </w:pPr>
            <w:r>
              <w:rPr>
                <w:b/>
                <w:sz w:val="14"/>
              </w:rPr>
              <w:t>Videos</w:t>
            </w:r>
          </w:p>
        </w:tc>
        <w:tc>
          <w:tcPr>
            <w:tcW w:w="1129" w:type="dxa"/>
            <w:tcBorders>
              <w:top w:val="single" w:sz="3" w:space="0" w:color="000000"/>
              <w:left w:val="single" w:sz="3" w:space="0" w:color="000000"/>
              <w:bottom w:val="single" w:sz="3" w:space="0" w:color="000000"/>
              <w:right w:val="single" w:sz="3" w:space="0" w:color="000000"/>
            </w:tcBorders>
          </w:tcPr>
          <w:p w14:paraId="20AB35B9" w14:textId="77777777" w:rsidR="00357641" w:rsidRDefault="00000000">
            <w:pPr>
              <w:spacing w:after="0" w:line="259" w:lineRule="auto"/>
              <w:ind w:left="0" w:right="0" w:firstLine="0"/>
              <w:jc w:val="center"/>
            </w:pPr>
            <w:r>
              <w:rPr>
                <w:b/>
                <w:sz w:val="14"/>
              </w:rPr>
              <w:t>Resolution Min</w:t>
            </w:r>
          </w:p>
        </w:tc>
        <w:tc>
          <w:tcPr>
            <w:tcW w:w="1129" w:type="dxa"/>
            <w:tcBorders>
              <w:top w:val="single" w:sz="3" w:space="0" w:color="000000"/>
              <w:left w:val="single" w:sz="3" w:space="0" w:color="000000"/>
              <w:bottom w:val="single" w:sz="3" w:space="0" w:color="000000"/>
              <w:right w:val="single" w:sz="3" w:space="0" w:color="000000"/>
            </w:tcBorders>
          </w:tcPr>
          <w:p w14:paraId="6338D02F" w14:textId="77777777" w:rsidR="00357641" w:rsidRDefault="00000000">
            <w:pPr>
              <w:spacing w:after="0" w:line="259" w:lineRule="auto"/>
              <w:ind w:left="63" w:right="0" w:firstLine="0"/>
              <w:jc w:val="left"/>
            </w:pPr>
            <w:r>
              <w:rPr>
                <w:b/>
                <w:sz w:val="14"/>
              </w:rPr>
              <w:t>Resolution</w:t>
            </w:r>
          </w:p>
          <w:p w14:paraId="159798B2" w14:textId="77777777" w:rsidR="00357641" w:rsidRDefault="00000000">
            <w:pPr>
              <w:spacing w:after="0" w:line="259" w:lineRule="auto"/>
              <w:ind w:left="0" w:right="0" w:firstLine="0"/>
              <w:jc w:val="center"/>
            </w:pPr>
            <w:r>
              <w:rPr>
                <w:b/>
                <w:sz w:val="14"/>
              </w:rPr>
              <w:t>Max</w:t>
            </w:r>
          </w:p>
        </w:tc>
        <w:tc>
          <w:tcPr>
            <w:tcW w:w="1029" w:type="dxa"/>
            <w:tcBorders>
              <w:top w:val="single" w:sz="3" w:space="0" w:color="000000"/>
              <w:left w:val="single" w:sz="3" w:space="0" w:color="000000"/>
              <w:bottom w:val="single" w:sz="3" w:space="0" w:color="000000"/>
              <w:right w:val="single" w:sz="3" w:space="0" w:color="000000"/>
            </w:tcBorders>
            <w:vAlign w:val="center"/>
          </w:tcPr>
          <w:p w14:paraId="73C998F6" w14:textId="77777777" w:rsidR="00357641" w:rsidRDefault="00000000">
            <w:pPr>
              <w:spacing w:after="0" w:line="259" w:lineRule="auto"/>
              <w:ind w:left="16" w:right="0" w:firstLine="0"/>
              <w:jc w:val="left"/>
            </w:pPr>
            <w:r>
              <w:rPr>
                <w:b/>
                <w:sz w:val="14"/>
              </w:rPr>
              <w:t>FireSmoke</w:t>
            </w:r>
          </w:p>
        </w:tc>
        <w:tc>
          <w:tcPr>
            <w:tcW w:w="779" w:type="dxa"/>
            <w:tcBorders>
              <w:top w:val="single" w:sz="3" w:space="0" w:color="000000"/>
              <w:left w:val="single" w:sz="3" w:space="0" w:color="000000"/>
              <w:bottom w:val="single" w:sz="3" w:space="0" w:color="000000"/>
              <w:right w:val="single" w:sz="3" w:space="0" w:color="000000"/>
            </w:tcBorders>
            <w:vAlign w:val="center"/>
          </w:tcPr>
          <w:p w14:paraId="17FE0D55" w14:textId="77777777" w:rsidR="00357641" w:rsidRDefault="00000000">
            <w:pPr>
              <w:spacing w:after="0" w:line="259" w:lineRule="auto"/>
              <w:ind w:left="12" w:right="0" w:firstLine="0"/>
            </w:pPr>
            <w:r>
              <w:rPr>
                <w:b/>
                <w:sz w:val="14"/>
              </w:rPr>
              <w:t>Normal</w:t>
            </w:r>
          </w:p>
        </w:tc>
        <w:tc>
          <w:tcPr>
            <w:tcW w:w="779" w:type="dxa"/>
            <w:tcBorders>
              <w:top w:val="single" w:sz="3" w:space="0" w:color="000000"/>
              <w:left w:val="single" w:sz="3" w:space="0" w:color="000000"/>
              <w:bottom w:val="single" w:sz="3" w:space="0" w:color="000000"/>
              <w:right w:val="single" w:sz="3" w:space="0" w:color="000000"/>
            </w:tcBorders>
            <w:vAlign w:val="center"/>
          </w:tcPr>
          <w:p w14:paraId="08522204" w14:textId="77777777" w:rsidR="00357641" w:rsidRDefault="00000000">
            <w:pPr>
              <w:spacing w:after="0" w:line="259" w:lineRule="auto"/>
              <w:ind w:left="44" w:right="0" w:firstLine="0"/>
              <w:jc w:val="left"/>
            </w:pPr>
            <w:r>
              <w:rPr>
                <w:b/>
                <w:sz w:val="14"/>
              </w:rPr>
              <w:t>Indoor</w:t>
            </w:r>
          </w:p>
        </w:tc>
        <w:tc>
          <w:tcPr>
            <w:tcW w:w="829" w:type="dxa"/>
            <w:tcBorders>
              <w:top w:val="single" w:sz="3" w:space="0" w:color="000000"/>
              <w:left w:val="single" w:sz="3" w:space="0" w:color="000000"/>
              <w:bottom w:val="single" w:sz="3" w:space="0" w:color="000000"/>
              <w:right w:val="single" w:sz="3" w:space="0" w:color="000000"/>
            </w:tcBorders>
            <w:vAlign w:val="center"/>
          </w:tcPr>
          <w:p w14:paraId="51EFA667" w14:textId="77777777" w:rsidR="00357641" w:rsidRDefault="00000000">
            <w:pPr>
              <w:spacing w:after="0" w:line="259" w:lineRule="auto"/>
              <w:ind w:left="0" w:right="0" w:firstLine="0"/>
            </w:pPr>
            <w:r>
              <w:rPr>
                <w:b/>
                <w:sz w:val="14"/>
              </w:rPr>
              <w:t>Outdoor</w:t>
            </w:r>
          </w:p>
        </w:tc>
      </w:tr>
      <w:tr w:rsidR="00357641" w14:paraId="358BA012"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46E16E82" w14:textId="77777777" w:rsidR="00357641" w:rsidRDefault="00000000">
            <w:pPr>
              <w:spacing w:after="0" w:line="259" w:lineRule="auto"/>
              <w:ind w:left="0" w:right="0" w:firstLine="0"/>
              <w:jc w:val="center"/>
            </w:pPr>
            <w:r>
              <w:rPr>
                <w:sz w:val="18"/>
              </w:rPr>
              <w:t xml:space="preserve">FireSense </w:t>
            </w:r>
            <w:r>
              <w:rPr>
                <w:sz w:val="16"/>
              </w:rPr>
              <w:t>(</w:t>
            </w:r>
            <w:r>
              <w:rPr>
                <w:sz w:val="18"/>
              </w:rPr>
              <w:t>2010</w:t>
            </w:r>
            <w:r>
              <w:rPr>
                <w:sz w:val="16"/>
              </w:rPr>
              <w:t>)</w:t>
            </w:r>
            <w:r>
              <w:rPr>
                <w:color w:val="0000FF"/>
                <w:sz w:val="16"/>
              </w:rPr>
              <w:t>[</w:t>
            </w:r>
            <w:r>
              <w:rPr>
                <w:color w:val="0000FF"/>
                <w:sz w:val="18"/>
              </w:rPr>
              <w:t>18</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51593CFA" w14:textId="77777777" w:rsidR="00357641" w:rsidRDefault="00000000">
            <w:pPr>
              <w:spacing w:after="0" w:line="259" w:lineRule="auto"/>
              <w:ind w:left="0" w:right="0" w:firstLine="0"/>
              <w:jc w:val="center"/>
            </w:pPr>
            <w:r>
              <w:rPr>
                <w:sz w:val="18"/>
              </w:rPr>
              <w:t>Moving camera</w:t>
            </w:r>
          </w:p>
        </w:tc>
        <w:tc>
          <w:tcPr>
            <w:tcW w:w="729" w:type="dxa"/>
            <w:tcBorders>
              <w:top w:val="single" w:sz="3" w:space="0" w:color="000000"/>
              <w:left w:val="single" w:sz="3" w:space="0" w:color="000000"/>
              <w:bottom w:val="single" w:sz="3" w:space="0" w:color="000000"/>
              <w:right w:val="single" w:sz="3" w:space="0" w:color="000000"/>
            </w:tcBorders>
          </w:tcPr>
          <w:p w14:paraId="67853529" w14:textId="77777777" w:rsidR="00357641" w:rsidRDefault="00000000">
            <w:pPr>
              <w:spacing w:after="0" w:line="259" w:lineRule="auto"/>
              <w:ind w:left="0" w:right="7" w:firstLine="0"/>
              <w:jc w:val="center"/>
            </w:pPr>
            <w:r>
              <w:rPr>
                <w:sz w:val="18"/>
              </w:rPr>
              <w:t>49</w:t>
            </w:r>
          </w:p>
        </w:tc>
        <w:tc>
          <w:tcPr>
            <w:tcW w:w="1129" w:type="dxa"/>
            <w:tcBorders>
              <w:top w:val="single" w:sz="3" w:space="0" w:color="000000"/>
              <w:left w:val="single" w:sz="3" w:space="0" w:color="000000"/>
              <w:bottom w:val="single" w:sz="3" w:space="0" w:color="000000"/>
              <w:right w:val="single" w:sz="3" w:space="0" w:color="000000"/>
            </w:tcBorders>
          </w:tcPr>
          <w:p w14:paraId="7C5546C6" w14:textId="77777777" w:rsidR="00357641" w:rsidRDefault="00000000">
            <w:pPr>
              <w:spacing w:after="0" w:line="259" w:lineRule="auto"/>
              <w:ind w:left="105" w:right="0" w:firstLine="0"/>
              <w:jc w:val="left"/>
            </w:pPr>
            <w:r>
              <w:rPr>
                <w:sz w:val="18"/>
              </w:rPr>
              <w:t>300 × 240</w:t>
            </w:r>
          </w:p>
        </w:tc>
        <w:tc>
          <w:tcPr>
            <w:tcW w:w="1129" w:type="dxa"/>
            <w:tcBorders>
              <w:top w:val="single" w:sz="3" w:space="0" w:color="000000"/>
              <w:left w:val="single" w:sz="3" w:space="0" w:color="000000"/>
              <w:bottom w:val="single" w:sz="3" w:space="0" w:color="000000"/>
              <w:right w:val="single" w:sz="3" w:space="0" w:color="000000"/>
            </w:tcBorders>
          </w:tcPr>
          <w:p w14:paraId="6E8914CF" w14:textId="77777777" w:rsidR="00357641" w:rsidRDefault="00000000">
            <w:pPr>
              <w:spacing w:after="0" w:line="259" w:lineRule="auto"/>
              <w:ind w:left="15" w:right="0" w:firstLine="0"/>
              <w:jc w:val="left"/>
            </w:pPr>
            <w:r>
              <w:rPr>
                <w:sz w:val="18"/>
              </w:rPr>
              <w:t>1600 × 1200</w:t>
            </w:r>
          </w:p>
        </w:tc>
        <w:tc>
          <w:tcPr>
            <w:tcW w:w="1029" w:type="dxa"/>
            <w:tcBorders>
              <w:top w:val="single" w:sz="3" w:space="0" w:color="000000"/>
              <w:left w:val="single" w:sz="3" w:space="0" w:color="000000"/>
              <w:bottom w:val="single" w:sz="3" w:space="0" w:color="000000"/>
              <w:right w:val="single" w:sz="3" w:space="0" w:color="000000"/>
            </w:tcBorders>
          </w:tcPr>
          <w:p w14:paraId="1BF04535" w14:textId="77777777" w:rsidR="00357641" w:rsidRDefault="00000000">
            <w:pPr>
              <w:spacing w:after="0" w:line="259" w:lineRule="auto"/>
              <w:ind w:left="0" w:right="5" w:firstLine="0"/>
              <w:jc w:val="center"/>
            </w:pPr>
            <w:r>
              <w:rPr>
                <w:sz w:val="18"/>
              </w:rPr>
              <w:t>24</w:t>
            </w:r>
          </w:p>
        </w:tc>
        <w:tc>
          <w:tcPr>
            <w:tcW w:w="779" w:type="dxa"/>
            <w:tcBorders>
              <w:top w:val="single" w:sz="3" w:space="0" w:color="000000"/>
              <w:left w:val="single" w:sz="3" w:space="0" w:color="000000"/>
              <w:bottom w:val="single" w:sz="3" w:space="0" w:color="000000"/>
              <w:right w:val="single" w:sz="3" w:space="0" w:color="000000"/>
            </w:tcBorders>
          </w:tcPr>
          <w:p w14:paraId="6B9BCD68" w14:textId="77777777" w:rsidR="00357641" w:rsidRDefault="00000000">
            <w:pPr>
              <w:spacing w:after="0" w:line="259" w:lineRule="auto"/>
              <w:ind w:left="0" w:right="5" w:firstLine="0"/>
              <w:jc w:val="center"/>
            </w:pPr>
            <w:r>
              <w:rPr>
                <w:sz w:val="18"/>
              </w:rPr>
              <w:t>25</w:t>
            </w:r>
          </w:p>
        </w:tc>
        <w:tc>
          <w:tcPr>
            <w:tcW w:w="779" w:type="dxa"/>
            <w:tcBorders>
              <w:top w:val="single" w:sz="3" w:space="0" w:color="000000"/>
              <w:left w:val="single" w:sz="3" w:space="0" w:color="000000"/>
              <w:bottom w:val="single" w:sz="3" w:space="0" w:color="000000"/>
              <w:right w:val="single" w:sz="3" w:space="0" w:color="000000"/>
            </w:tcBorders>
          </w:tcPr>
          <w:p w14:paraId="5323EFBD" w14:textId="77777777" w:rsidR="00357641" w:rsidRDefault="00000000">
            <w:pPr>
              <w:spacing w:after="0" w:line="259" w:lineRule="auto"/>
              <w:ind w:left="0" w:right="9" w:firstLine="0"/>
              <w:jc w:val="center"/>
            </w:pPr>
            <w:r>
              <w:rPr>
                <w:sz w:val="18"/>
              </w:rPr>
              <w:t>10</w:t>
            </w:r>
          </w:p>
        </w:tc>
        <w:tc>
          <w:tcPr>
            <w:tcW w:w="829" w:type="dxa"/>
            <w:tcBorders>
              <w:top w:val="single" w:sz="3" w:space="0" w:color="000000"/>
              <w:left w:val="single" w:sz="3" w:space="0" w:color="000000"/>
              <w:bottom w:val="single" w:sz="3" w:space="0" w:color="000000"/>
              <w:right w:val="single" w:sz="3" w:space="0" w:color="000000"/>
            </w:tcBorders>
          </w:tcPr>
          <w:p w14:paraId="24B1014D" w14:textId="77777777" w:rsidR="00357641" w:rsidRDefault="00000000">
            <w:pPr>
              <w:spacing w:after="0" w:line="259" w:lineRule="auto"/>
              <w:ind w:left="0" w:right="5" w:firstLine="0"/>
              <w:jc w:val="center"/>
            </w:pPr>
            <w:r>
              <w:rPr>
                <w:sz w:val="18"/>
              </w:rPr>
              <w:t>39</w:t>
            </w:r>
          </w:p>
        </w:tc>
      </w:tr>
      <w:tr w:rsidR="00357641" w14:paraId="3BD9A035"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488895C0" w14:textId="77777777" w:rsidR="00357641" w:rsidRDefault="00000000">
            <w:pPr>
              <w:spacing w:after="0" w:line="259" w:lineRule="auto"/>
              <w:ind w:left="0" w:right="0" w:firstLine="0"/>
              <w:jc w:val="center"/>
            </w:pPr>
            <w:r>
              <w:rPr>
                <w:sz w:val="18"/>
              </w:rPr>
              <w:t xml:space="preserve">KMU </w:t>
            </w:r>
            <w:r>
              <w:rPr>
                <w:sz w:val="16"/>
              </w:rPr>
              <w:t>(</w:t>
            </w:r>
            <w:r>
              <w:rPr>
                <w:sz w:val="18"/>
              </w:rPr>
              <w:t>2011</w:t>
            </w:r>
            <w:r>
              <w:rPr>
                <w:sz w:val="16"/>
              </w:rPr>
              <w:t>)</w:t>
            </w:r>
            <w:r>
              <w:rPr>
                <w:color w:val="0000FF"/>
                <w:sz w:val="16"/>
              </w:rPr>
              <w:t>[</w:t>
            </w:r>
            <w:r>
              <w:rPr>
                <w:color w:val="0000FF"/>
                <w:sz w:val="18"/>
              </w:rPr>
              <w:t>23</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3AE5BDF8"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1AB5970E" w14:textId="77777777" w:rsidR="00357641" w:rsidRDefault="00000000">
            <w:pPr>
              <w:spacing w:after="0" w:line="259" w:lineRule="auto"/>
              <w:ind w:left="0" w:right="5" w:firstLine="0"/>
              <w:jc w:val="center"/>
            </w:pPr>
            <w:r>
              <w:rPr>
                <w:sz w:val="18"/>
              </w:rPr>
              <w:t>38</w:t>
            </w:r>
          </w:p>
        </w:tc>
        <w:tc>
          <w:tcPr>
            <w:tcW w:w="1129" w:type="dxa"/>
            <w:tcBorders>
              <w:top w:val="single" w:sz="3" w:space="0" w:color="000000"/>
              <w:left w:val="single" w:sz="3" w:space="0" w:color="000000"/>
              <w:bottom w:val="single" w:sz="3" w:space="0" w:color="000000"/>
              <w:right w:val="single" w:sz="3" w:space="0" w:color="000000"/>
            </w:tcBorders>
          </w:tcPr>
          <w:p w14:paraId="4370C442" w14:textId="77777777" w:rsidR="00357641" w:rsidRDefault="00000000">
            <w:pPr>
              <w:spacing w:after="0" w:line="259" w:lineRule="auto"/>
              <w:ind w:left="105" w:right="0" w:firstLine="0"/>
              <w:jc w:val="left"/>
            </w:pPr>
            <w:r>
              <w:rPr>
                <w:sz w:val="18"/>
              </w:rPr>
              <w:t>320 × 240</w:t>
            </w:r>
          </w:p>
        </w:tc>
        <w:tc>
          <w:tcPr>
            <w:tcW w:w="1129" w:type="dxa"/>
            <w:tcBorders>
              <w:top w:val="single" w:sz="3" w:space="0" w:color="000000"/>
              <w:left w:val="single" w:sz="3" w:space="0" w:color="000000"/>
              <w:bottom w:val="single" w:sz="3" w:space="0" w:color="000000"/>
              <w:right w:val="single" w:sz="3" w:space="0" w:color="000000"/>
            </w:tcBorders>
          </w:tcPr>
          <w:p w14:paraId="5825FF74" w14:textId="77777777" w:rsidR="00357641" w:rsidRDefault="00000000">
            <w:pPr>
              <w:spacing w:after="0" w:line="259" w:lineRule="auto"/>
              <w:ind w:left="104" w:right="0" w:firstLine="0"/>
              <w:jc w:val="left"/>
            </w:pPr>
            <w:r>
              <w:rPr>
                <w:sz w:val="18"/>
              </w:rPr>
              <w:t>320 × 240</w:t>
            </w:r>
          </w:p>
        </w:tc>
        <w:tc>
          <w:tcPr>
            <w:tcW w:w="1029" w:type="dxa"/>
            <w:tcBorders>
              <w:top w:val="single" w:sz="3" w:space="0" w:color="000000"/>
              <w:left w:val="single" w:sz="3" w:space="0" w:color="000000"/>
              <w:bottom w:val="single" w:sz="3" w:space="0" w:color="000000"/>
              <w:right w:val="single" w:sz="3" w:space="0" w:color="000000"/>
            </w:tcBorders>
          </w:tcPr>
          <w:p w14:paraId="44C5D90F" w14:textId="77777777" w:rsidR="00357641" w:rsidRDefault="00000000">
            <w:pPr>
              <w:spacing w:after="0" w:line="259" w:lineRule="auto"/>
              <w:ind w:left="0" w:right="5" w:firstLine="0"/>
              <w:jc w:val="center"/>
            </w:pPr>
            <w:r>
              <w:rPr>
                <w:sz w:val="18"/>
              </w:rPr>
              <w:t>28</w:t>
            </w:r>
          </w:p>
        </w:tc>
        <w:tc>
          <w:tcPr>
            <w:tcW w:w="779" w:type="dxa"/>
            <w:tcBorders>
              <w:top w:val="single" w:sz="3" w:space="0" w:color="000000"/>
              <w:left w:val="single" w:sz="3" w:space="0" w:color="000000"/>
              <w:bottom w:val="single" w:sz="3" w:space="0" w:color="000000"/>
              <w:right w:val="single" w:sz="3" w:space="0" w:color="000000"/>
            </w:tcBorders>
          </w:tcPr>
          <w:p w14:paraId="7524FF12" w14:textId="77777777" w:rsidR="00357641" w:rsidRDefault="00000000">
            <w:pPr>
              <w:spacing w:after="0" w:line="259" w:lineRule="auto"/>
              <w:ind w:left="0" w:right="9" w:firstLine="0"/>
              <w:jc w:val="center"/>
            </w:pPr>
            <w:r>
              <w:rPr>
                <w:sz w:val="18"/>
              </w:rPr>
              <w:t>10</w:t>
            </w:r>
          </w:p>
        </w:tc>
        <w:tc>
          <w:tcPr>
            <w:tcW w:w="779" w:type="dxa"/>
            <w:tcBorders>
              <w:top w:val="single" w:sz="3" w:space="0" w:color="000000"/>
              <w:left w:val="single" w:sz="3" w:space="0" w:color="000000"/>
              <w:bottom w:val="single" w:sz="3" w:space="0" w:color="000000"/>
              <w:right w:val="single" w:sz="3" w:space="0" w:color="000000"/>
            </w:tcBorders>
          </w:tcPr>
          <w:p w14:paraId="275A4196" w14:textId="77777777" w:rsidR="00357641" w:rsidRDefault="00000000">
            <w:pPr>
              <w:spacing w:after="0" w:line="259" w:lineRule="auto"/>
              <w:ind w:left="0" w:right="9" w:firstLine="0"/>
              <w:jc w:val="center"/>
            </w:pPr>
            <w:r>
              <w:rPr>
                <w:sz w:val="18"/>
              </w:rPr>
              <w:t>10</w:t>
            </w:r>
          </w:p>
        </w:tc>
        <w:tc>
          <w:tcPr>
            <w:tcW w:w="829" w:type="dxa"/>
            <w:tcBorders>
              <w:top w:val="single" w:sz="3" w:space="0" w:color="000000"/>
              <w:left w:val="single" w:sz="3" w:space="0" w:color="000000"/>
              <w:bottom w:val="single" w:sz="3" w:space="0" w:color="000000"/>
              <w:right w:val="single" w:sz="3" w:space="0" w:color="000000"/>
            </w:tcBorders>
          </w:tcPr>
          <w:p w14:paraId="4C92EEA2" w14:textId="77777777" w:rsidR="00357641" w:rsidRDefault="00000000">
            <w:pPr>
              <w:spacing w:after="0" w:line="259" w:lineRule="auto"/>
              <w:ind w:left="0" w:right="5" w:firstLine="0"/>
              <w:jc w:val="center"/>
            </w:pPr>
            <w:r>
              <w:rPr>
                <w:sz w:val="18"/>
              </w:rPr>
              <w:t>28</w:t>
            </w:r>
          </w:p>
        </w:tc>
      </w:tr>
      <w:tr w:rsidR="00357641" w14:paraId="657D4436"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26E3E58D" w14:textId="77777777" w:rsidR="00357641" w:rsidRDefault="00000000">
            <w:pPr>
              <w:spacing w:after="0" w:line="259" w:lineRule="auto"/>
              <w:ind w:left="0" w:right="7" w:firstLine="0"/>
              <w:jc w:val="center"/>
            </w:pPr>
            <w:r>
              <w:rPr>
                <w:sz w:val="18"/>
              </w:rPr>
              <w:t xml:space="preserve">VisiFireBilkent </w:t>
            </w:r>
            <w:r>
              <w:rPr>
                <w:sz w:val="16"/>
              </w:rPr>
              <w:t>(</w:t>
            </w:r>
            <w:r>
              <w:rPr>
                <w:sz w:val="18"/>
              </w:rPr>
              <w:t>2015</w:t>
            </w:r>
            <w:r>
              <w:rPr>
                <w:sz w:val="16"/>
              </w:rPr>
              <w:t>)</w:t>
            </w:r>
            <w:r>
              <w:rPr>
                <w:color w:val="0000FF"/>
                <w:sz w:val="16"/>
              </w:rPr>
              <w:t>[</w:t>
            </w:r>
            <w:r>
              <w:rPr>
                <w:color w:val="0000FF"/>
                <w:sz w:val="18"/>
              </w:rPr>
              <w:t>22</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0FEA12F7"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21E63ED0" w14:textId="77777777" w:rsidR="00357641" w:rsidRDefault="00000000">
            <w:pPr>
              <w:spacing w:after="0" w:line="259" w:lineRule="auto"/>
              <w:ind w:left="0" w:right="5" w:firstLine="0"/>
              <w:jc w:val="center"/>
            </w:pPr>
            <w:r>
              <w:rPr>
                <w:sz w:val="18"/>
              </w:rPr>
              <w:t>39</w:t>
            </w:r>
          </w:p>
        </w:tc>
        <w:tc>
          <w:tcPr>
            <w:tcW w:w="1129" w:type="dxa"/>
            <w:tcBorders>
              <w:top w:val="single" w:sz="3" w:space="0" w:color="000000"/>
              <w:left w:val="single" w:sz="3" w:space="0" w:color="000000"/>
              <w:bottom w:val="single" w:sz="3" w:space="0" w:color="000000"/>
              <w:right w:val="single" w:sz="3" w:space="0" w:color="000000"/>
            </w:tcBorders>
          </w:tcPr>
          <w:p w14:paraId="19046411" w14:textId="77777777" w:rsidR="00357641" w:rsidRDefault="00000000">
            <w:pPr>
              <w:spacing w:after="0" w:line="259" w:lineRule="auto"/>
              <w:ind w:left="105" w:right="0" w:firstLine="0"/>
              <w:jc w:val="left"/>
            </w:pPr>
            <w:r>
              <w:rPr>
                <w:sz w:val="18"/>
              </w:rPr>
              <w:t>320 × 240</w:t>
            </w:r>
          </w:p>
        </w:tc>
        <w:tc>
          <w:tcPr>
            <w:tcW w:w="1129" w:type="dxa"/>
            <w:tcBorders>
              <w:top w:val="single" w:sz="3" w:space="0" w:color="000000"/>
              <w:left w:val="single" w:sz="3" w:space="0" w:color="000000"/>
              <w:bottom w:val="single" w:sz="3" w:space="0" w:color="000000"/>
              <w:right w:val="single" w:sz="3" w:space="0" w:color="000000"/>
            </w:tcBorders>
          </w:tcPr>
          <w:p w14:paraId="587FA3FC" w14:textId="77777777" w:rsidR="00357641" w:rsidRDefault="00000000">
            <w:pPr>
              <w:spacing w:after="0" w:line="259" w:lineRule="auto"/>
              <w:ind w:left="102" w:right="0" w:firstLine="0"/>
              <w:jc w:val="left"/>
            </w:pPr>
            <w:r>
              <w:rPr>
                <w:sz w:val="18"/>
              </w:rPr>
              <w:t>720 × 576</w:t>
            </w:r>
          </w:p>
        </w:tc>
        <w:tc>
          <w:tcPr>
            <w:tcW w:w="1029" w:type="dxa"/>
            <w:tcBorders>
              <w:top w:val="single" w:sz="3" w:space="0" w:color="000000"/>
              <w:left w:val="single" w:sz="3" w:space="0" w:color="000000"/>
              <w:bottom w:val="single" w:sz="3" w:space="0" w:color="000000"/>
              <w:right w:val="single" w:sz="3" w:space="0" w:color="000000"/>
            </w:tcBorders>
          </w:tcPr>
          <w:p w14:paraId="33C2E326" w14:textId="77777777" w:rsidR="00357641" w:rsidRDefault="00000000">
            <w:pPr>
              <w:spacing w:after="0" w:line="259" w:lineRule="auto"/>
              <w:ind w:left="0" w:right="5" w:firstLine="0"/>
              <w:jc w:val="center"/>
            </w:pPr>
            <w:r>
              <w:rPr>
                <w:sz w:val="18"/>
              </w:rPr>
              <w:t>38</w:t>
            </w:r>
          </w:p>
        </w:tc>
        <w:tc>
          <w:tcPr>
            <w:tcW w:w="779" w:type="dxa"/>
            <w:tcBorders>
              <w:top w:val="single" w:sz="3" w:space="0" w:color="000000"/>
              <w:left w:val="single" w:sz="3" w:space="0" w:color="000000"/>
              <w:bottom w:val="single" w:sz="3" w:space="0" w:color="000000"/>
              <w:right w:val="single" w:sz="3" w:space="0" w:color="000000"/>
            </w:tcBorders>
          </w:tcPr>
          <w:p w14:paraId="5690F229" w14:textId="77777777" w:rsidR="00357641" w:rsidRDefault="00000000">
            <w:pPr>
              <w:spacing w:after="0" w:line="259" w:lineRule="auto"/>
              <w:ind w:left="0" w:right="9" w:firstLine="0"/>
              <w:jc w:val="center"/>
            </w:pPr>
            <w:r>
              <w:rPr>
                <w:sz w:val="18"/>
              </w:rPr>
              <w:t>1</w:t>
            </w:r>
          </w:p>
        </w:tc>
        <w:tc>
          <w:tcPr>
            <w:tcW w:w="779" w:type="dxa"/>
            <w:tcBorders>
              <w:top w:val="single" w:sz="3" w:space="0" w:color="000000"/>
              <w:left w:val="single" w:sz="3" w:space="0" w:color="000000"/>
              <w:bottom w:val="single" w:sz="3" w:space="0" w:color="000000"/>
              <w:right w:val="single" w:sz="3" w:space="0" w:color="000000"/>
            </w:tcBorders>
          </w:tcPr>
          <w:p w14:paraId="11A6E211" w14:textId="77777777" w:rsidR="00357641" w:rsidRDefault="00000000">
            <w:pPr>
              <w:spacing w:after="0" w:line="259" w:lineRule="auto"/>
              <w:ind w:left="0" w:right="0" w:firstLine="0"/>
              <w:jc w:val="center"/>
            </w:pPr>
            <w:r>
              <w:rPr>
                <w:sz w:val="18"/>
              </w:rPr>
              <w:t>6</w:t>
            </w:r>
          </w:p>
        </w:tc>
        <w:tc>
          <w:tcPr>
            <w:tcW w:w="829" w:type="dxa"/>
            <w:tcBorders>
              <w:top w:val="single" w:sz="3" w:space="0" w:color="000000"/>
              <w:left w:val="single" w:sz="3" w:space="0" w:color="000000"/>
              <w:bottom w:val="single" w:sz="3" w:space="0" w:color="000000"/>
              <w:right w:val="single" w:sz="3" w:space="0" w:color="000000"/>
            </w:tcBorders>
          </w:tcPr>
          <w:p w14:paraId="4A3B717A" w14:textId="77777777" w:rsidR="00357641" w:rsidRDefault="00000000">
            <w:pPr>
              <w:spacing w:after="0" w:line="259" w:lineRule="auto"/>
              <w:ind w:left="0" w:right="5" w:firstLine="0"/>
              <w:jc w:val="center"/>
            </w:pPr>
            <w:r>
              <w:rPr>
                <w:sz w:val="18"/>
              </w:rPr>
              <w:t>32</w:t>
            </w:r>
          </w:p>
        </w:tc>
      </w:tr>
      <w:tr w:rsidR="00357641" w14:paraId="7F15D450"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11AEC53B" w14:textId="77777777" w:rsidR="00357641" w:rsidRDefault="00000000">
            <w:pPr>
              <w:spacing w:after="0" w:line="259" w:lineRule="auto"/>
              <w:ind w:left="0" w:right="0" w:firstLine="0"/>
              <w:jc w:val="center"/>
            </w:pPr>
            <w:r>
              <w:rPr>
                <w:sz w:val="18"/>
              </w:rPr>
              <w:t xml:space="preserve">Mivia FIRE </w:t>
            </w:r>
            <w:r>
              <w:rPr>
                <w:sz w:val="16"/>
              </w:rPr>
              <w:t>(</w:t>
            </w:r>
            <w:r>
              <w:rPr>
                <w:sz w:val="18"/>
              </w:rPr>
              <w:t>2015</w:t>
            </w:r>
            <w:r>
              <w:rPr>
                <w:sz w:val="16"/>
              </w:rPr>
              <w:t>)</w:t>
            </w:r>
            <w:r>
              <w:rPr>
                <w:color w:val="0000FF"/>
                <w:sz w:val="16"/>
              </w:rPr>
              <w:t>[</w:t>
            </w:r>
            <w:r>
              <w:rPr>
                <w:color w:val="0000FF"/>
                <w:sz w:val="18"/>
              </w:rPr>
              <w:t>24</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78D11457"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08063862" w14:textId="77777777" w:rsidR="00357641" w:rsidRDefault="00000000">
            <w:pPr>
              <w:spacing w:after="0" w:line="259" w:lineRule="auto"/>
              <w:ind w:left="0" w:right="5" w:firstLine="0"/>
              <w:jc w:val="center"/>
            </w:pPr>
            <w:r>
              <w:rPr>
                <w:sz w:val="18"/>
              </w:rPr>
              <w:t>31</w:t>
            </w:r>
          </w:p>
        </w:tc>
        <w:tc>
          <w:tcPr>
            <w:tcW w:w="1129" w:type="dxa"/>
            <w:tcBorders>
              <w:top w:val="single" w:sz="3" w:space="0" w:color="000000"/>
              <w:left w:val="single" w:sz="3" w:space="0" w:color="000000"/>
              <w:bottom w:val="single" w:sz="3" w:space="0" w:color="000000"/>
              <w:right w:val="single" w:sz="3" w:space="0" w:color="000000"/>
            </w:tcBorders>
          </w:tcPr>
          <w:p w14:paraId="71ADB4EE" w14:textId="77777777" w:rsidR="00357641" w:rsidRDefault="00000000">
            <w:pPr>
              <w:spacing w:after="0" w:line="259" w:lineRule="auto"/>
              <w:ind w:left="105" w:right="0" w:firstLine="0"/>
              <w:jc w:val="left"/>
            </w:pPr>
            <w:r>
              <w:rPr>
                <w:sz w:val="18"/>
              </w:rPr>
              <w:t>320 × 240</w:t>
            </w:r>
          </w:p>
        </w:tc>
        <w:tc>
          <w:tcPr>
            <w:tcW w:w="1129" w:type="dxa"/>
            <w:tcBorders>
              <w:top w:val="single" w:sz="3" w:space="0" w:color="000000"/>
              <w:left w:val="single" w:sz="3" w:space="0" w:color="000000"/>
              <w:bottom w:val="single" w:sz="3" w:space="0" w:color="000000"/>
              <w:right w:val="single" w:sz="3" w:space="0" w:color="000000"/>
            </w:tcBorders>
          </w:tcPr>
          <w:p w14:paraId="30030A8B" w14:textId="77777777" w:rsidR="00357641" w:rsidRDefault="00000000">
            <w:pPr>
              <w:spacing w:after="0" w:line="259" w:lineRule="auto"/>
              <w:ind w:left="104" w:right="0" w:firstLine="0"/>
              <w:jc w:val="left"/>
            </w:pPr>
            <w:r>
              <w:rPr>
                <w:sz w:val="18"/>
              </w:rPr>
              <w:t>800 × 600</w:t>
            </w:r>
          </w:p>
        </w:tc>
        <w:tc>
          <w:tcPr>
            <w:tcW w:w="1029" w:type="dxa"/>
            <w:tcBorders>
              <w:top w:val="single" w:sz="3" w:space="0" w:color="000000"/>
              <w:left w:val="single" w:sz="3" w:space="0" w:color="000000"/>
              <w:bottom w:val="single" w:sz="3" w:space="0" w:color="000000"/>
              <w:right w:val="single" w:sz="3" w:space="0" w:color="000000"/>
            </w:tcBorders>
          </w:tcPr>
          <w:p w14:paraId="7FB8488A" w14:textId="77777777" w:rsidR="00357641" w:rsidRDefault="00000000">
            <w:pPr>
              <w:spacing w:after="0" w:line="259" w:lineRule="auto"/>
              <w:ind w:left="0" w:right="5" w:firstLine="0"/>
              <w:jc w:val="center"/>
            </w:pPr>
            <w:r>
              <w:rPr>
                <w:sz w:val="18"/>
              </w:rPr>
              <w:t>28</w:t>
            </w:r>
          </w:p>
        </w:tc>
        <w:tc>
          <w:tcPr>
            <w:tcW w:w="779" w:type="dxa"/>
            <w:tcBorders>
              <w:top w:val="single" w:sz="3" w:space="0" w:color="000000"/>
              <w:left w:val="single" w:sz="3" w:space="0" w:color="000000"/>
              <w:bottom w:val="single" w:sz="3" w:space="0" w:color="000000"/>
              <w:right w:val="single" w:sz="3" w:space="0" w:color="000000"/>
            </w:tcBorders>
          </w:tcPr>
          <w:p w14:paraId="5BC3D25D" w14:textId="77777777" w:rsidR="00357641" w:rsidRDefault="00000000">
            <w:pPr>
              <w:spacing w:after="0" w:line="259" w:lineRule="auto"/>
              <w:ind w:left="0" w:right="5" w:firstLine="0"/>
              <w:jc w:val="center"/>
            </w:pPr>
            <w:r>
              <w:rPr>
                <w:sz w:val="18"/>
              </w:rPr>
              <w:t>3</w:t>
            </w:r>
          </w:p>
        </w:tc>
        <w:tc>
          <w:tcPr>
            <w:tcW w:w="779" w:type="dxa"/>
            <w:tcBorders>
              <w:top w:val="single" w:sz="3" w:space="0" w:color="000000"/>
              <w:left w:val="single" w:sz="3" w:space="0" w:color="000000"/>
              <w:bottom w:val="single" w:sz="3" w:space="0" w:color="000000"/>
              <w:right w:val="single" w:sz="3" w:space="0" w:color="000000"/>
            </w:tcBorders>
          </w:tcPr>
          <w:p w14:paraId="026A19EC" w14:textId="77777777" w:rsidR="00357641" w:rsidRDefault="00000000">
            <w:pPr>
              <w:spacing w:after="0" w:line="259" w:lineRule="auto"/>
              <w:ind w:left="0" w:right="6" w:firstLine="0"/>
              <w:jc w:val="center"/>
            </w:pPr>
            <w:r>
              <w:rPr>
                <w:sz w:val="18"/>
              </w:rPr>
              <w:t>4</w:t>
            </w:r>
          </w:p>
        </w:tc>
        <w:tc>
          <w:tcPr>
            <w:tcW w:w="829" w:type="dxa"/>
            <w:tcBorders>
              <w:top w:val="single" w:sz="3" w:space="0" w:color="000000"/>
              <w:left w:val="single" w:sz="3" w:space="0" w:color="000000"/>
              <w:bottom w:val="single" w:sz="3" w:space="0" w:color="000000"/>
              <w:right w:val="single" w:sz="3" w:space="0" w:color="000000"/>
            </w:tcBorders>
          </w:tcPr>
          <w:p w14:paraId="3B7127EF" w14:textId="77777777" w:rsidR="00357641" w:rsidRDefault="00000000">
            <w:pPr>
              <w:spacing w:after="0" w:line="259" w:lineRule="auto"/>
              <w:ind w:left="0" w:right="5" w:firstLine="0"/>
              <w:jc w:val="center"/>
            </w:pPr>
            <w:r>
              <w:rPr>
                <w:sz w:val="18"/>
              </w:rPr>
              <w:t>27</w:t>
            </w:r>
          </w:p>
        </w:tc>
      </w:tr>
      <w:tr w:rsidR="00357641" w14:paraId="275BD226"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037F05C4" w14:textId="77777777" w:rsidR="00357641" w:rsidRDefault="00000000">
            <w:pPr>
              <w:spacing w:after="0" w:line="259" w:lineRule="auto"/>
              <w:ind w:left="0" w:right="0" w:firstLine="0"/>
              <w:jc w:val="center"/>
            </w:pPr>
            <w:r>
              <w:rPr>
                <w:sz w:val="18"/>
              </w:rPr>
              <w:t xml:space="preserve">Mivia SMOKE </w:t>
            </w:r>
            <w:r>
              <w:rPr>
                <w:sz w:val="16"/>
              </w:rPr>
              <w:t>(</w:t>
            </w:r>
            <w:r>
              <w:rPr>
                <w:sz w:val="18"/>
              </w:rPr>
              <w:t>2015</w:t>
            </w:r>
            <w:r>
              <w:rPr>
                <w:sz w:val="16"/>
              </w:rPr>
              <w:t>)</w:t>
            </w:r>
            <w:r>
              <w:rPr>
                <w:color w:val="0000FF"/>
                <w:sz w:val="16"/>
              </w:rPr>
              <w:t>[</w:t>
            </w:r>
            <w:r>
              <w:rPr>
                <w:color w:val="0000FF"/>
                <w:sz w:val="18"/>
              </w:rPr>
              <w:t>24</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3B0CD7B1"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76BB7092" w14:textId="77777777" w:rsidR="00357641" w:rsidRDefault="00000000">
            <w:pPr>
              <w:spacing w:after="0" w:line="259" w:lineRule="auto"/>
              <w:ind w:left="0" w:right="9" w:firstLine="0"/>
              <w:jc w:val="center"/>
            </w:pPr>
            <w:r>
              <w:rPr>
                <w:sz w:val="18"/>
              </w:rPr>
              <w:t>149</w:t>
            </w:r>
          </w:p>
        </w:tc>
        <w:tc>
          <w:tcPr>
            <w:tcW w:w="1129" w:type="dxa"/>
            <w:tcBorders>
              <w:top w:val="single" w:sz="3" w:space="0" w:color="000000"/>
              <w:left w:val="single" w:sz="3" w:space="0" w:color="000000"/>
              <w:bottom w:val="single" w:sz="3" w:space="0" w:color="000000"/>
              <w:right w:val="single" w:sz="3" w:space="0" w:color="000000"/>
            </w:tcBorders>
          </w:tcPr>
          <w:p w14:paraId="0FDA97FD" w14:textId="77777777" w:rsidR="00357641" w:rsidRDefault="00000000">
            <w:pPr>
              <w:spacing w:after="0" w:line="259" w:lineRule="auto"/>
              <w:ind w:left="105" w:right="0" w:firstLine="0"/>
              <w:jc w:val="left"/>
            </w:pPr>
            <w:r>
              <w:rPr>
                <w:sz w:val="18"/>
              </w:rPr>
              <w:t>292 × 240</w:t>
            </w:r>
          </w:p>
        </w:tc>
        <w:tc>
          <w:tcPr>
            <w:tcW w:w="1129" w:type="dxa"/>
            <w:tcBorders>
              <w:top w:val="single" w:sz="3" w:space="0" w:color="000000"/>
              <w:left w:val="single" w:sz="3" w:space="0" w:color="000000"/>
              <w:bottom w:val="single" w:sz="3" w:space="0" w:color="000000"/>
              <w:right w:val="single" w:sz="3" w:space="0" w:color="000000"/>
            </w:tcBorders>
          </w:tcPr>
          <w:p w14:paraId="50057DA1" w14:textId="77777777" w:rsidR="00357641" w:rsidRDefault="00000000">
            <w:pPr>
              <w:spacing w:after="0" w:line="259" w:lineRule="auto"/>
              <w:ind w:left="104" w:right="0" w:firstLine="0"/>
              <w:jc w:val="left"/>
            </w:pPr>
            <w:r>
              <w:rPr>
                <w:sz w:val="18"/>
              </w:rPr>
              <w:t>292 × 240</w:t>
            </w:r>
          </w:p>
        </w:tc>
        <w:tc>
          <w:tcPr>
            <w:tcW w:w="1029" w:type="dxa"/>
            <w:tcBorders>
              <w:top w:val="single" w:sz="3" w:space="0" w:color="000000"/>
              <w:left w:val="single" w:sz="3" w:space="0" w:color="000000"/>
              <w:bottom w:val="single" w:sz="3" w:space="0" w:color="000000"/>
              <w:right w:val="single" w:sz="3" w:space="0" w:color="000000"/>
            </w:tcBorders>
          </w:tcPr>
          <w:p w14:paraId="7DB17695" w14:textId="77777777" w:rsidR="00357641" w:rsidRDefault="00000000">
            <w:pPr>
              <w:spacing w:after="0" w:line="259" w:lineRule="auto"/>
              <w:ind w:left="0" w:right="5" w:firstLine="0"/>
              <w:jc w:val="center"/>
            </w:pPr>
            <w:r>
              <w:rPr>
                <w:sz w:val="18"/>
              </w:rPr>
              <w:t>76</w:t>
            </w:r>
          </w:p>
        </w:tc>
        <w:tc>
          <w:tcPr>
            <w:tcW w:w="779" w:type="dxa"/>
            <w:tcBorders>
              <w:top w:val="single" w:sz="3" w:space="0" w:color="000000"/>
              <w:left w:val="single" w:sz="3" w:space="0" w:color="000000"/>
              <w:bottom w:val="single" w:sz="3" w:space="0" w:color="000000"/>
              <w:right w:val="single" w:sz="3" w:space="0" w:color="000000"/>
            </w:tcBorders>
          </w:tcPr>
          <w:p w14:paraId="1C1F1DF4" w14:textId="77777777" w:rsidR="00357641" w:rsidRDefault="00000000">
            <w:pPr>
              <w:spacing w:after="0" w:line="259" w:lineRule="auto"/>
              <w:ind w:left="0" w:right="5" w:firstLine="0"/>
              <w:jc w:val="center"/>
            </w:pPr>
            <w:r>
              <w:rPr>
                <w:sz w:val="18"/>
              </w:rPr>
              <w:t>73</w:t>
            </w:r>
          </w:p>
        </w:tc>
        <w:tc>
          <w:tcPr>
            <w:tcW w:w="779" w:type="dxa"/>
            <w:tcBorders>
              <w:top w:val="single" w:sz="3" w:space="0" w:color="000000"/>
              <w:left w:val="single" w:sz="3" w:space="0" w:color="000000"/>
              <w:bottom w:val="single" w:sz="3" w:space="0" w:color="000000"/>
              <w:right w:val="single" w:sz="3" w:space="0" w:color="000000"/>
            </w:tcBorders>
          </w:tcPr>
          <w:p w14:paraId="70CCDBCD" w14:textId="77777777" w:rsidR="00357641" w:rsidRDefault="00000000">
            <w:pPr>
              <w:spacing w:after="0" w:line="259" w:lineRule="auto"/>
              <w:ind w:left="0" w:right="0" w:firstLine="0"/>
              <w:jc w:val="center"/>
            </w:pPr>
            <w:r>
              <w:rPr>
                <w:sz w:val="18"/>
              </w:rPr>
              <w:t>0</w:t>
            </w:r>
          </w:p>
        </w:tc>
        <w:tc>
          <w:tcPr>
            <w:tcW w:w="829" w:type="dxa"/>
            <w:tcBorders>
              <w:top w:val="single" w:sz="3" w:space="0" w:color="000000"/>
              <w:left w:val="single" w:sz="3" w:space="0" w:color="000000"/>
              <w:bottom w:val="single" w:sz="3" w:space="0" w:color="000000"/>
              <w:right w:val="single" w:sz="3" w:space="0" w:color="000000"/>
            </w:tcBorders>
          </w:tcPr>
          <w:p w14:paraId="7E193038" w14:textId="77777777" w:rsidR="00357641" w:rsidRDefault="00000000">
            <w:pPr>
              <w:spacing w:after="0" w:line="259" w:lineRule="auto"/>
              <w:ind w:left="0" w:right="9" w:firstLine="0"/>
              <w:jc w:val="center"/>
            </w:pPr>
            <w:r>
              <w:rPr>
                <w:sz w:val="18"/>
              </w:rPr>
              <w:t>149</w:t>
            </w:r>
          </w:p>
        </w:tc>
      </w:tr>
      <w:tr w:rsidR="00357641" w14:paraId="341180D6"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0899D4C0" w14:textId="77777777" w:rsidR="00357641" w:rsidRDefault="00000000">
            <w:pPr>
              <w:spacing w:after="0" w:line="259" w:lineRule="auto"/>
              <w:ind w:left="0" w:right="0" w:firstLine="0"/>
              <w:jc w:val="center"/>
            </w:pPr>
            <w:r>
              <w:rPr>
                <w:sz w:val="18"/>
              </w:rPr>
              <w:t xml:space="preserve">FURG </w:t>
            </w:r>
            <w:r>
              <w:rPr>
                <w:sz w:val="16"/>
              </w:rPr>
              <w:t>(</w:t>
            </w:r>
            <w:r>
              <w:rPr>
                <w:sz w:val="18"/>
              </w:rPr>
              <w:t>2015</w:t>
            </w:r>
            <w:r>
              <w:rPr>
                <w:sz w:val="16"/>
              </w:rPr>
              <w:t>)</w:t>
            </w:r>
            <w:r>
              <w:rPr>
                <w:color w:val="0000FF"/>
                <w:sz w:val="16"/>
              </w:rPr>
              <w:t>[</w:t>
            </w:r>
            <w:r>
              <w:rPr>
                <w:color w:val="0000FF"/>
                <w:sz w:val="18"/>
              </w:rPr>
              <w:t>20</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10836E2B" w14:textId="77777777" w:rsidR="00357641" w:rsidRDefault="00000000">
            <w:pPr>
              <w:spacing w:after="0" w:line="259" w:lineRule="auto"/>
              <w:ind w:left="0" w:right="0" w:firstLine="0"/>
              <w:jc w:val="center"/>
            </w:pPr>
            <w:r>
              <w:rPr>
                <w:sz w:val="18"/>
              </w:rPr>
              <w:t>Moving camera</w:t>
            </w:r>
          </w:p>
        </w:tc>
        <w:tc>
          <w:tcPr>
            <w:tcW w:w="729" w:type="dxa"/>
            <w:tcBorders>
              <w:top w:val="single" w:sz="3" w:space="0" w:color="000000"/>
              <w:left w:val="single" w:sz="3" w:space="0" w:color="000000"/>
              <w:bottom w:val="single" w:sz="3" w:space="0" w:color="000000"/>
              <w:right w:val="single" w:sz="3" w:space="0" w:color="000000"/>
            </w:tcBorders>
          </w:tcPr>
          <w:p w14:paraId="1D2625BD" w14:textId="77777777" w:rsidR="00357641" w:rsidRDefault="00000000">
            <w:pPr>
              <w:spacing w:after="0" w:line="259" w:lineRule="auto"/>
              <w:ind w:left="0" w:right="5" w:firstLine="0"/>
              <w:jc w:val="center"/>
            </w:pPr>
            <w:r>
              <w:rPr>
                <w:sz w:val="18"/>
              </w:rPr>
              <w:t>22</w:t>
            </w:r>
          </w:p>
        </w:tc>
        <w:tc>
          <w:tcPr>
            <w:tcW w:w="1129" w:type="dxa"/>
            <w:tcBorders>
              <w:top w:val="single" w:sz="3" w:space="0" w:color="000000"/>
              <w:left w:val="single" w:sz="3" w:space="0" w:color="000000"/>
              <w:bottom w:val="single" w:sz="3" w:space="0" w:color="000000"/>
              <w:right w:val="single" w:sz="3" w:space="0" w:color="000000"/>
            </w:tcBorders>
          </w:tcPr>
          <w:p w14:paraId="5B828D63" w14:textId="77777777" w:rsidR="00357641" w:rsidRDefault="00000000">
            <w:pPr>
              <w:spacing w:after="0" w:line="259" w:lineRule="auto"/>
              <w:ind w:left="105" w:right="0" w:firstLine="0"/>
              <w:jc w:val="left"/>
            </w:pPr>
            <w:r>
              <w:rPr>
                <w:sz w:val="18"/>
              </w:rPr>
              <w:t>240 × 344</w:t>
            </w:r>
          </w:p>
        </w:tc>
        <w:tc>
          <w:tcPr>
            <w:tcW w:w="1129" w:type="dxa"/>
            <w:tcBorders>
              <w:top w:val="single" w:sz="3" w:space="0" w:color="000000"/>
              <w:left w:val="single" w:sz="3" w:space="0" w:color="000000"/>
              <w:bottom w:val="single" w:sz="3" w:space="0" w:color="000000"/>
              <w:right w:val="single" w:sz="3" w:space="0" w:color="000000"/>
            </w:tcBorders>
          </w:tcPr>
          <w:p w14:paraId="3A7704FA" w14:textId="77777777" w:rsidR="00357641" w:rsidRDefault="00000000">
            <w:pPr>
              <w:spacing w:after="0" w:line="259" w:lineRule="auto"/>
              <w:ind w:left="15" w:right="0" w:firstLine="0"/>
              <w:jc w:val="left"/>
            </w:pPr>
            <w:r>
              <w:rPr>
                <w:sz w:val="18"/>
              </w:rPr>
              <w:t>1920 × 1080</w:t>
            </w:r>
          </w:p>
        </w:tc>
        <w:tc>
          <w:tcPr>
            <w:tcW w:w="1029" w:type="dxa"/>
            <w:tcBorders>
              <w:top w:val="single" w:sz="3" w:space="0" w:color="000000"/>
              <w:left w:val="single" w:sz="3" w:space="0" w:color="000000"/>
              <w:bottom w:val="single" w:sz="3" w:space="0" w:color="000000"/>
              <w:right w:val="single" w:sz="3" w:space="0" w:color="000000"/>
            </w:tcBorders>
          </w:tcPr>
          <w:p w14:paraId="0306C7E3" w14:textId="77777777" w:rsidR="00357641" w:rsidRDefault="00000000">
            <w:pPr>
              <w:spacing w:after="0" w:line="259" w:lineRule="auto"/>
              <w:ind w:left="0" w:right="9" w:firstLine="0"/>
              <w:jc w:val="center"/>
            </w:pPr>
            <w:r>
              <w:rPr>
                <w:sz w:val="18"/>
              </w:rPr>
              <w:t>17</w:t>
            </w:r>
          </w:p>
        </w:tc>
        <w:tc>
          <w:tcPr>
            <w:tcW w:w="779" w:type="dxa"/>
            <w:tcBorders>
              <w:top w:val="single" w:sz="3" w:space="0" w:color="000000"/>
              <w:left w:val="single" w:sz="3" w:space="0" w:color="000000"/>
              <w:bottom w:val="single" w:sz="3" w:space="0" w:color="000000"/>
              <w:right w:val="single" w:sz="3" w:space="0" w:color="000000"/>
            </w:tcBorders>
          </w:tcPr>
          <w:p w14:paraId="362EF382" w14:textId="77777777" w:rsidR="00357641" w:rsidRDefault="00000000">
            <w:pPr>
              <w:spacing w:after="0" w:line="259" w:lineRule="auto"/>
              <w:ind w:left="0" w:right="0" w:firstLine="0"/>
              <w:jc w:val="center"/>
            </w:pPr>
            <w:r>
              <w:rPr>
                <w:sz w:val="18"/>
              </w:rPr>
              <w:t>5</w:t>
            </w:r>
          </w:p>
        </w:tc>
        <w:tc>
          <w:tcPr>
            <w:tcW w:w="779" w:type="dxa"/>
            <w:tcBorders>
              <w:top w:val="single" w:sz="3" w:space="0" w:color="000000"/>
              <w:left w:val="single" w:sz="3" w:space="0" w:color="000000"/>
              <w:bottom w:val="single" w:sz="3" w:space="0" w:color="000000"/>
              <w:right w:val="single" w:sz="3" w:space="0" w:color="000000"/>
            </w:tcBorders>
          </w:tcPr>
          <w:p w14:paraId="424083DE" w14:textId="77777777" w:rsidR="00357641" w:rsidRDefault="00000000">
            <w:pPr>
              <w:spacing w:after="0" w:line="259" w:lineRule="auto"/>
              <w:ind w:left="0" w:right="5" w:firstLine="0"/>
              <w:jc w:val="center"/>
            </w:pPr>
            <w:r>
              <w:rPr>
                <w:sz w:val="18"/>
              </w:rPr>
              <w:t>3</w:t>
            </w:r>
          </w:p>
        </w:tc>
        <w:tc>
          <w:tcPr>
            <w:tcW w:w="829" w:type="dxa"/>
            <w:tcBorders>
              <w:top w:val="single" w:sz="3" w:space="0" w:color="000000"/>
              <w:left w:val="single" w:sz="3" w:space="0" w:color="000000"/>
              <w:bottom w:val="single" w:sz="3" w:space="0" w:color="000000"/>
              <w:right w:val="single" w:sz="3" w:space="0" w:color="000000"/>
            </w:tcBorders>
          </w:tcPr>
          <w:p w14:paraId="400FAAA0" w14:textId="77777777" w:rsidR="00357641" w:rsidRDefault="00000000">
            <w:pPr>
              <w:spacing w:after="0" w:line="259" w:lineRule="auto"/>
              <w:ind w:left="0" w:right="9" w:firstLine="0"/>
              <w:jc w:val="center"/>
            </w:pPr>
            <w:r>
              <w:rPr>
                <w:sz w:val="18"/>
              </w:rPr>
              <w:t>19</w:t>
            </w:r>
          </w:p>
        </w:tc>
      </w:tr>
      <w:tr w:rsidR="00357641" w14:paraId="4C779698"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1E885AE0" w14:textId="77777777" w:rsidR="00357641" w:rsidRDefault="00000000">
            <w:pPr>
              <w:spacing w:after="0" w:line="259" w:lineRule="auto"/>
              <w:ind w:left="0" w:right="0" w:firstLine="0"/>
              <w:jc w:val="center"/>
            </w:pPr>
            <w:r>
              <w:rPr>
                <w:sz w:val="18"/>
              </w:rPr>
              <w:t xml:space="preserve">USTC Smoke </w:t>
            </w:r>
            <w:r>
              <w:rPr>
                <w:sz w:val="16"/>
              </w:rPr>
              <w:t>(</w:t>
            </w:r>
            <w:r>
              <w:rPr>
                <w:sz w:val="18"/>
              </w:rPr>
              <w:t>2017</w:t>
            </w:r>
            <w:r>
              <w:rPr>
                <w:sz w:val="16"/>
              </w:rPr>
              <w:t>)</w:t>
            </w:r>
            <w:r>
              <w:rPr>
                <w:color w:val="0000FF"/>
                <w:sz w:val="16"/>
              </w:rPr>
              <w:t>[</w:t>
            </w:r>
            <w:r>
              <w:rPr>
                <w:color w:val="0000FF"/>
                <w:sz w:val="18"/>
              </w:rPr>
              <w:t>25</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701301A3"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2432C83F" w14:textId="77777777" w:rsidR="00357641" w:rsidRDefault="00000000">
            <w:pPr>
              <w:spacing w:after="0" w:line="259" w:lineRule="auto"/>
              <w:ind w:left="0" w:right="5" w:firstLine="0"/>
              <w:jc w:val="center"/>
            </w:pPr>
            <w:r>
              <w:rPr>
                <w:sz w:val="18"/>
              </w:rPr>
              <w:t>30</w:t>
            </w:r>
          </w:p>
        </w:tc>
        <w:tc>
          <w:tcPr>
            <w:tcW w:w="1129" w:type="dxa"/>
            <w:tcBorders>
              <w:top w:val="single" w:sz="3" w:space="0" w:color="000000"/>
              <w:left w:val="single" w:sz="3" w:space="0" w:color="000000"/>
              <w:bottom w:val="single" w:sz="3" w:space="0" w:color="000000"/>
              <w:right w:val="single" w:sz="3" w:space="0" w:color="000000"/>
            </w:tcBorders>
          </w:tcPr>
          <w:p w14:paraId="4B38E071" w14:textId="77777777" w:rsidR="00357641" w:rsidRDefault="00000000">
            <w:pPr>
              <w:spacing w:after="0" w:line="259" w:lineRule="auto"/>
              <w:ind w:left="15" w:right="0" w:firstLine="0"/>
              <w:jc w:val="left"/>
            </w:pPr>
            <w:r>
              <w:rPr>
                <w:sz w:val="18"/>
              </w:rPr>
              <w:t>1920 × 1080</w:t>
            </w:r>
          </w:p>
        </w:tc>
        <w:tc>
          <w:tcPr>
            <w:tcW w:w="1129" w:type="dxa"/>
            <w:tcBorders>
              <w:top w:val="single" w:sz="3" w:space="0" w:color="000000"/>
              <w:left w:val="single" w:sz="3" w:space="0" w:color="000000"/>
              <w:bottom w:val="single" w:sz="3" w:space="0" w:color="000000"/>
              <w:right w:val="single" w:sz="3" w:space="0" w:color="000000"/>
            </w:tcBorders>
          </w:tcPr>
          <w:p w14:paraId="60073ACC" w14:textId="77777777" w:rsidR="00357641" w:rsidRDefault="00000000">
            <w:pPr>
              <w:spacing w:after="0" w:line="259" w:lineRule="auto"/>
              <w:ind w:left="15" w:right="0" w:firstLine="0"/>
              <w:jc w:val="left"/>
            </w:pPr>
            <w:r>
              <w:rPr>
                <w:sz w:val="18"/>
              </w:rPr>
              <w:t>1920 × 1080</w:t>
            </w:r>
          </w:p>
        </w:tc>
        <w:tc>
          <w:tcPr>
            <w:tcW w:w="1029" w:type="dxa"/>
            <w:tcBorders>
              <w:top w:val="single" w:sz="3" w:space="0" w:color="000000"/>
              <w:left w:val="single" w:sz="3" w:space="0" w:color="000000"/>
              <w:bottom w:val="single" w:sz="3" w:space="0" w:color="000000"/>
              <w:right w:val="single" w:sz="3" w:space="0" w:color="000000"/>
            </w:tcBorders>
          </w:tcPr>
          <w:p w14:paraId="10678598" w14:textId="77777777" w:rsidR="00357641" w:rsidRDefault="00000000">
            <w:pPr>
              <w:spacing w:after="0" w:line="259" w:lineRule="auto"/>
              <w:ind w:left="0" w:right="5" w:firstLine="0"/>
              <w:jc w:val="center"/>
            </w:pPr>
            <w:r>
              <w:rPr>
                <w:sz w:val="18"/>
              </w:rPr>
              <w:t>22</w:t>
            </w:r>
          </w:p>
        </w:tc>
        <w:tc>
          <w:tcPr>
            <w:tcW w:w="779" w:type="dxa"/>
            <w:tcBorders>
              <w:top w:val="single" w:sz="3" w:space="0" w:color="000000"/>
              <w:left w:val="single" w:sz="3" w:space="0" w:color="000000"/>
              <w:bottom w:val="single" w:sz="3" w:space="0" w:color="000000"/>
              <w:right w:val="single" w:sz="3" w:space="0" w:color="000000"/>
            </w:tcBorders>
          </w:tcPr>
          <w:p w14:paraId="6E7CD7C1" w14:textId="77777777" w:rsidR="00357641" w:rsidRDefault="00000000">
            <w:pPr>
              <w:spacing w:after="0" w:line="259" w:lineRule="auto"/>
              <w:ind w:left="0" w:right="0" w:firstLine="0"/>
              <w:jc w:val="center"/>
            </w:pPr>
            <w:r>
              <w:rPr>
                <w:sz w:val="18"/>
              </w:rPr>
              <w:t>8</w:t>
            </w:r>
          </w:p>
        </w:tc>
        <w:tc>
          <w:tcPr>
            <w:tcW w:w="779" w:type="dxa"/>
            <w:tcBorders>
              <w:top w:val="single" w:sz="3" w:space="0" w:color="000000"/>
              <w:left w:val="single" w:sz="3" w:space="0" w:color="000000"/>
              <w:bottom w:val="single" w:sz="3" w:space="0" w:color="000000"/>
              <w:right w:val="single" w:sz="3" w:space="0" w:color="000000"/>
            </w:tcBorders>
          </w:tcPr>
          <w:p w14:paraId="466E0884" w14:textId="77777777" w:rsidR="00357641" w:rsidRDefault="00000000">
            <w:pPr>
              <w:spacing w:after="0" w:line="259" w:lineRule="auto"/>
              <w:ind w:left="0" w:right="5" w:firstLine="0"/>
              <w:jc w:val="center"/>
            </w:pPr>
            <w:r>
              <w:rPr>
                <w:sz w:val="18"/>
              </w:rPr>
              <w:t>30</w:t>
            </w:r>
          </w:p>
        </w:tc>
        <w:tc>
          <w:tcPr>
            <w:tcW w:w="829" w:type="dxa"/>
            <w:tcBorders>
              <w:top w:val="single" w:sz="3" w:space="0" w:color="000000"/>
              <w:left w:val="single" w:sz="3" w:space="0" w:color="000000"/>
              <w:bottom w:val="single" w:sz="3" w:space="0" w:color="000000"/>
              <w:right w:val="single" w:sz="3" w:space="0" w:color="000000"/>
            </w:tcBorders>
          </w:tcPr>
          <w:p w14:paraId="06497E1B" w14:textId="77777777" w:rsidR="00357641" w:rsidRDefault="00000000">
            <w:pPr>
              <w:spacing w:after="0" w:line="259" w:lineRule="auto"/>
              <w:ind w:left="0" w:right="0" w:firstLine="0"/>
              <w:jc w:val="center"/>
            </w:pPr>
            <w:r>
              <w:rPr>
                <w:sz w:val="18"/>
              </w:rPr>
              <w:t>0</w:t>
            </w:r>
          </w:p>
        </w:tc>
      </w:tr>
      <w:tr w:rsidR="00357641" w14:paraId="22559442"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22D91552" w14:textId="77777777" w:rsidR="00357641" w:rsidRDefault="00000000">
            <w:pPr>
              <w:spacing w:after="0" w:line="259" w:lineRule="auto"/>
              <w:ind w:left="0" w:right="0" w:firstLine="0"/>
              <w:jc w:val="center"/>
            </w:pPr>
            <w:r>
              <w:rPr>
                <w:sz w:val="18"/>
              </w:rPr>
              <w:t xml:space="preserve">FireNet </w:t>
            </w:r>
            <w:r>
              <w:rPr>
                <w:sz w:val="16"/>
              </w:rPr>
              <w:t>(</w:t>
            </w:r>
            <w:r>
              <w:rPr>
                <w:sz w:val="18"/>
              </w:rPr>
              <w:t>2019</w:t>
            </w:r>
            <w:r>
              <w:rPr>
                <w:sz w:val="16"/>
              </w:rPr>
              <w:t>)</w:t>
            </w:r>
            <w:r>
              <w:rPr>
                <w:color w:val="0000FF"/>
                <w:sz w:val="16"/>
              </w:rPr>
              <w:t>[</w:t>
            </w:r>
            <w:r>
              <w:rPr>
                <w:color w:val="0000FF"/>
                <w:sz w:val="18"/>
              </w:rPr>
              <w:t>17</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7D13A4EE" w14:textId="77777777" w:rsidR="00357641" w:rsidRDefault="00000000">
            <w:pPr>
              <w:spacing w:after="0" w:line="259" w:lineRule="auto"/>
              <w:ind w:left="0" w:right="0" w:firstLine="0"/>
              <w:jc w:val="center"/>
            </w:pPr>
            <w:r>
              <w:rPr>
                <w:sz w:val="18"/>
              </w:rPr>
              <w:t>Moving camera</w:t>
            </w:r>
          </w:p>
        </w:tc>
        <w:tc>
          <w:tcPr>
            <w:tcW w:w="729" w:type="dxa"/>
            <w:tcBorders>
              <w:top w:val="single" w:sz="3" w:space="0" w:color="000000"/>
              <w:left w:val="single" w:sz="3" w:space="0" w:color="000000"/>
              <w:bottom w:val="single" w:sz="3" w:space="0" w:color="000000"/>
              <w:right w:val="single" w:sz="3" w:space="0" w:color="000000"/>
            </w:tcBorders>
          </w:tcPr>
          <w:p w14:paraId="75AB3CDD" w14:textId="77777777" w:rsidR="00357641" w:rsidRDefault="00000000">
            <w:pPr>
              <w:spacing w:after="0" w:line="259" w:lineRule="auto"/>
              <w:ind w:left="0" w:right="0" w:firstLine="0"/>
              <w:jc w:val="center"/>
            </w:pPr>
            <w:r>
              <w:rPr>
                <w:sz w:val="18"/>
              </w:rPr>
              <w:t>62</w:t>
            </w:r>
          </w:p>
        </w:tc>
        <w:tc>
          <w:tcPr>
            <w:tcW w:w="1129" w:type="dxa"/>
            <w:tcBorders>
              <w:top w:val="single" w:sz="3" w:space="0" w:color="000000"/>
              <w:left w:val="single" w:sz="3" w:space="0" w:color="000000"/>
              <w:bottom w:val="single" w:sz="3" w:space="0" w:color="000000"/>
              <w:right w:val="single" w:sz="3" w:space="0" w:color="000000"/>
            </w:tcBorders>
          </w:tcPr>
          <w:p w14:paraId="454AD49C" w14:textId="77777777" w:rsidR="00357641" w:rsidRDefault="00000000">
            <w:pPr>
              <w:spacing w:after="0" w:line="259" w:lineRule="auto"/>
              <w:ind w:left="105" w:right="0" w:firstLine="0"/>
              <w:jc w:val="left"/>
            </w:pPr>
            <w:r>
              <w:rPr>
                <w:sz w:val="18"/>
              </w:rPr>
              <w:t>352 × 222</w:t>
            </w:r>
          </w:p>
        </w:tc>
        <w:tc>
          <w:tcPr>
            <w:tcW w:w="1129" w:type="dxa"/>
            <w:tcBorders>
              <w:top w:val="single" w:sz="3" w:space="0" w:color="000000"/>
              <w:left w:val="single" w:sz="3" w:space="0" w:color="000000"/>
              <w:bottom w:val="single" w:sz="3" w:space="0" w:color="000000"/>
              <w:right w:val="single" w:sz="3" w:space="0" w:color="000000"/>
            </w:tcBorders>
          </w:tcPr>
          <w:p w14:paraId="62CB34EB" w14:textId="77777777" w:rsidR="00357641" w:rsidRDefault="00000000">
            <w:pPr>
              <w:spacing w:after="0" w:line="259" w:lineRule="auto"/>
              <w:ind w:left="15" w:right="0" w:firstLine="0"/>
              <w:jc w:val="left"/>
            </w:pPr>
            <w:r>
              <w:rPr>
                <w:sz w:val="18"/>
              </w:rPr>
              <w:t>1920 × 1080</w:t>
            </w:r>
          </w:p>
        </w:tc>
        <w:tc>
          <w:tcPr>
            <w:tcW w:w="1029" w:type="dxa"/>
            <w:tcBorders>
              <w:top w:val="single" w:sz="3" w:space="0" w:color="000000"/>
              <w:left w:val="single" w:sz="3" w:space="0" w:color="000000"/>
              <w:bottom w:val="single" w:sz="3" w:space="0" w:color="000000"/>
              <w:right w:val="single" w:sz="3" w:space="0" w:color="000000"/>
            </w:tcBorders>
          </w:tcPr>
          <w:p w14:paraId="28BA09D1" w14:textId="77777777" w:rsidR="00357641" w:rsidRDefault="00000000">
            <w:pPr>
              <w:spacing w:after="0" w:line="259" w:lineRule="auto"/>
              <w:ind w:left="0" w:right="6" w:firstLine="0"/>
              <w:jc w:val="center"/>
            </w:pPr>
            <w:r>
              <w:rPr>
                <w:sz w:val="18"/>
              </w:rPr>
              <w:t>46</w:t>
            </w:r>
          </w:p>
        </w:tc>
        <w:tc>
          <w:tcPr>
            <w:tcW w:w="779" w:type="dxa"/>
            <w:tcBorders>
              <w:top w:val="single" w:sz="3" w:space="0" w:color="000000"/>
              <w:left w:val="single" w:sz="3" w:space="0" w:color="000000"/>
              <w:bottom w:val="single" w:sz="3" w:space="0" w:color="000000"/>
              <w:right w:val="single" w:sz="3" w:space="0" w:color="000000"/>
            </w:tcBorders>
          </w:tcPr>
          <w:p w14:paraId="041766BA" w14:textId="77777777" w:rsidR="00357641" w:rsidRDefault="00000000">
            <w:pPr>
              <w:spacing w:after="0" w:line="259" w:lineRule="auto"/>
              <w:ind w:left="0" w:right="9" w:firstLine="0"/>
              <w:jc w:val="center"/>
            </w:pPr>
            <w:r>
              <w:rPr>
                <w:sz w:val="18"/>
              </w:rPr>
              <w:t>16</w:t>
            </w:r>
          </w:p>
        </w:tc>
        <w:tc>
          <w:tcPr>
            <w:tcW w:w="779" w:type="dxa"/>
            <w:tcBorders>
              <w:top w:val="single" w:sz="3" w:space="0" w:color="000000"/>
              <w:left w:val="single" w:sz="3" w:space="0" w:color="000000"/>
              <w:bottom w:val="single" w:sz="3" w:space="0" w:color="000000"/>
              <w:right w:val="single" w:sz="3" w:space="0" w:color="000000"/>
            </w:tcBorders>
          </w:tcPr>
          <w:p w14:paraId="10CCB235" w14:textId="77777777" w:rsidR="00357641" w:rsidRDefault="00000000">
            <w:pPr>
              <w:spacing w:after="0" w:line="259" w:lineRule="auto"/>
              <w:ind w:left="0" w:right="5" w:firstLine="0"/>
              <w:jc w:val="center"/>
            </w:pPr>
            <w:r>
              <w:rPr>
                <w:sz w:val="18"/>
              </w:rPr>
              <w:t>30</w:t>
            </w:r>
          </w:p>
        </w:tc>
        <w:tc>
          <w:tcPr>
            <w:tcW w:w="829" w:type="dxa"/>
            <w:tcBorders>
              <w:top w:val="single" w:sz="3" w:space="0" w:color="000000"/>
              <w:left w:val="single" w:sz="3" w:space="0" w:color="000000"/>
              <w:bottom w:val="single" w:sz="3" w:space="0" w:color="000000"/>
              <w:right w:val="single" w:sz="3" w:space="0" w:color="000000"/>
            </w:tcBorders>
          </w:tcPr>
          <w:p w14:paraId="17DD5D6B" w14:textId="77777777" w:rsidR="00357641" w:rsidRDefault="00000000">
            <w:pPr>
              <w:spacing w:after="0" w:line="259" w:lineRule="auto"/>
              <w:ind w:left="0" w:right="5" w:firstLine="0"/>
              <w:jc w:val="center"/>
            </w:pPr>
            <w:r>
              <w:rPr>
                <w:sz w:val="18"/>
              </w:rPr>
              <w:t>32</w:t>
            </w:r>
          </w:p>
        </w:tc>
      </w:tr>
      <w:tr w:rsidR="00357641" w14:paraId="7B71CDC7"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48257F45" w14:textId="77777777" w:rsidR="00357641" w:rsidRDefault="00000000">
            <w:pPr>
              <w:spacing w:after="0" w:line="259" w:lineRule="auto"/>
              <w:ind w:left="0" w:right="0" w:firstLine="0"/>
              <w:jc w:val="center"/>
            </w:pPr>
            <w:r>
              <w:rPr>
                <w:sz w:val="18"/>
              </w:rPr>
              <w:t xml:space="preserve">FiSmo </w:t>
            </w:r>
            <w:r>
              <w:rPr>
                <w:sz w:val="16"/>
              </w:rPr>
              <w:t>(</w:t>
            </w:r>
            <w:r>
              <w:rPr>
                <w:sz w:val="18"/>
              </w:rPr>
              <w:t>2020</w:t>
            </w:r>
            <w:r>
              <w:rPr>
                <w:sz w:val="16"/>
              </w:rPr>
              <w:t>)</w:t>
            </w:r>
            <w:r>
              <w:rPr>
                <w:color w:val="0000FF"/>
                <w:sz w:val="16"/>
              </w:rPr>
              <w:t>[</w:t>
            </w:r>
            <w:r>
              <w:rPr>
                <w:color w:val="0000FF"/>
                <w:sz w:val="18"/>
              </w:rPr>
              <w:t>19</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619044FE" w14:textId="77777777" w:rsidR="00357641" w:rsidRDefault="00000000">
            <w:pPr>
              <w:spacing w:after="0" w:line="259" w:lineRule="auto"/>
              <w:ind w:left="0" w:right="0" w:firstLine="0"/>
              <w:jc w:val="center"/>
            </w:pPr>
            <w:r>
              <w:rPr>
                <w:sz w:val="18"/>
              </w:rPr>
              <w:t>Moving camera</w:t>
            </w:r>
          </w:p>
        </w:tc>
        <w:tc>
          <w:tcPr>
            <w:tcW w:w="729" w:type="dxa"/>
            <w:tcBorders>
              <w:top w:val="single" w:sz="3" w:space="0" w:color="000000"/>
              <w:left w:val="single" w:sz="3" w:space="0" w:color="000000"/>
              <w:bottom w:val="single" w:sz="3" w:space="0" w:color="000000"/>
              <w:right w:val="single" w:sz="3" w:space="0" w:color="000000"/>
            </w:tcBorders>
          </w:tcPr>
          <w:p w14:paraId="76B3B6B0" w14:textId="77777777" w:rsidR="00357641" w:rsidRDefault="00000000">
            <w:pPr>
              <w:spacing w:after="0" w:line="259" w:lineRule="auto"/>
              <w:ind w:left="0" w:right="0" w:firstLine="0"/>
              <w:jc w:val="center"/>
            </w:pPr>
            <w:r>
              <w:rPr>
                <w:sz w:val="18"/>
              </w:rPr>
              <w:t>88</w:t>
            </w:r>
          </w:p>
        </w:tc>
        <w:tc>
          <w:tcPr>
            <w:tcW w:w="1129" w:type="dxa"/>
            <w:tcBorders>
              <w:top w:val="single" w:sz="3" w:space="0" w:color="000000"/>
              <w:left w:val="single" w:sz="3" w:space="0" w:color="000000"/>
              <w:bottom w:val="single" w:sz="3" w:space="0" w:color="000000"/>
              <w:right w:val="single" w:sz="3" w:space="0" w:color="000000"/>
            </w:tcBorders>
          </w:tcPr>
          <w:p w14:paraId="677465C9" w14:textId="77777777" w:rsidR="00357641" w:rsidRDefault="00000000">
            <w:pPr>
              <w:spacing w:after="0" w:line="259" w:lineRule="auto"/>
              <w:ind w:left="105" w:right="0" w:firstLine="0"/>
              <w:jc w:val="left"/>
            </w:pPr>
            <w:r>
              <w:rPr>
                <w:sz w:val="18"/>
              </w:rPr>
              <w:t>320 × 240</w:t>
            </w:r>
          </w:p>
        </w:tc>
        <w:tc>
          <w:tcPr>
            <w:tcW w:w="1129" w:type="dxa"/>
            <w:tcBorders>
              <w:top w:val="single" w:sz="3" w:space="0" w:color="000000"/>
              <w:left w:val="single" w:sz="3" w:space="0" w:color="000000"/>
              <w:bottom w:val="single" w:sz="3" w:space="0" w:color="000000"/>
              <w:right w:val="single" w:sz="3" w:space="0" w:color="000000"/>
            </w:tcBorders>
          </w:tcPr>
          <w:p w14:paraId="7771C6ED" w14:textId="77777777" w:rsidR="00357641" w:rsidRDefault="00000000">
            <w:pPr>
              <w:spacing w:after="0" w:line="259" w:lineRule="auto"/>
              <w:ind w:left="15" w:right="0" w:firstLine="0"/>
              <w:jc w:val="left"/>
            </w:pPr>
            <w:r>
              <w:rPr>
                <w:sz w:val="18"/>
              </w:rPr>
              <w:t>1920 × 1080</w:t>
            </w:r>
          </w:p>
        </w:tc>
        <w:tc>
          <w:tcPr>
            <w:tcW w:w="1029" w:type="dxa"/>
            <w:tcBorders>
              <w:top w:val="single" w:sz="3" w:space="0" w:color="000000"/>
              <w:left w:val="single" w:sz="3" w:space="0" w:color="000000"/>
              <w:bottom w:val="single" w:sz="3" w:space="0" w:color="000000"/>
              <w:right w:val="single" w:sz="3" w:space="0" w:color="000000"/>
            </w:tcBorders>
          </w:tcPr>
          <w:p w14:paraId="62E97C6A" w14:textId="77777777" w:rsidR="00357641" w:rsidRDefault="00000000">
            <w:pPr>
              <w:spacing w:after="0" w:line="259" w:lineRule="auto"/>
              <w:ind w:left="0" w:right="0" w:firstLine="0"/>
              <w:jc w:val="center"/>
            </w:pPr>
            <w:r>
              <w:rPr>
                <w:sz w:val="18"/>
              </w:rPr>
              <w:t>80</w:t>
            </w:r>
          </w:p>
        </w:tc>
        <w:tc>
          <w:tcPr>
            <w:tcW w:w="779" w:type="dxa"/>
            <w:tcBorders>
              <w:top w:val="single" w:sz="3" w:space="0" w:color="000000"/>
              <w:left w:val="single" w:sz="3" w:space="0" w:color="000000"/>
              <w:bottom w:val="single" w:sz="3" w:space="0" w:color="000000"/>
              <w:right w:val="single" w:sz="3" w:space="0" w:color="000000"/>
            </w:tcBorders>
          </w:tcPr>
          <w:p w14:paraId="3256D456" w14:textId="77777777" w:rsidR="00357641" w:rsidRDefault="00000000">
            <w:pPr>
              <w:spacing w:after="0" w:line="259" w:lineRule="auto"/>
              <w:ind w:left="0" w:right="0" w:firstLine="0"/>
              <w:jc w:val="center"/>
            </w:pPr>
            <w:r>
              <w:rPr>
                <w:sz w:val="18"/>
              </w:rPr>
              <w:t>8</w:t>
            </w:r>
          </w:p>
        </w:tc>
        <w:tc>
          <w:tcPr>
            <w:tcW w:w="779" w:type="dxa"/>
            <w:tcBorders>
              <w:top w:val="single" w:sz="3" w:space="0" w:color="000000"/>
              <w:left w:val="single" w:sz="3" w:space="0" w:color="000000"/>
              <w:bottom w:val="single" w:sz="3" w:space="0" w:color="000000"/>
              <w:right w:val="single" w:sz="3" w:space="0" w:color="000000"/>
            </w:tcBorders>
          </w:tcPr>
          <w:p w14:paraId="481CBB50" w14:textId="77777777" w:rsidR="00357641" w:rsidRDefault="00000000">
            <w:pPr>
              <w:spacing w:after="0" w:line="259" w:lineRule="auto"/>
              <w:ind w:left="0" w:right="0" w:firstLine="0"/>
              <w:jc w:val="center"/>
            </w:pPr>
            <w:r>
              <w:rPr>
                <w:sz w:val="18"/>
              </w:rPr>
              <w:t>0</w:t>
            </w:r>
          </w:p>
        </w:tc>
        <w:tc>
          <w:tcPr>
            <w:tcW w:w="829" w:type="dxa"/>
            <w:tcBorders>
              <w:top w:val="single" w:sz="3" w:space="0" w:color="000000"/>
              <w:left w:val="single" w:sz="3" w:space="0" w:color="000000"/>
              <w:bottom w:val="single" w:sz="3" w:space="0" w:color="000000"/>
              <w:right w:val="single" w:sz="3" w:space="0" w:color="000000"/>
            </w:tcBorders>
          </w:tcPr>
          <w:p w14:paraId="114ABE43" w14:textId="77777777" w:rsidR="00357641" w:rsidRDefault="00000000">
            <w:pPr>
              <w:spacing w:after="0" w:line="259" w:lineRule="auto"/>
              <w:ind w:left="0" w:right="0" w:firstLine="0"/>
              <w:jc w:val="center"/>
            </w:pPr>
            <w:r>
              <w:rPr>
                <w:sz w:val="18"/>
              </w:rPr>
              <w:t>88</w:t>
            </w:r>
          </w:p>
        </w:tc>
      </w:tr>
      <w:tr w:rsidR="00357641" w14:paraId="1F9A7261"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57F04965" w14:textId="77777777" w:rsidR="00357641" w:rsidRDefault="00000000">
            <w:pPr>
              <w:spacing w:after="0" w:line="259" w:lineRule="auto"/>
              <w:ind w:left="0" w:right="0" w:firstLine="0"/>
              <w:jc w:val="center"/>
            </w:pPr>
            <w:r>
              <w:rPr>
                <w:sz w:val="18"/>
              </w:rPr>
              <w:t xml:space="preserve">D-Fire </w:t>
            </w:r>
            <w:r>
              <w:rPr>
                <w:sz w:val="16"/>
              </w:rPr>
              <w:t>(</w:t>
            </w:r>
            <w:r>
              <w:rPr>
                <w:sz w:val="18"/>
              </w:rPr>
              <w:t>2021</w:t>
            </w:r>
            <w:r>
              <w:rPr>
                <w:sz w:val="16"/>
              </w:rPr>
              <w:t>)</w:t>
            </w:r>
            <w:r>
              <w:rPr>
                <w:color w:val="0000FF"/>
                <w:sz w:val="16"/>
              </w:rPr>
              <w:t>[</w:t>
            </w:r>
            <w:r>
              <w:rPr>
                <w:color w:val="0000FF"/>
                <w:sz w:val="18"/>
              </w:rPr>
              <w:t>21</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383C9C81"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084CE186" w14:textId="77777777" w:rsidR="00357641" w:rsidRDefault="00000000">
            <w:pPr>
              <w:spacing w:after="0" w:line="259" w:lineRule="auto"/>
              <w:ind w:left="0" w:right="9" w:firstLine="0"/>
              <w:jc w:val="center"/>
            </w:pPr>
            <w:r>
              <w:rPr>
                <w:sz w:val="18"/>
              </w:rPr>
              <w:t>100</w:t>
            </w:r>
          </w:p>
        </w:tc>
        <w:tc>
          <w:tcPr>
            <w:tcW w:w="1129" w:type="dxa"/>
            <w:tcBorders>
              <w:top w:val="single" w:sz="3" w:space="0" w:color="000000"/>
              <w:left w:val="single" w:sz="3" w:space="0" w:color="000000"/>
              <w:bottom w:val="single" w:sz="3" w:space="0" w:color="000000"/>
              <w:right w:val="single" w:sz="3" w:space="0" w:color="000000"/>
            </w:tcBorders>
          </w:tcPr>
          <w:p w14:paraId="0874914C" w14:textId="77777777" w:rsidR="00357641" w:rsidRDefault="00000000">
            <w:pPr>
              <w:spacing w:after="0" w:line="259" w:lineRule="auto"/>
              <w:ind w:left="59" w:right="0" w:firstLine="0"/>
              <w:jc w:val="left"/>
            </w:pPr>
            <w:r>
              <w:rPr>
                <w:sz w:val="18"/>
              </w:rPr>
              <w:t>1280 × 720</w:t>
            </w:r>
          </w:p>
        </w:tc>
        <w:tc>
          <w:tcPr>
            <w:tcW w:w="1129" w:type="dxa"/>
            <w:tcBorders>
              <w:top w:val="single" w:sz="3" w:space="0" w:color="000000"/>
              <w:left w:val="single" w:sz="3" w:space="0" w:color="000000"/>
              <w:bottom w:val="single" w:sz="3" w:space="0" w:color="000000"/>
              <w:right w:val="single" w:sz="3" w:space="0" w:color="000000"/>
            </w:tcBorders>
          </w:tcPr>
          <w:p w14:paraId="7AF6CC40" w14:textId="77777777" w:rsidR="00357641" w:rsidRDefault="00000000">
            <w:pPr>
              <w:spacing w:after="0" w:line="259" w:lineRule="auto"/>
              <w:ind w:left="58" w:right="0" w:firstLine="0"/>
              <w:jc w:val="left"/>
            </w:pPr>
            <w:r>
              <w:rPr>
                <w:sz w:val="18"/>
              </w:rPr>
              <w:t>1280 × 720</w:t>
            </w:r>
          </w:p>
        </w:tc>
        <w:tc>
          <w:tcPr>
            <w:tcW w:w="1029" w:type="dxa"/>
            <w:tcBorders>
              <w:top w:val="single" w:sz="3" w:space="0" w:color="000000"/>
              <w:left w:val="single" w:sz="3" w:space="0" w:color="000000"/>
              <w:bottom w:val="single" w:sz="3" w:space="0" w:color="000000"/>
              <w:right w:val="single" w:sz="3" w:space="0" w:color="000000"/>
            </w:tcBorders>
          </w:tcPr>
          <w:p w14:paraId="6906A391" w14:textId="77777777" w:rsidR="00357641" w:rsidRDefault="00000000">
            <w:pPr>
              <w:spacing w:after="0" w:line="259" w:lineRule="auto"/>
              <w:ind w:left="0" w:right="0" w:firstLine="0"/>
              <w:jc w:val="center"/>
            </w:pPr>
            <w:r>
              <w:rPr>
                <w:sz w:val="18"/>
              </w:rPr>
              <w:t>50</w:t>
            </w:r>
          </w:p>
        </w:tc>
        <w:tc>
          <w:tcPr>
            <w:tcW w:w="779" w:type="dxa"/>
            <w:tcBorders>
              <w:top w:val="single" w:sz="3" w:space="0" w:color="000000"/>
              <w:left w:val="single" w:sz="3" w:space="0" w:color="000000"/>
              <w:bottom w:val="single" w:sz="3" w:space="0" w:color="000000"/>
              <w:right w:val="single" w:sz="3" w:space="0" w:color="000000"/>
            </w:tcBorders>
          </w:tcPr>
          <w:p w14:paraId="3EBDD64E" w14:textId="77777777" w:rsidR="00357641" w:rsidRDefault="00000000">
            <w:pPr>
              <w:spacing w:after="0" w:line="259" w:lineRule="auto"/>
              <w:ind w:left="0" w:right="0" w:firstLine="0"/>
              <w:jc w:val="center"/>
            </w:pPr>
            <w:r>
              <w:rPr>
                <w:sz w:val="18"/>
              </w:rPr>
              <w:t>50</w:t>
            </w:r>
          </w:p>
        </w:tc>
        <w:tc>
          <w:tcPr>
            <w:tcW w:w="779" w:type="dxa"/>
            <w:tcBorders>
              <w:top w:val="single" w:sz="3" w:space="0" w:color="000000"/>
              <w:left w:val="single" w:sz="3" w:space="0" w:color="000000"/>
              <w:bottom w:val="single" w:sz="3" w:space="0" w:color="000000"/>
              <w:right w:val="single" w:sz="3" w:space="0" w:color="000000"/>
            </w:tcBorders>
          </w:tcPr>
          <w:p w14:paraId="13D34601" w14:textId="77777777" w:rsidR="00357641" w:rsidRDefault="00000000">
            <w:pPr>
              <w:spacing w:after="0" w:line="259" w:lineRule="auto"/>
              <w:ind w:left="0" w:right="0" w:firstLine="0"/>
              <w:jc w:val="center"/>
            </w:pPr>
            <w:r>
              <w:rPr>
                <w:sz w:val="18"/>
              </w:rPr>
              <w:t>0</w:t>
            </w:r>
          </w:p>
        </w:tc>
        <w:tc>
          <w:tcPr>
            <w:tcW w:w="829" w:type="dxa"/>
            <w:tcBorders>
              <w:top w:val="single" w:sz="3" w:space="0" w:color="000000"/>
              <w:left w:val="single" w:sz="3" w:space="0" w:color="000000"/>
              <w:bottom w:val="single" w:sz="3" w:space="0" w:color="000000"/>
              <w:right w:val="single" w:sz="3" w:space="0" w:color="000000"/>
            </w:tcBorders>
          </w:tcPr>
          <w:p w14:paraId="2B315BC6" w14:textId="77777777" w:rsidR="00357641" w:rsidRDefault="00000000">
            <w:pPr>
              <w:spacing w:after="0" w:line="259" w:lineRule="auto"/>
              <w:ind w:left="0" w:right="9" w:firstLine="0"/>
              <w:jc w:val="center"/>
            </w:pPr>
            <w:r>
              <w:rPr>
                <w:sz w:val="18"/>
              </w:rPr>
              <w:t>100</w:t>
            </w:r>
          </w:p>
        </w:tc>
      </w:tr>
      <w:tr w:rsidR="00357641" w14:paraId="0A577871"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0322B69A" w14:textId="77777777" w:rsidR="00357641" w:rsidRDefault="00000000">
            <w:pPr>
              <w:spacing w:after="0" w:line="259" w:lineRule="auto"/>
              <w:ind w:left="0" w:right="7" w:firstLine="0"/>
              <w:jc w:val="center"/>
            </w:pPr>
            <w:r>
              <w:rPr>
                <w:sz w:val="18"/>
              </w:rPr>
              <w:t xml:space="preserve">VDS3 </w:t>
            </w:r>
            <w:r>
              <w:rPr>
                <w:sz w:val="16"/>
              </w:rPr>
              <w:t>(</w:t>
            </w:r>
            <w:r>
              <w:rPr>
                <w:sz w:val="18"/>
              </w:rPr>
              <w:t>2022</w:t>
            </w:r>
            <w:r>
              <w:rPr>
                <w:sz w:val="16"/>
              </w:rPr>
              <w:t>)</w:t>
            </w:r>
            <w:r>
              <w:rPr>
                <w:color w:val="0000FF"/>
                <w:sz w:val="16"/>
              </w:rPr>
              <w:t>[</w:t>
            </w:r>
            <w:r>
              <w:rPr>
                <w:color w:val="0000FF"/>
                <w:sz w:val="18"/>
              </w:rPr>
              <w:t>27</w:t>
            </w:r>
            <w:r>
              <w:rPr>
                <w:color w:val="0000FF"/>
                <w:sz w:val="16"/>
              </w:rPr>
              <w:t>]</w:t>
            </w:r>
          </w:p>
        </w:tc>
        <w:tc>
          <w:tcPr>
            <w:tcW w:w="1730" w:type="dxa"/>
            <w:tcBorders>
              <w:top w:val="single" w:sz="3" w:space="0" w:color="000000"/>
              <w:left w:val="single" w:sz="3" w:space="0" w:color="000000"/>
              <w:bottom w:val="single" w:sz="3" w:space="0" w:color="000000"/>
              <w:right w:val="single" w:sz="3" w:space="0" w:color="000000"/>
            </w:tcBorders>
          </w:tcPr>
          <w:p w14:paraId="65C3F0BC" w14:textId="77777777" w:rsidR="00357641" w:rsidRDefault="00000000">
            <w:pPr>
              <w:spacing w:after="0" w:line="259" w:lineRule="auto"/>
              <w:ind w:left="0" w:right="0" w:firstLine="0"/>
              <w:jc w:val="center"/>
            </w:pPr>
            <w:r>
              <w:rPr>
                <w:sz w:val="18"/>
              </w:rPr>
              <w:t>Mix camera</w:t>
            </w:r>
          </w:p>
        </w:tc>
        <w:tc>
          <w:tcPr>
            <w:tcW w:w="729" w:type="dxa"/>
            <w:tcBorders>
              <w:top w:val="single" w:sz="3" w:space="0" w:color="000000"/>
              <w:left w:val="single" w:sz="3" w:space="0" w:color="000000"/>
              <w:bottom w:val="single" w:sz="3" w:space="0" w:color="000000"/>
              <w:right w:val="single" w:sz="3" w:space="0" w:color="000000"/>
            </w:tcBorders>
          </w:tcPr>
          <w:p w14:paraId="28F73E62" w14:textId="77777777" w:rsidR="00357641" w:rsidRDefault="00000000">
            <w:pPr>
              <w:spacing w:after="0" w:line="259" w:lineRule="auto"/>
              <w:ind w:left="0" w:right="5" w:firstLine="0"/>
              <w:jc w:val="center"/>
            </w:pPr>
            <w:r>
              <w:rPr>
                <w:sz w:val="18"/>
              </w:rPr>
              <w:t>20</w:t>
            </w:r>
          </w:p>
        </w:tc>
        <w:tc>
          <w:tcPr>
            <w:tcW w:w="1129" w:type="dxa"/>
            <w:tcBorders>
              <w:top w:val="single" w:sz="3" w:space="0" w:color="000000"/>
              <w:left w:val="single" w:sz="3" w:space="0" w:color="000000"/>
              <w:bottom w:val="single" w:sz="3" w:space="0" w:color="000000"/>
              <w:right w:val="single" w:sz="3" w:space="0" w:color="000000"/>
            </w:tcBorders>
          </w:tcPr>
          <w:p w14:paraId="3020F72A" w14:textId="77777777" w:rsidR="00357641" w:rsidRDefault="00000000">
            <w:pPr>
              <w:spacing w:after="0" w:line="259" w:lineRule="auto"/>
              <w:ind w:left="105" w:right="0" w:firstLine="0"/>
              <w:jc w:val="left"/>
            </w:pPr>
            <w:r>
              <w:rPr>
                <w:sz w:val="18"/>
              </w:rPr>
              <w:t>352 × 288</w:t>
            </w:r>
          </w:p>
        </w:tc>
        <w:tc>
          <w:tcPr>
            <w:tcW w:w="1129" w:type="dxa"/>
            <w:tcBorders>
              <w:top w:val="single" w:sz="3" w:space="0" w:color="000000"/>
              <w:left w:val="single" w:sz="3" w:space="0" w:color="000000"/>
              <w:bottom w:val="single" w:sz="3" w:space="0" w:color="000000"/>
              <w:right w:val="single" w:sz="3" w:space="0" w:color="000000"/>
            </w:tcBorders>
          </w:tcPr>
          <w:p w14:paraId="7BB6DD9F" w14:textId="77777777" w:rsidR="00357641" w:rsidRDefault="00000000">
            <w:pPr>
              <w:spacing w:after="0" w:line="259" w:lineRule="auto"/>
              <w:ind w:left="15" w:right="0" w:firstLine="0"/>
              <w:jc w:val="left"/>
            </w:pPr>
            <w:r>
              <w:rPr>
                <w:sz w:val="18"/>
              </w:rPr>
              <w:t>2048 × 1536</w:t>
            </w:r>
          </w:p>
        </w:tc>
        <w:tc>
          <w:tcPr>
            <w:tcW w:w="1029" w:type="dxa"/>
            <w:tcBorders>
              <w:top w:val="single" w:sz="3" w:space="0" w:color="000000"/>
              <w:left w:val="single" w:sz="3" w:space="0" w:color="000000"/>
              <w:bottom w:val="single" w:sz="3" w:space="0" w:color="000000"/>
              <w:right w:val="single" w:sz="3" w:space="0" w:color="000000"/>
            </w:tcBorders>
          </w:tcPr>
          <w:p w14:paraId="31611506" w14:textId="77777777" w:rsidR="00357641" w:rsidRDefault="00000000">
            <w:pPr>
              <w:spacing w:after="0" w:line="259" w:lineRule="auto"/>
              <w:ind w:left="0" w:right="0" w:firstLine="0"/>
              <w:jc w:val="center"/>
            </w:pPr>
            <w:r>
              <w:rPr>
                <w:sz w:val="18"/>
              </w:rPr>
              <w:t>8</w:t>
            </w:r>
          </w:p>
        </w:tc>
        <w:tc>
          <w:tcPr>
            <w:tcW w:w="779" w:type="dxa"/>
            <w:tcBorders>
              <w:top w:val="single" w:sz="3" w:space="0" w:color="000000"/>
              <w:left w:val="single" w:sz="3" w:space="0" w:color="000000"/>
              <w:bottom w:val="single" w:sz="3" w:space="0" w:color="000000"/>
              <w:right w:val="single" w:sz="3" w:space="0" w:color="000000"/>
            </w:tcBorders>
          </w:tcPr>
          <w:p w14:paraId="74704F2F" w14:textId="77777777" w:rsidR="00357641" w:rsidRDefault="00000000">
            <w:pPr>
              <w:spacing w:after="0" w:line="259" w:lineRule="auto"/>
              <w:ind w:left="0" w:right="9" w:firstLine="0"/>
              <w:jc w:val="center"/>
            </w:pPr>
            <w:r>
              <w:rPr>
                <w:sz w:val="18"/>
              </w:rPr>
              <w:t>12</w:t>
            </w:r>
          </w:p>
        </w:tc>
        <w:tc>
          <w:tcPr>
            <w:tcW w:w="779" w:type="dxa"/>
            <w:tcBorders>
              <w:top w:val="single" w:sz="3" w:space="0" w:color="000000"/>
              <w:left w:val="single" w:sz="3" w:space="0" w:color="000000"/>
              <w:bottom w:val="single" w:sz="3" w:space="0" w:color="000000"/>
              <w:right w:val="single" w:sz="3" w:space="0" w:color="000000"/>
            </w:tcBorders>
          </w:tcPr>
          <w:p w14:paraId="139AAD45" w14:textId="77777777" w:rsidR="00357641" w:rsidRDefault="00000000">
            <w:pPr>
              <w:spacing w:after="0" w:line="259" w:lineRule="auto"/>
              <w:ind w:left="0" w:right="0" w:firstLine="0"/>
              <w:jc w:val="center"/>
            </w:pPr>
            <w:r>
              <w:rPr>
                <w:sz w:val="18"/>
              </w:rPr>
              <w:t>6</w:t>
            </w:r>
          </w:p>
        </w:tc>
        <w:tc>
          <w:tcPr>
            <w:tcW w:w="829" w:type="dxa"/>
            <w:tcBorders>
              <w:top w:val="single" w:sz="3" w:space="0" w:color="000000"/>
              <w:left w:val="single" w:sz="3" w:space="0" w:color="000000"/>
              <w:bottom w:val="single" w:sz="3" w:space="0" w:color="000000"/>
              <w:right w:val="single" w:sz="3" w:space="0" w:color="000000"/>
            </w:tcBorders>
          </w:tcPr>
          <w:p w14:paraId="2FF5F8D3" w14:textId="77777777" w:rsidR="00357641" w:rsidRDefault="00000000">
            <w:pPr>
              <w:spacing w:after="0" w:line="259" w:lineRule="auto"/>
              <w:ind w:left="0" w:right="9" w:firstLine="0"/>
              <w:jc w:val="center"/>
            </w:pPr>
            <w:r>
              <w:rPr>
                <w:sz w:val="18"/>
              </w:rPr>
              <w:t>14</w:t>
            </w:r>
          </w:p>
        </w:tc>
      </w:tr>
      <w:tr w:rsidR="00357641" w14:paraId="5C68F76F" w14:textId="77777777">
        <w:trPr>
          <w:trHeight w:val="327"/>
        </w:trPr>
        <w:tc>
          <w:tcPr>
            <w:tcW w:w="2632" w:type="dxa"/>
            <w:tcBorders>
              <w:top w:val="single" w:sz="3" w:space="0" w:color="000000"/>
              <w:left w:val="single" w:sz="3" w:space="0" w:color="000000"/>
              <w:bottom w:val="single" w:sz="3" w:space="0" w:color="000000"/>
              <w:right w:val="single" w:sz="3" w:space="0" w:color="000000"/>
            </w:tcBorders>
          </w:tcPr>
          <w:p w14:paraId="58B44CF5" w14:textId="77777777" w:rsidR="00357641" w:rsidRDefault="00000000">
            <w:pPr>
              <w:spacing w:after="0" w:line="259" w:lineRule="auto"/>
              <w:ind w:left="0" w:right="0" w:firstLine="0"/>
              <w:jc w:val="center"/>
            </w:pPr>
            <w:r>
              <w:rPr>
                <w:sz w:val="18"/>
              </w:rPr>
              <w:t xml:space="preserve">Ours </w:t>
            </w:r>
            <w:r>
              <w:rPr>
                <w:sz w:val="16"/>
              </w:rPr>
              <w:t>(</w:t>
            </w:r>
            <w:r>
              <w:rPr>
                <w:sz w:val="18"/>
              </w:rPr>
              <w:t>2026</w:t>
            </w:r>
            <w:r>
              <w:rPr>
                <w:sz w:val="16"/>
              </w:rPr>
              <w:t>)</w:t>
            </w:r>
            <w:r>
              <w:rPr>
                <w:sz w:val="18"/>
              </w:rPr>
              <w:t>- This work</w:t>
            </w:r>
          </w:p>
        </w:tc>
        <w:tc>
          <w:tcPr>
            <w:tcW w:w="1730" w:type="dxa"/>
            <w:tcBorders>
              <w:top w:val="single" w:sz="3" w:space="0" w:color="000000"/>
              <w:left w:val="single" w:sz="3" w:space="0" w:color="000000"/>
              <w:bottom w:val="single" w:sz="3" w:space="0" w:color="000000"/>
              <w:right w:val="single" w:sz="3" w:space="0" w:color="000000"/>
            </w:tcBorders>
          </w:tcPr>
          <w:p w14:paraId="17F93EE7" w14:textId="77777777" w:rsidR="00357641" w:rsidRDefault="00000000">
            <w:pPr>
              <w:spacing w:after="0" w:line="259" w:lineRule="auto"/>
              <w:ind w:left="0" w:right="0" w:firstLine="0"/>
              <w:jc w:val="center"/>
            </w:pPr>
            <w:r>
              <w:rPr>
                <w:sz w:val="18"/>
              </w:rPr>
              <w:t>Static camera</w:t>
            </w:r>
          </w:p>
        </w:tc>
        <w:tc>
          <w:tcPr>
            <w:tcW w:w="729" w:type="dxa"/>
            <w:tcBorders>
              <w:top w:val="single" w:sz="3" w:space="0" w:color="000000"/>
              <w:left w:val="single" w:sz="3" w:space="0" w:color="000000"/>
              <w:bottom w:val="single" w:sz="3" w:space="0" w:color="000000"/>
              <w:right w:val="single" w:sz="3" w:space="0" w:color="000000"/>
            </w:tcBorders>
          </w:tcPr>
          <w:p w14:paraId="4FEEECF9" w14:textId="77777777" w:rsidR="00357641" w:rsidRDefault="00000000">
            <w:pPr>
              <w:spacing w:after="0" w:line="259" w:lineRule="auto"/>
              <w:ind w:left="0" w:right="9" w:firstLine="0"/>
              <w:jc w:val="center"/>
            </w:pPr>
            <w:r>
              <w:rPr>
                <w:sz w:val="18"/>
              </w:rPr>
              <w:t>150</w:t>
            </w:r>
          </w:p>
        </w:tc>
        <w:tc>
          <w:tcPr>
            <w:tcW w:w="1129" w:type="dxa"/>
            <w:tcBorders>
              <w:top w:val="single" w:sz="3" w:space="0" w:color="000000"/>
              <w:left w:val="single" w:sz="3" w:space="0" w:color="000000"/>
              <w:bottom w:val="single" w:sz="3" w:space="0" w:color="000000"/>
              <w:right w:val="single" w:sz="3" w:space="0" w:color="000000"/>
            </w:tcBorders>
          </w:tcPr>
          <w:p w14:paraId="1C05EA1F" w14:textId="77777777" w:rsidR="00357641" w:rsidRDefault="00000000">
            <w:pPr>
              <w:spacing w:after="0" w:line="259" w:lineRule="auto"/>
              <w:ind w:left="103" w:right="0" w:firstLine="0"/>
              <w:jc w:val="left"/>
            </w:pPr>
            <w:r>
              <w:rPr>
                <w:sz w:val="18"/>
              </w:rPr>
              <w:t>814 × 720</w:t>
            </w:r>
          </w:p>
        </w:tc>
        <w:tc>
          <w:tcPr>
            <w:tcW w:w="1129" w:type="dxa"/>
            <w:tcBorders>
              <w:top w:val="single" w:sz="3" w:space="0" w:color="000000"/>
              <w:left w:val="single" w:sz="3" w:space="0" w:color="000000"/>
              <w:bottom w:val="single" w:sz="3" w:space="0" w:color="000000"/>
              <w:right w:val="single" w:sz="3" w:space="0" w:color="000000"/>
            </w:tcBorders>
          </w:tcPr>
          <w:p w14:paraId="29F35CB0" w14:textId="77777777" w:rsidR="00357641" w:rsidRDefault="00000000">
            <w:pPr>
              <w:spacing w:after="0" w:line="259" w:lineRule="auto"/>
              <w:ind w:left="15" w:right="0" w:firstLine="0"/>
              <w:jc w:val="left"/>
            </w:pPr>
            <w:r>
              <w:rPr>
                <w:sz w:val="18"/>
              </w:rPr>
              <w:t>3840 × 2160</w:t>
            </w:r>
          </w:p>
        </w:tc>
        <w:tc>
          <w:tcPr>
            <w:tcW w:w="1029" w:type="dxa"/>
            <w:tcBorders>
              <w:top w:val="single" w:sz="3" w:space="0" w:color="000000"/>
              <w:left w:val="single" w:sz="3" w:space="0" w:color="000000"/>
              <w:bottom w:val="single" w:sz="3" w:space="0" w:color="000000"/>
              <w:right w:val="single" w:sz="3" w:space="0" w:color="000000"/>
            </w:tcBorders>
          </w:tcPr>
          <w:p w14:paraId="783792F7" w14:textId="77777777" w:rsidR="00357641" w:rsidRDefault="00000000">
            <w:pPr>
              <w:spacing w:after="0" w:line="259" w:lineRule="auto"/>
              <w:ind w:left="0" w:right="5" w:firstLine="0"/>
              <w:jc w:val="center"/>
            </w:pPr>
            <w:r>
              <w:rPr>
                <w:sz w:val="18"/>
              </w:rPr>
              <w:t>75</w:t>
            </w:r>
          </w:p>
        </w:tc>
        <w:tc>
          <w:tcPr>
            <w:tcW w:w="779" w:type="dxa"/>
            <w:tcBorders>
              <w:top w:val="single" w:sz="3" w:space="0" w:color="000000"/>
              <w:left w:val="single" w:sz="3" w:space="0" w:color="000000"/>
              <w:bottom w:val="single" w:sz="3" w:space="0" w:color="000000"/>
              <w:right w:val="single" w:sz="3" w:space="0" w:color="000000"/>
            </w:tcBorders>
          </w:tcPr>
          <w:p w14:paraId="070E156E" w14:textId="77777777" w:rsidR="00357641" w:rsidRDefault="00000000">
            <w:pPr>
              <w:spacing w:after="0" w:line="259" w:lineRule="auto"/>
              <w:ind w:left="0" w:right="5" w:firstLine="0"/>
              <w:jc w:val="center"/>
            </w:pPr>
            <w:r>
              <w:rPr>
                <w:sz w:val="18"/>
              </w:rPr>
              <w:t>75</w:t>
            </w:r>
          </w:p>
        </w:tc>
        <w:tc>
          <w:tcPr>
            <w:tcW w:w="779" w:type="dxa"/>
            <w:tcBorders>
              <w:top w:val="single" w:sz="3" w:space="0" w:color="000000"/>
              <w:left w:val="single" w:sz="3" w:space="0" w:color="000000"/>
              <w:bottom w:val="single" w:sz="3" w:space="0" w:color="000000"/>
              <w:right w:val="single" w:sz="3" w:space="0" w:color="000000"/>
            </w:tcBorders>
          </w:tcPr>
          <w:p w14:paraId="4258CEA3" w14:textId="77777777" w:rsidR="00357641" w:rsidRDefault="00000000">
            <w:pPr>
              <w:spacing w:after="0" w:line="259" w:lineRule="auto"/>
              <w:ind w:left="0" w:right="9" w:firstLine="0"/>
              <w:jc w:val="center"/>
            </w:pPr>
            <w:r>
              <w:rPr>
                <w:sz w:val="18"/>
              </w:rPr>
              <w:t>150</w:t>
            </w:r>
          </w:p>
        </w:tc>
        <w:tc>
          <w:tcPr>
            <w:tcW w:w="829" w:type="dxa"/>
            <w:tcBorders>
              <w:top w:val="single" w:sz="3" w:space="0" w:color="000000"/>
              <w:left w:val="single" w:sz="3" w:space="0" w:color="000000"/>
              <w:bottom w:val="single" w:sz="3" w:space="0" w:color="000000"/>
              <w:right w:val="single" w:sz="3" w:space="0" w:color="000000"/>
            </w:tcBorders>
          </w:tcPr>
          <w:p w14:paraId="63FC2D76" w14:textId="77777777" w:rsidR="00357641" w:rsidRDefault="00000000">
            <w:pPr>
              <w:spacing w:after="0" w:line="259" w:lineRule="auto"/>
              <w:ind w:left="0" w:right="0" w:firstLine="0"/>
              <w:jc w:val="center"/>
            </w:pPr>
            <w:r>
              <w:rPr>
                <w:sz w:val="18"/>
              </w:rPr>
              <w:t>0</w:t>
            </w:r>
          </w:p>
        </w:tc>
      </w:tr>
    </w:tbl>
    <w:p w14:paraId="41E948EC" w14:textId="77777777" w:rsidR="00357641" w:rsidRDefault="00000000">
      <w:pPr>
        <w:ind w:left="47" w:right="20"/>
      </w:pPr>
      <w:r>
        <w:t xml:space="preserve">Several existing benchmarks address this detection task, including FireNet </w:t>
      </w:r>
      <w:r>
        <w:rPr>
          <w:color w:val="0000FF"/>
          <w:sz w:val="18"/>
        </w:rPr>
        <w:t>[</w:t>
      </w:r>
      <w:r>
        <w:rPr>
          <w:color w:val="0000FF"/>
        </w:rPr>
        <w:t>17</w:t>
      </w:r>
      <w:r>
        <w:rPr>
          <w:color w:val="0000FF"/>
          <w:sz w:val="18"/>
        </w:rPr>
        <w:t>]</w:t>
      </w:r>
      <w:r>
        <w:t xml:space="preserve">, Firesense </w:t>
      </w:r>
      <w:r>
        <w:rPr>
          <w:color w:val="0000FF"/>
          <w:sz w:val="18"/>
        </w:rPr>
        <w:t>[</w:t>
      </w:r>
      <w:r>
        <w:rPr>
          <w:color w:val="0000FF"/>
        </w:rPr>
        <w:t>18</w:t>
      </w:r>
      <w:r>
        <w:rPr>
          <w:color w:val="0000FF"/>
          <w:sz w:val="18"/>
        </w:rPr>
        <w:t>]</w:t>
      </w:r>
      <w:r>
        <w:t xml:space="preserve">, FiSmo </w:t>
      </w:r>
      <w:r>
        <w:rPr>
          <w:color w:val="0000FF"/>
          <w:sz w:val="18"/>
        </w:rPr>
        <w:t>[</w:t>
      </w:r>
      <w:r>
        <w:rPr>
          <w:color w:val="0000FF"/>
        </w:rPr>
        <w:t>19</w:t>
      </w:r>
      <w:r>
        <w:rPr>
          <w:color w:val="0000FF"/>
          <w:sz w:val="18"/>
        </w:rPr>
        <w:t>]</w:t>
      </w:r>
      <w:r>
        <w:t xml:space="preserve">, and FURG </w:t>
      </w:r>
      <w:r>
        <w:rPr>
          <w:color w:val="0000FF"/>
          <w:sz w:val="18"/>
        </w:rPr>
        <w:t>[</w:t>
      </w:r>
      <w:r>
        <w:rPr>
          <w:color w:val="0000FF"/>
        </w:rPr>
        <w:t>20</w:t>
      </w:r>
      <w:r>
        <w:rPr>
          <w:color w:val="0000FF"/>
          <w:sz w:val="18"/>
        </w:rPr>
        <w:t>]</w:t>
      </w:r>
      <w:r>
        <w:t xml:space="preserve">. However, these were recorded with moving cameras and are therefore unsuitable for static surveillance scenarios. Staticcamera datasets such as </w:t>
      </w:r>
      <w:r>
        <w:lastRenderedPageBreak/>
        <w:t xml:space="preserve">DFire </w:t>
      </w:r>
      <w:r>
        <w:rPr>
          <w:color w:val="0000FF"/>
          <w:sz w:val="18"/>
        </w:rPr>
        <w:t>[</w:t>
      </w:r>
      <w:r>
        <w:rPr>
          <w:color w:val="0000FF"/>
        </w:rPr>
        <w:t>21</w:t>
      </w:r>
      <w:r>
        <w:rPr>
          <w:color w:val="0000FF"/>
          <w:sz w:val="18"/>
        </w:rPr>
        <w:t>]</w:t>
      </w:r>
      <w:r>
        <w:t xml:space="preserve">, VisiFire Bilkent </w:t>
      </w:r>
      <w:r>
        <w:rPr>
          <w:color w:val="0000FF"/>
          <w:sz w:val="18"/>
        </w:rPr>
        <w:t>[</w:t>
      </w:r>
      <w:r>
        <w:rPr>
          <w:color w:val="0000FF"/>
        </w:rPr>
        <w:t>22</w:t>
      </w:r>
      <w:r>
        <w:rPr>
          <w:color w:val="0000FF"/>
          <w:sz w:val="18"/>
        </w:rPr>
        <w:t>]</w:t>
      </w:r>
      <w:r>
        <w:t xml:space="preserve">, KMU Fire and Smoke </w:t>
      </w:r>
      <w:r>
        <w:rPr>
          <w:color w:val="0000FF"/>
          <w:sz w:val="18"/>
        </w:rPr>
        <w:t>[</w:t>
      </w:r>
      <w:r>
        <w:rPr>
          <w:color w:val="0000FF"/>
        </w:rPr>
        <w:t>23</w:t>
      </w:r>
      <w:r>
        <w:rPr>
          <w:color w:val="0000FF"/>
          <w:sz w:val="18"/>
        </w:rPr>
        <w:t>]</w:t>
      </w:r>
      <w:r>
        <w:t xml:space="preserve">, Mivia Fire and Mivia Smoke datasets </w:t>
      </w:r>
      <w:r>
        <w:rPr>
          <w:color w:val="0000FF"/>
          <w:sz w:val="18"/>
        </w:rPr>
        <w:t>[</w:t>
      </w:r>
      <w:r>
        <w:rPr>
          <w:color w:val="0000FF"/>
        </w:rPr>
        <w:t>24</w:t>
      </w:r>
      <w:r>
        <w:rPr>
          <w:color w:val="0000FF"/>
          <w:sz w:val="18"/>
        </w:rPr>
        <w:t>]</w:t>
      </w:r>
      <w:r>
        <w:t xml:space="preserve">, and USTC Smoke </w:t>
      </w:r>
      <w:r>
        <w:rPr>
          <w:color w:val="0000FF"/>
          <w:sz w:val="18"/>
        </w:rPr>
        <w:t>[</w:t>
      </w:r>
      <w:r>
        <w:rPr>
          <w:color w:val="0000FF"/>
        </w:rPr>
        <w:t>25</w:t>
      </w:r>
      <w:r>
        <w:rPr>
          <w:color w:val="0000FF"/>
          <w:sz w:val="18"/>
        </w:rPr>
        <w:t xml:space="preserve">] </w:t>
      </w:r>
      <w:r>
        <w:t>do exist; however, they collectively suffer from several limitations: a predominance of outdoor scenes, a small number of video samples, low spatial resolution, and insufficient diversity in fire/smoke appearances and environmental conditions.</w:t>
      </w:r>
    </w:p>
    <w:p w14:paraId="2D9F5948" w14:textId="77777777" w:rsidR="00357641" w:rsidRDefault="00000000">
      <w:pPr>
        <w:ind w:left="47" w:right="20"/>
      </w:pPr>
      <w:r>
        <w:t xml:space="preserve">To address these deficiencies, we constructed a dedicated static indoor video dataset by aggregating clips from multiple heterogeneous sources. Fire and smoke samples were sourced from the Korea AI Fire Dataset </w:t>
      </w:r>
      <w:r>
        <w:rPr>
          <w:color w:val="0000FF"/>
          <w:sz w:val="18"/>
        </w:rPr>
        <w:t>[</w:t>
      </w:r>
      <w:r>
        <w:rPr>
          <w:color w:val="0000FF"/>
        </w:rPr>
        <w:t>26</w:t>
      </w:r>
      <w:r>
        <w:rPr>
          <w:color w:val="0000FF"/>
          <w:sz w:val="18"/>
        </w:rPr>
        <w:t>]</w:t>
      </w:r>
      <w:r>
        <w:t xml:space="preserve">, the USTC Smoke Dataset </w:t>
      </w:r>
      <w:r>
        <w:rPr>
          <w:color w:val="0000FF"/>
          <w:sz w:val="18"/>
        </w:rPr>
        <w:t>[</w:t>
      </w:r>
      <w:r>
        <w:rPr>
          <w:color w:val="0000FF"/>
        </w:rPr>
        <w:t>25</w:t>
      </w:r>
      <w:r>
        <w:rPr>
          <w:color w:val="0000FF"/>
          <w:sz w:val="18"/>
        </w:rPr>
        <w:t>]</w:t>
      </w:r>
      <w:r>
        <w:t xml:space="preserve">, and the VDS3 Dataset </w:t>
      </w:r>
      <w:r>
        <w:rPr>
          <w:color w:val="0000FF"/>
          <w:sz w:val="18"/>
        </w:rPr>
        <w:t>[</w:t>
      </w:r>
      <w:r>
        <w:rPr>
          <w:color w:val="0000FF"/>
        </w:rPr>
        <w:t>27</w:t>
      </w:r>
      <w:r>
        <w:rPr>
          <w:color w:val="0000FF"/>
          <w:sz w:val="18"/>
        </w:rPr>
        <w:t>]</w:t>
      </w:r>
      <w:r>
        <w:t xml:space="preserve">, supplemented by videos collected from open online platforms </w:t>
      </w:r>
      <w:r>
        <w:rPr>
          <w:sz w:val="18"/>
        </w:rPr>
        <w:t>(</w:t>
      </w:r>
      <w:r>
        <w:t>Pexels, Pixabay, and YouTube</w:t>
      </w:r>
      <w:r>
        <w:rPr>
          <w:sz w:val="18"/>
        </w:rPr>
        <w:t xml:space="preserve">). </w:t>
      </w:r>
      <w:r>
        <w:t xml:space="preserve">Non-fire/smoke </w:t>
      </w:r>
      <w:r>
        <w:rPr>
          <w:sz w:val="18"/>
        </w:rPr>
        <w:t>(</w:t>
      </w:r>
      <w:r>
        <w:t>negative</w:t>
      </w:r>
      <w:r>
        <w:rPr>
          <w:sz w:val="18"/>
        </w:rPr>
        <w:t xml:space="preserve">) </w:t>
      </w:r>
      <w:r>
        <w:t xml:space="preserve">samples were compiled from self-recorded footage captured by real CCTV cameras in various indoor environments </w:t>
      </w:r>
      <w:r>
        <w:rPr>
          <w:sz w:val="18"/>
        </w:rPr>
        <w:t>(</w:t>
      </w:r>
      <w:r>
        <w:t>e.g., parking areas</w:t>
      </w:r>
      <w:r>
        <w:rPr>
          <w:sz w:val="18"/>
        </w:rPr>
        <w:t xml:space="preserve">), </w:t>
      </w:r>
      <w:r>
        <w:t xml:space="preserve">along with videos from the Safe &amp; Unsafe Behavior in Workplaces dataset </w:t>
      </w:r>
      <w:r>
        <w:rPr>
          <w:color w:val="0000FF"/>
          <w:sz w:val="18"/>
        </w:rPr>
        <w:t>[</w:t>
      </w:r>
      <w:r>
        <w:rPr>
          <w:color w:val="0000FF"/>
        </w:rPr>
        <w:t>28</w:t>
      </w:r>
      <w:r>
        <w:rPr>
          <w:color w:val="0000FF"/>
          <w:sz w:val="18"/>
        </w:rPr>
        <w:t>]</w:t>
      </w:r>
      <w:r>
        <w:t xml:space="preserve">, the Indoor Action dataset </w:t>
      </w:r>
      <w:r>
        <w:rPr>
          <w:color w:val="0000FF"/>
          <w:sz w:val="18"/>
        </w:rPr>
        <w:t>[</w:t>
      </w:r>
      <w:r>
        <w:rPr>
          <w:color w:val="0000FF"/>
        </w:rPr>
        <w:t>29</w:t>
      </w:r>
      <w:r>
        <w:rPr>
          <w:color w:val="0000FF"/>
          <w:sz w:val="18"/>
        </w:rPr>
        <w:t>]</w:t>
      </w:r>
      <w:r>
        <w:t xml:space="preserve">, the MPII Cooking 2 Dataset </w:t>
      </w:r>
      <w:r>
        <w:rPr>
          <w:color w:val="0000FF"/>
          <w:sz w:val="18"/>
        </w:rPr>
        <w:t>[</w:t>
      </w:r>
      <w:r>
        <w:rPr>
          <w:color w:val="0000FF"/>
        </w:rPr>
        <w:t>30</w:t>
      </w:r>
      <w:r>
        <w:rPr>
          <w:color w:val="0000FF"/>
          <w:sz w:val="18"/>
        </w:rPr>
        <w:t>]</w:t>
      </w:r>
      <w:r>
        <w:t xml:space="preserve">, and the WiseNet dataset </w:t>
      </w:r>
      <w:r>
        <w:rPr>
          <w:color w:val="0000FF"/>
          <w:sz w:val="18"/>
        </w:rPr>
        <w:t>[</w:t>
      </w:r>
      <w:r>
        <w:rPr>
          <w:color w:val="0000FF"/>
        </w:rPr>
        <w:t>31</w:t>
      </w:r>
      <w:r>
        <w:rPr>
          <w:color w:val="0000FF"/>
          <w:sz w:val="18"/>
        </w:rPr>
        <w:t>]</w:t>
      </w:r>
      <w:r>
        <w:t xml:space="preserve">. Table </w:t>
      </w:r>
      <w:r>
        <w:rPr>
          <w:color w:val="0000FF"/>
        </w:rPr>
        <w:t xml:space="preserve">1 </w:t>
      </w:r>
      <w:r>
        <w:t xml:space="preserve">summarizes the properties of the self-collected video dataset alongside a comparison with existing datasets, and Figure </w:t>
      </w:r>
      <w:r>
        <w:rPr>
          <w:color w:val="0000FF"/>
        </w:rPr>
        <w:t xml:space="preserve">3 </w:t>
      </w:r>
      <w:r>
        <w:t>presents representative sample frames from our dataset.</w:t>
      </w:r>
    </w:p>
    <w:p w14:paraId="5530E6F0" w14:textId="77777777" w:rsidR="00357641" w:rsidRDefault="00000000">
      <w:pPr>
        <w:spacing w:after="309"/>
        <w:ind w:left="47" w:right="20"/>
      </w:pPr>
      <w:r>
        <w:t xml:space="preserve">For the hyperparameter optimization described in Section </w:t>
      </w:r>
      <w:r>
        <w:rPr>
          <w:color w:val="0000FF"/>
        </w:rPr>
        <w:t>3.3</w:t>
      </w:r>
      <w:r>
        <w:t>, the video dataset was further partitioned into a validation set, 𝐷</w:t>
      </w:r>
      <w:r>
        <w:rPr>
          <w:vertAlign w:val="subscript"/>
        </w:rPr>
        <w:t xml:space="preserve">val </w:t>
      </w:r>
      <w:r>
        <w:rPr>
          <w:sz w:val="18"/>
        </w:rPr>
        <w:t>(</w:t>
      </w:r>
      <w:r>
        <w:t>46 videos</w:t>
      </w:r>
      <w:r>
        <w:rPr>
          <w:sz w:val="18"/>
        </w:rPr>
        <w:t xml:space="preserve">), </w:t>
      </w:r>
      <w:r>
        <w:t>used to select the optimal skip-module hyperparameters, and a test set, 𝐷</w:t>
      </w:r>
      <w:r>
        <w:rPr>
          <w:vertAlign w:val="subscript"/>
        </w:rPr>
        <w:t xml:space="preserve">test </w:t>
      </w:r>
      <w:r>
        <w:rPr>
          <w:sz w:val="18"/>
        </w:rPr>
        <w:t>(</w:t>
      </w:r>
      <w:r>
        <w:t>104 videos</w:t>
      </w:r>
      <w:r>
        <w:rPr>
          <w:sz w:val="18"/>
        </w:rPr>
        <w:t xml:space="preserve">), </w:t>
      </w:r>
      <w:r>
        <w:t xml:space="preserve">used for the final evaluation of the proposed system against the baseline and existing methods. The partition adhered to a 30:70 ratio </w:t>
      </w:r>
      <w:r>
        <w:rPr>
          <w:sz w:val="18"/>
        </w:rPr>
        <w:t>(</w:t>
      </w:r>
      <w:r>
        <w:t>validation:test</w:t>
      </w:r>
      <w:r>
        <w:rPr>
          <w:sz w:val="18"/>
        </w:rPr>
        <w:t xml:space="preserve">), </w:t>
      </w:r>
      <w:r>
        <w:t xml:space="preserve">following the protocol of </w:t>
      </w:r>
      <w:r>
        <w:rPr>
          <w:color w:val="0000FF"/>
          <w:sz w:val="18"/>
        </w:rPr>
        <w:t>[</w:t>
      </w:r>
      <w:r>
        <w:rPr>
          <w:color w:val="0000FF"/>
        </w:rPr>
        <w:t>10</w:t>
      </w:r>
      <w:r>
        <w:rPr>
          <w:color w:val="0000FF"/>
          <w:sz w:val="18"/>
        </w:rPr>
        <w:t>]</w:t>
      </w:r>
      <w:r>
        <w:t>, and was performed using stratified sampling to preserve balanced class distributions in both subsets.</w:t>
      </w:r>
    </w:p>
    <w:p w14:paraId="50185F7A" w14:textId="77777777" w:rsidR="00357641" w:rsidRDefault="00000000">
      <w:pPr>
        <w:pStyle w:val="Heading2"/>
        <w:tabs>
          <w:tab w:val="center" w:pos="1761"/>
        </w:tabs>
        <w:ind w:left="0" w:firstLine="0"/>
      </w:pPr>
      <w:r>
        <w:t>4.2</w:t>
      </w:r>
      <w:r>
        <w:tab/>
        <w:t>Evaluation Metrics</w:t>
      </w:r>
    </w:p>
    <w:p w14:paraId="5213A070" w14:textId="77777777" w:rsidR="00357641" w:rsidRDefault="00000000">
      <w:pPr>
        <w:ind w:left="47" w:right="20"/>
      </w:pPr>
      <w:r>
        <w:t xml:space="preserve">Performance is evaluated under </w:t>
      </w:r>
      <w:r>
        <w:rPr>
          <w:b/>
        </w:rPr>
        <w:t xml:space="preserve">frame-level </w:t>
      </w:r>
      <w:r>
        <w:t xml:space="preserve">evaluation, following the standard protocol for fire and smoke detection in videos </w:t>
      </w:r>
      <w:r>
        <w:rPr>
          <w:color w:val="0000FF"/>
          <w:sz w:val="18"/>
        </w:rPr>
        <w:t>[</w:t>
      </w:r>
      <w:r>
        <w:rPr>
          <w:color w:val="0000FF"/>
        </w:rPr>
        <w:t>32</w:t>
      </w:r>
      <w:r>
        <w:rPr>
          <w:color w:val="0000FF"/>
          <w:sz w:val="18"/>
        </w:rPr>
        <w:t>]</w:t>
      </w:r>
      <w:r>
        <w:t>. Frame-level evaluation measures detection performance for each individual frame, providing a strict assessment of classification accuracy. The following label definitions apply to this evaluation protocol:</w:t>
      </w:r>
    </w:p>
    <w:p w14:paraId="55FECFB6" w14:textId="77777777" w:rsidR="00357641" w:rsidRDefault="00000000">
      <w:pPr>
        <w:numPr>
          <w:ilvl w:val="0"/>
          <w:numId w:val="2"/>
        </w:numPr>
        <w:spacing w:after="1"/>
        <w:ind w:right="20" w:hanging="255"/>
      </w:pPr>
      <w:r>
        <w:t xml:space="preserve">True Positive </w:t>
      </w:r>
      <w:r>
        <w:rPr>
          <w:sz w:val="18"/>
        </w:rPr>
        <w:t>(</w:t>
      </w:r>
      <w:r>
        <w:t>𝑇𝑃</w:t>
      </w:r>
      <w:r>
        <w:rPr>
          <w:sz w:val="18"/>
        </w:rPr>
        <w:t xml:space="preserve">): </w:t>
      </w:r>
      <w:r>
        <w:t>Correct detection of fire or smoke.</w:t>
      </w:r>
    </w:p>
    <w:p w14:paraId="2B736FF4" w14:textId="77777777" w:rsidR="00357641" w:rsidRDefault="00000000">
      <w:pPr>
        <w:numPr>
          <w:ilvl w:val="0"/>
          <w:numId w:val="2"/>
        </w:numPr>
        <w:spacing w:after="1"/>
        <w:ind w:right="20" w:hanging="255"/>
      </w:pPr>
      <w:r>
        <w:t xml:space="preserve">True Negative </w:t>
      </w:r>
      <w:r>
        <w:rPr>
          <w:sz w:val="18"/>
        </w:rPr>
        <w:t>(</w:t>
      </w:r>
      <w:r>
        <w:t>𝑇𝑁</w:t>
      </w:r>
      <w:r>
        <w:rPr>
          <w:sz w:val="18"/>
        </w:rPr>
        <w:t xml:space="preserve">): </w:t>
      </w:r>
      <w:r>
        <w:t>Correct identification of the absence of fire or smoke.</w:t>
      </w:r>
    </w:p>
    <w:p w14:paraId="069AC0A1" w14:textId="77777777" w:rsidR="00357641" w:rsidRDefault="00000000">
      <w:pPr>
        <w:numPr>
          <w:ilvl w:val="0"/>
          <w:numId w:val="2"/>
        </w:numPr>
        <w:spacing w:after="1"/>
        <w:ind w:right="20" w:hanging="255"/>
      </w:pPr>
      <w:r>
        <w:t xml:space="preserve">False Positive </w:t>
      </w:r>
      <w:r>
        <w:rPr>
          <w:sz w:val="18"/>
        </w:rPr>
        <w:t>(</w:t>
      </w:r>
      <w:r>
        <w:t>𝐹𝑃</w:t>
      </w:r>
      <w:r>
        <w:rPr>
          <w:sz w:val="18"/>
        </w:rPr>
        <w:t xml:space="preserve">): </w:t>
      </w:r>
      <w:r>
        <w:t>Incorrect detection of fire or smoke when none is present.</w:t>
      </w:r>
    </w:p>
    <w:p w14:paraId="79DCA3EC" w14:textId="77777777" w:rsidR="00357641" w:rsidRDefault="00000000">
      <w:pPr>
        <w:numPr>
          <w:ilvl w:val="0"/>
          <w:numId w:val="2"/>
        </w:numPr>
        <w:ind w:right="20" w:hanging="255"/>
      </w:pPr>
      <w:r>
        <w:t xml:space="preserve">False Negative </w:t>
      </w:r>
      <w:r>
        <w:rPr>
          <w:sz w:val="18"/>
        </w:rPr>
        <w:t>(</w:t>
      </w:r>
      <w:r>
        <w:t>𝐹𝑁</w:t>
      </w:r>
      <w:r>
        <w:rPr>
          <w:sz w:val="18"/>
        </w:rPr>
        <w:t xml:space="preserve">): </w:t>
      </w:r>
      <w:r>
        <w:t>Failure to detect fire or smoke when present.</w:t>
      </w:r>
    </w:p>
    <w:p w14:paraId="208980DC" w14:textId="77777777" w:rsidR="00357641" w:rsidRDefault="00000000">
      <w:pPr>
        <w:spacing w:after="473"/>
        <w:ind w:left="47" w:right="20"/>
      </w:pPr>
      <w:r>
        <w:t xml:space="preserve">Quantitative results are reported using standard classification metrics — accuracy, recall, false alarm rate </w:t>
      </w:r>
      <w:r>
        <w:rPr>
          <w:sz w:val="18"/>
        </w:rPr>
        <w:t>(</w:t>
      </w:r>
      <w:r>
        <w:t>FAR</w:t>
      </w:r>
      <w:r>
        <w:rPr>
          <w:sz w:val="18"/>
        </w:rPr>
        <w:t xml:space="preserve">), </w:t>
      </w:r>
      <w:r>
        <w:t xml:space="preserve">precision, F1-score, and frames per second </w:t>
      </w:r>
      <w:r>
        <w:rPr>
          <w:sz w:val="18"/>
        </w:rPr>
        <w:t>(</w:t>
      </w:r>
      <w:r>
        <w:t>FPS</w:t>
      </w:r>
      <w:r>
        <w:rPr>
          <w:sz w:val="18"/>
        </w:rPr>
        <w:t xml:space="preserve">) </w:t>
      </w:r>
      <w:r>
        <w:t>— as defined below.</w:t>
      </w:r>
    </w:p>
    <w:p w14:paraId="56212F98" w14:textId="013247D1" w:rsidR="00357641" w:rsidRDefault="00000000">
      <w:pPr>
        <w:spacing w:after="0" w:line="259" w:lineRule="auto"/>
        <w:ind w:left="1539" w:right="0" w:hanging="10"/>
        <w:jc w:val="center"/>
      </w:pPr>
      <w:r>
        <w:t>𝑇𝑃 + 𝑇𝑁</w:t>
      </w:r>
    </w:p>
    <w:p w14:paraId="522BB27C" w14:textId="17966F23" w:rsidR="00357641" w:rsidRDefault="00000000">
      <w:pPr>
        <w:spacing w:after="268" w:line="259" w:lineRule="auto"/>
        <w:ind w:left="2806" w:right="0" w:hanging="1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FA5CD9" wp14:editId="148C19C6">
                <wp:simplePos x="0" y="0"/>
                <wp:positionH relativeFrom="column">
                  <wp:posOffset>1775217</wp:posOffset>
                </wp:positionH>
                <wp:positionV relativeFrom="paragraph">
                  <wp:posOffset>-7143</wp:posOffset>
                </wp:positionV>
                <wp:extent cx="3365457" cy="1727906"/>
                <wp:effectExtent l="0" t="0" r="0" b="0"/>
                <wp:wrapSquare wrapText="bothSides"/>
                <wp:docPr id="64964" name="Group 64964"/>
                <wp:cNvGraphicFramePr/>
                <a:graphic xmlns:a="http://schemas.openxmlformats.org/drawingml/2006/main">
                  <a:graphicData uri="http://schemas.microsoft.com/office/word/2010/wordprocessingGroup">
                    <wpg:wgp>
                      <wpg:cNvGrpSpPr/>
                      <wpg:grpSpPr>
                        <a:xfrm>
                          <a:off x="0" y="0"/>
                          <a:ext cx="3365457" cy="1727906"/>
                          <a:chOff x="0" y="0"/>
                          <a:chExt cx="3365457" cy="1727906"/>
                        </a:xfrm>
                      </wpg:grpSpPr>
                      <wps:wsp>
                        <wps:cNvPr id="2522" name="Rectangle 2522"/>
                        <wps:cNvSpPr/>
                        <wps:spPr>
                          <a:xfrm>
                            <a:off x="837692" y="0"/>
                            <a:ext cx="678330" cy="168278"/>
                          </a:xfrm>
                          <a:prstGeom prst="rect">
                            <a:avLst/>
                          </a:prstGeom>
                          <a:ln>
                            <a:noFill/>
                          </a:ln>
                        </wps:spPr>
                        <wps:txbx>
                          <w:txbxContent>
                            <w:p w14:paraId="6AEEBE3E" w14:textId="77777777" w:rsidR="00357641" w:rsidRDefault="00000000">
                              <w:pPr>
                                <w:spacing w:after="160" w:line="259" w:lineRule="auto"/>
                                <w:ind w:left="0" w:right="0" w:firstLine="0"/>
                                <w:jc w:val="left"/>
                              </w:pPr>
                              <w:r>
                                <w:rPr>
                                  <w:w w:val="105"/>
                                </w:rPr>
                                <w:t>Accuracy</w:t>
                              </w:r>
                            </w:p>
                          </w:txbxContent>
                        </wps:txbx>
                        <wps:bodyPr horzOverflow="overflow" vert="horz" lIns="0" tIns="0" rIns="0" bIns="0" rtlCol="0">
                          <a:noAutofit/>
                        </wps:bodyPr>
                      </wps:wsp>
                      <wps:wsp>
                        <wps:cNvPr id="2523" name="Rectangle 2523"/>
                        <wps:cNvSpPr/>
                        <wps:spPr>
                          <a:xfrm>
                            <a:off x="1382738" y="0"/>
                            <a:ext cx="130921" cy="168278"/>
                          </a:xfrm>
                          <a:prstGeom prst="rect">
                            <a:avLst/>
                          </a:prstGeom>
                          <a:ln>
                            <a:noFill/>
                          </a:ln>
                        </wps:spPr>
                        <wps:txbx>
                          <w:txbxContent>
                            <w:p w14:paraId="3833A122" w14:textId="77777777" w:rsidR="00357641" w:rsidRDefault="00000000">
                              <w:pPr>
                                <w:spacing w:after="160" w:line="259" w:lineRule="auto"/>
                                <w:ind w:left="0" w:right="0" w:firstLine="0"/>
                                <w:jc w:val="left"/>
                              </w:pPr>
                              <w:r>
                                <w:rPr>
                                  <w:w w:val="137"/>
                                </w:rPr>
                                <w:t>=</w:t>
                              </w:r>
                            </w:p>
                          </w:txbxContent>
                        </wps:txbx>
                        <wps:bodyPr horzOverflow="overflow" vert="horz" lIns="0" tIns="0" rIns="0" bIns="0" rtlCol="0">
                          <a:noAutofit/>
                        </wps:bodyPr>
                      </wps:wsp>
                      <wps:wsp>
                        <wps:cNvPr id="2525" name="Shape 2525"/>
                        <wps:cNvSpPr/>
                        <wps:spPr>
                          <a:xfrm>
                            <a:off x="1531506" y="70344"/>
                            <a:ext cx="1273798" cy="0"/>
                          </a:xfrm>
                          <a:custGeom>
                            <a:avLst/>
                            <a:gdLst/>
                            <a:ahLst/>
                            <a:cxnLst/>
                            <a:rect l="0" t="0" r="0" b="0"/>
                            <a:pathLst>
                              <a:path w="1273798">
                                <a:moveTo>
                                  <a:pt x="0" y="0"/>
                                </a:moveTo>
                                <a:lnTo>
                                  <a:pt x="1273798"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26" name="Rectangle 2526"/>
                        <wps:cNvSpPr/>
                        <wps:spPr>
                          <a:xfrm>
                            <a:off x="1531506" y="86805"/>
                            <a:ext cx="1676220" cy="168278"/>
                          </a:xfrm>
                          <a:prstGeom prst="rect">
                            <a:avLst/>
                          </a:prstGeom>
                          <a:ln>
                            <a:noFill/>
                          </a:ln>
                        </wps:spPr>
                        <wps:txbx>
                          <w:txbxContent>
                            <w:p w14:paraId="7598773D" w14:textId="77777777" w:rsidR="00357641" w:rsidRDefault="00000000">
                              <w:pPr>
                                <w:spacing w:after="160" w:line="259" w:lineRule="auto"/>
                                <w:ind w:left="0" w:right="0" w:firstLine="0"/>
                                <w:jc w:val="left"/>
                              </w:pPr>
                              <w:r>
                                <w:rPr>
                                  <w:w w:val="97"/>
                                </w:rPr>
                                <w:t>𝑇𝑃</w:t>
                              </w:r>
                              <w:r>
                                <w:rPr>
                                  <w:spacing w:val="22"/>
                                  <w:w w:val="97"/>
                                </w:rPr>
                                <w:t xml:space="preserve"> </w:t>
                              </w:r>
                              <w:r>
                                <w:rPr>
                                  <w:w w:val="97"/>
                                </w:rPr>
                                <w:t>+</w:t>
                              </w:r>
                              <w:r>
                                <w:rPr>
                                  <w:spacing w:val="-6"/>
                                  <w:w w:val="97"/>
                                </w:rPr>
                                <w:t xml:space="preserve"> </w:t>
                              </w:r>
                              <w:r>
                                <w:rPr>
                                  <w:w w:val="97"/>
                                </w:rPr>
                                <w:t>𝑇𝑁</w:t>
                              </w:r>
                              <w:r>
                                <w:rPr>
                                  <w:spacing w:val="16"/>
                                  <w:w w:val="97"/>
                                </w:rPr>
                                <w:t xml:space="preserve"> </w:t>
                              </w:r>
                              <w:r>
                                <w:rPr>
                                  <w:w w:val="97"/>
                                </w:rPr>
                                <w:t>+</w:t>
                              </w:r>
                              <w:r>
                                <w:rPr>
                                  <w:spacing w:val="-5"/>
                                  <w:w w:val="97"/>
                                </w:rPr>
                                <w:t xml:space="preserve"> </w:t>
                              </w:r>
                              <w:r>
                                <w:rPr>
                                  <w:w w:val="97"/>
                                </w:rPr>
                                <w:t>𝐹𝑃</w:t>
                              </w:r>
                              <w:r>
                                <w:rPr>
                                  <w:spacing w:val="22"/>
                                  <w:w w:val="97"/>
                                </w:rPr>
                                <w:t xml:space="preserve"> </w:t>
                              </w:r>
                              <w:r>
                                <w:rPr>
                                  <w:w w:val="97"/>
                                </w:rPr>
                                <w:t>+</w:t>
                              </w:r>
                              <w:r>
                                <w:rPr>
                                  <w:spacing w:val="-6"/>
                                  <w:w w:val="97"/>
                                </w:rPr>
                                <w:t xml:space="preserve"> </w:t>
                              </w:r>
                              <w:r>
                                <w:rPr>
                                  <w:w w:val="97"/>
                                </w:rPr>
                                <w:t>𝐹𝑁</w:t>
                              </w:r>
                            </w:p>
                          </w:txbxContent>
                        </wps:txbx>
                        <wps:bodyPr horzOverflow="overflow" vert="horz" lIns="0" tIns="0" rIns="0" bIns="0" rtlCol="0">
                          <a:noAutofit/>
                        </wps:bodyPr>
                      </wps:wsp>
                      <wps:wsp>
                        <wps:cNvPr id="2527" name="Rectangle 2527"/>
                        <wps:cNvSpPr/>
                        <wps:spPr>
                          <a:xfrm>
                            <a:off x="2820480" y="0"/>
                            <a:ext cx="46781" cy="168278"/>
                          </a:xfrm>
                          <a:prstGeom prst="rect">
                            <a:avLst/>
                          </a:prstGeom>
                          <a:ln>
                            <a:noFill/>
                          </a:ln>
                        </wps:spPr>
                        <wps:txbx>
                          <w:txbxContent>
                            <w:p w14:paraId="6A58D5BB" w14:textId="77777777" w:rsidR="00357641" w:rsidRDefault="00000000">
                              <w:pPr>
                                <w:spacing w:after="160" w:line="259" w:lineRule="auto"/>
                                <w:ind w:left="0" w:right="0" w:firstLine="0"/>
                                <w:jc w:val="left"/>
                              </w:pPr>
                              <w:r>
                                <w:rPr>
                                  <w:w w:val="111"/>
                                </w:rPr>
                                <w:t>,</w:t>
                              </w:r>
                            </w:p>
                          </w:txbxContent>
                        </wps:txbx>
                        <wps:bodyPr horzOverflow="overflow" vert="horz" lIns="0" tIns="0" rIns="0" bIns="0" rtlCol="0">
                          <a:noAutofit/>
                        </wps:bodyPr>
                      </wps:wsp>
                      <wps:wsp>
                        <wps:cNvPr id="2531" name="Rectangle 2531"/>
                        <wps:cNvSpPr/>
                        <wps:spPr>
                          <a:xfrm>
                            <a:off x="795350" y="319989"/>
                            <a:ext cx="450986" cy="168279"/>
                          </a:xfrm>
                          <a:prstGeom prst="rect">
                            <a:avLst/>
                          </a:prstGeom>
                          <a:ln>
                            <a:noFill/>
                          </a:ln>
                        </wps:spPr>
                        <wps:txbx>
                          <w:txbxContent>
                            <w:p w14:paraId="0FDD7B64" w14:textId="77777777" w:rsidR="00357641" w:rsidRDefault="00000000">
                              <w:pPr>
                                <w:spacing w:after="160" w:line="259" w:lineRule="auto"/>
                                <w:ind w:left="0" w:right="0" w:firstLine="0"/>
                                <w:jc w:val="left"/>
                              </w:pPr>
                              <w:r>
                                <w:rPr>
                                  <w:w w:val="104"/>
                                </w:rPr>
                                <w:t>Recall</w:t>
                              </w:r>
                            </w:p>
                          </w:txbxContent>
                        </wps:txbx>
                        <wps:bodyPr horzOverflow="overflow" vert="horz" lIns="0" tIns="0" rIns="0" bIns="0" rtlCol="0">
                          <a:noAutofit/>
                        </wps:bodyPr>
                      </wps:wsp>
                      <wps:wsp>
                        <wps:cNvPr id="2532" name="Rectangle 2532"/>
                        <wps:cNvSpPr/>
                        <wps:spPr>
                          <a:xfrm>
                            <a:off x="1176566" y="332936"/>
                            <a:ext cx="51806" cy="155418"/>
                          </a:xfrm>
                          <a:prstGeom prst="rect">
                            <a:avLst/>
                          </a:prstGeom>
                          <a:ln>
                            <a:noFill/>
                          </a:ln>
                        </wps:spPr>
                        <wps:txbx>
                          <w:txbxContent>
                            <w:p w14:paraId="4DDD5706" w14:textId="77777777" w:rsidR="00357641" w:rsidRDefault="00000000">
                              <w:pPr>
                                <w:spacing w:after="160" w:line="259" w:lineRule="auto"/>
                                <w:ind w:left="0" w:right="0" w:firstLine="0"/>
                                <w:jc w:val="left"/>
                              </w:pPr>
                              <w:r>
                                <w:rPr>
                                  <w:w w:val="105"/>
                                  <w:sz w:val="18"/>
                                </w:rPr>
                                <w:t>(</w:t>
                              </w:r>
                            </w:p>
                          </w:txbxContent>
                        </wps:txbx>
                        <wps:bodyPr horzOverflow="overflow" vert="horz" lIns="0" tIns="0" rIns="0" bIns="0" rtlCol="0">
                          <a:noAutofit/>
                        </wps:bodyPr>
                      </wps:wsp>
                      <wps:wsp>
                        <wps:cNvPr id="2533" name="Rectangle 2533"/>
                        <wps:cNvSpPr/>
                        <wps:spPr>
                          <a:xfrm>
                            <a:off x="1215517" y="319989"/>
                            <a:ext cx="123853" cy="168279"/>
                          </a:xfrm>
                          <a:prstGeom prst="rect">
                            <a:avLst/>
                          </a:prstGeom>
                          <a:ln>
                            <a:noFill/>
                          </a:ln>
                        </wps:spPr>
                        <wps:txbx>
                          <w:txbxContent>
                            <w:p w14:paraId="70F7C4CF" w14:textId="77777777" w:rsidR="00357641" w:rsidRDefault="00000000">
                              <w:pPr>
                                <w:spacing w:after="160" w:line="259" w:lineRule="auto"/>
                                <w:ind w:left="0" w:right="0" w:firstLine="0"/>
                                <w:jc w:val="left"/>
                              </w:pPr>
                              <w:r>
                                <w:rPr>
                                  <w:w w:val="110"/>
                                </w:rPr>
                                <w:t>R</w:t>
                              </w:r>
                            </w:p>
                          </w:txbxContent>
                        </wps:txbx>
                        <wps:bodyPr horzOverflow="overflow" vert="horz" lIns="0" tIns="0" rIns="0" bIns="0" rtlCol="0">
                          <a:noAutofit/>
                        </wps:bodyPr>
                      </wps:wsp>
                      <wps:wsp>
                        <wps:cNvPr id="2534" name="Rectangle 2534"/>
                        <wps:cNvSpPr/>
                        <wps:spPr>
                          <a:xfrm>
                            <a:off x="1308646" y="332936"/>
                            <a:ext cx="51806" cy="155418"/>
                          </a:xfrm>
                          <a:prstGeom prst="rect">
                            <a:avLst/>
                          </a:prstGeom>
                          <a:ln>
                            <a:noFill/>
                          </a:ln>
                        </wps:spPr>
                        <wps:txbx>
                          <w:txbxContent>
                            <w:p w14:paraId="5D14F62A" w14:textId="77777777" w:rsidR="00357641" w:rsidRDefault="00000000">
                              <w:pPr>
                                <w:spacing w:after="160" w:line="259" w:lineRule="auto"/>
                                <w:ind w:left="0" w:right="0" w:firstLine="0"/>
                                <w:jc w:val="left"/>
                              </w:pPr>
                              <w:r>
                                <w:rPr>
                                  <w:w w:val="105"/>
                                  <w:sz w:val="18"/>
                                </w:rPr>
                                <w:t>)</w:t>
                              </w:r>
                            </w:p>
                          </w:txbxContent>
                        </wps:txbx>
                        <wps:bodyPr horzOverflow="overflow" vert="horz" lIns="0" tIns="0" rIns="0" bIns="0" rtlCol="0">
                          <a:noAutofit/>
                        </wps:bodyPr>
                      </wps:wsp>
                      <wps:wsp>
                        <wps:cNvPr id="2535" name="Rectangle 2535"/>
                        <wps:cNvSpPr/>
                        <wps:spPr>
                          <a:xfrm>
                            <a:off x="1382738" y="319989"/>
                            <a:ext cx="130921" cy="168279"/>
                          </a:xfrm>
                          <a:prstGeom prst="rect">
                            <a:avLst/>
                          </a:prstGeom>
                          <a:ln>
                            <a:noFill/>
                          </a:ln>
                        </wps:spPr>
                        <wps:txbx>
                          <w:txbxContent>
                            <w:p w14:paraId="62931C5F" w14:textId="77777777" w:rsidR="00357641" w:rsidRDefault="00000000">
                              <w:pPr>
                                <w:spacing w:after="160" w:line="259" w:lineRule="auto"/>
                                <w:ind w:left="0" w:right="0" w:firstLine="0"/>
                                <w:jc w:val="left"/>
                              </w:pPr>
                              <w:r>
                                <w:rPr>
                                  <w:w w:val="137"/>
                                </w:rPr>
                                <w:t>=</w:t>
                              </w:r>
                            </w:p>
                          </w:txbxContent>
                        </wps:txbx>
                        <wps:bodyPr horzOverflow="overflow" vert="horz" lIns="0" tIns="0" rIns="0" bIns="0" rtlCol="0">
                          <a:noAutofit/>
                        </wps:bodyPr>
                      </wps:wsp>
                      <wps:wsp>
                        <wps:cNvPr id="2536" name="Rectangle 2536"/>
                        <wps:cNvSpPr/>
                        <wps:spPr>
                          <a:xfrm>
                            <a:off x="1715516" y="234328"/>
                            <a:ext cx="231046" cy="168279"/>
                          </a:xfrm>
                          <a:prstGeom prst="rect">
                            <a:avLst/>
                          </a:prstGeom>
                          <a:ln>
                            <a:noFill/>
                          </a:ln>
                        </wps:spPr>
                        <wps:txbx>
                          <w:txbxContent>
                            <w:p w14:paraId="6175E4EE" w14:textId="77777777" w:rsidR="00357641" w:rsidRDefault="00000000">
                              <w:pPr>
                                <w:spacing w:after="160" w:line="259" w:lineRule="auto"/>
                                <w:ind w:left="0" w:right="0" w:firstLine="0"/>
                                <w:jc w:val="left"/>
                              </w:pPr>
                              <w:r>
                                <w:rPr>
                                  <w:spacing w:val="29"/>
                                  <w:w w:val="78"/>
                                </w:rPr>
                                <w:t>𝑇𝑃</w:t>
                              </w:r>
                            </w:p>
                          </w:txbxContent>
                        </wps:txbx>
                        <wps:bodyPr horzOverflow="overflow" vert="horz" lIns="0" tIns="0" rIns="0" bIns="0" rtlCol="0">
                          <a:noAutofit/>
                        </wps:bodyPr>
                      </wps:wsp>
                      <wps:wsp>
                        <wps:cNvPr id="2537" name="Shape 2537"/>
                        <wps:cNvSpPr/>
                        <wps:spPr>
                          <a:xfrm>
                            <a:off x="1531506" y="390333"/>
                            <a:ext cx="559562" cy="0"/>
                          </a:xfrm>
                          <a:custGeom>
                            <a:avLst/>
                            <a:gdLst/>
                            <a:ahLst/>
                            <a:cxnLst/>
                            <a:rect l="0" t="0" r="0" b="0"/>
                            <a:pathLst>
                              <a:path w="559562">
                                <a:moveTo>
                                  <a:pt x="0" y="0"/>
                                </a:moveTo>
                                <a:lnTo>
                                  <a:pt x="55956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38" name="Rectangle 2538"/>
                        <wps:cNvSpPr/>
                        <wps:spPr>
                          <a:xfrm>
                            <a:off x="1531506" y="406794"/>
                            <a:ext cx="726289" cy="168278"/>
                          </a:xfrm>
                          <a:prstGeom prst="rect">
                            <a:avLst/>
                          </a:prstGeom>
                          <a:ln>
                            <a:noFill/>
                          </a:ln>
                        </wps:spPr>
                        <wps:txbx>
                          <w:txbxContent>
                            <w:p w14:paraId="5D64AEEA" w14:textId="77777777" w:rsidR="00357641" w:rsidRDefault="00000000">
                              <w:pPr>
                                <w:spacing w:after="160" w:line="259" w:lineRule="auto"/>
                                <w:ind w:left="0" w:right="0" w:firstLine="0"/>
                                <w:jc w:val="left"/>
                              </w:pPr>
                              <w:r>
                                <w:rPr>
                                  <w:w w:val="93"/>
                                </w:rPr>
                                <w:t>𝑇𝑃</w:t>
                              </w:r>
                              <w:r>
                                <w:rPr>
                                  <w:spacing w:val="22"/>
                                  <w:w w:val="93"/>
                                </w:rPr>
                                <w:t xml:space="preserve"> </w:t>
                              </w:r>
                              <w:r>
                                <w:rPr>
                                  <w:w w:val="93"/>
                                </w:rPr>
                                <w:t>+</w:t>
                              </w:r>
                              <w:r>
                                <w:rPr>
                                  <w:spacing w:val="-6"/>
                                  <w:w w:val="93"/>
                                </w:rPr>
                                <w:t xml:space="preserve"> </w:t>
                              </w:r>
                              <w:r>
                                <w:rPr>
                                  <w:w w:val="93"/>
                                </w:rPr>
                                <w:t>𝐹𝑁</w:t>
                              </w:r>
                            </w:p>
                          </w:txbxContent>
                        </wps:txbx>
                        <wps:bodyPr horzOverflow="overflow" vert="horz" lIns="0" tIns="0" rIns="0" bIns="0" rtlCol="0">
                          <a:noAutofit/>
                        </wps:bodyPr>
                      </wps:wsp>
                      <wps:wsp>
                        <wps:cNvPr id="2539" name="Rectangle 2539"/>
                        <wps:cNvSpPr/>
                        <wps:spPr>
                          <a:xfrm>
                            <a:off x="2106257" y="319989"/>
                            <a:ext cx="46781" cy="168279"/>
                          </a:xfrm>
                          <a:prstGeom prst="rect">
                            <a:avLst/>
                          </a:prstGeom>
                          <a:ln>
                            <a:noFill/>
                          </a:ln>
                        </wps:spPr>
                        <wps:txbx>
                          <w:txbxContent>
                            <w:p w14:paraId="15972DB2" w14:textId="77777777" w:rsidR="00357641" w:rsidRDefault="00000000">
                              <w:pPr>
                                <w:spacing w:after="160" w:line="259" w:lineRule="auto"/>
                                <w:ind w:left="0" w:right="0" w:firstLine="0"/>
                                <w:jc w:val="left"/>
                              </w:pPr>
                              <w:r>
                                <w:rPr>
                                  <w:w w:val="111"/>
                                </w:rPr>
                                <w:t>,</w:t>
                              </w:r>
                            </w:p>
                          </w:txbxContent>
                        </wps:txbx>
                        <wps:bodyPr horzOverflow="overflow" vert="horz" lIns="0" tIns="0" rIns="0" bIns="0" rtlCol="0">
                          <a:noAutofit/>
                        </wps:bodyPr>
                      </wps:wsp>
                      <wps:wsp>
                        <wps:cNvPr id="2543" name="Rectangle 2543"/>
                        <wps:cNvSpPr/>
                        <wps:spPr>
                          <a:xfrm>
                            <a:off x="0" y="639991"/>
                            <a:ext cx="1291368" cy="168278"/>
                          </a:xfrm>
                          <a:prstGeom prst="rect">
                            <a:avLst/>
                          </a:prstGeom>
                          <a:ln>
                            <a:noFill/>
                          </a:ln>
                        </wps:spPr>
                        <wps:txbx>
                          <w:txbxContent>
                            <w:p w14:paraId="756E5605" w14:textId="77777777" w:rsidR="00357641" w:rsidRDefault="00000000">
                              <w:pPr>
                                <w:spacing w:after="160" w:line="259" w:lineRule="auto"/>
                                <w:ind w:left="0" w:right="0" w:firstLine="0"/>
                                <w:jc w:val="left"/>
                              </w:pPr>
                              <w:r>
                                <w:rPr>
                                  <w:w w:val="107"/>
                                </w:rPr>
                                <w:t>False</w:t>
                              </w:r>
                              <w:r>
                                <w:rPr>
                                  <w:spacing w:val="16"/>
                                  <w:w w:val="107"/>
                                </w:rPr>
                                <w:t xml:space="preserve"> </w:t>
                              </w:r>
                              <w:r>
                                <w:rPr>
                                  <w:w w:val="107"/>
                                </w:rPr>
                                <w:t>Alarm</w:t>
                              </w:r>
                              <w:r>
                                <w:rPr>
                                  <w:spacing w:val="17"/>
                                  <w:w w:val="107"/>
                                </w:rPr>
                                <w:t xml:space="preserve"> </w:t>
                              </w:r>
                              <w:r>
                                <w:rPr>
                                  <w:w w:val="107"/>
                                </w:rPr>
                                <w:t>Rate</w:t>
                              </w:r>
                            </w:p>
                          </w:txbxContent>
                        </wps:txbx>
                        <wps:bodyPr horzOverflow="overflow" vert="horz" lIns="0" tIns="0" rIns="0" bIns="0" rtlCol="0">
                          <a:noAutofit/>
                        </wps:bodyPr>
                      </wps:wsp>
                      <wps:wsp>
                        <wps:cNvPr id="2544" name="Rectangle 2544"/>
                        <wps:cNvSpPr/>
                        <wps:spPr>
                          <a:xfrm>
                            <a:off x="1013092" y="652937"/>
                            <a:ext cx="51806" cy="155418"/>
                          </a:xfrm>
                          <a:prstGeom prst="rect">
                            <a:avLst/>
                          </a:prstGeom>
                          <a:ln>
                            <a:noFill/>
                          </a:ln>
                        </wps:spPr>
                        <wps:txbx>
                          <w:txbxContent>
                            <w:p w14:paraId="4C559B71" w14:textId="77777777" w:rsidR="00357641" w:rsidRDefault="00000000">
                              <w:pPr>
                                <w:spacing w:after="160" w:line="259" w:lineRule="auto"/>
                                <w:ind w:left="0" w:right="0" w:firstLine="0"/>
                                <w:jc w:val="left"/>
                              </w:pPr>
                              <w:r>
                                <w:rPr>
                                  <w:w w:val="105"/>
                                  <w:sz w:val="18"/>
                                </w:rPr>
                                <w:t>(</w:t>
                              </w:r>
                            </w:p>
                          </w:txbxContent>
                        </wps:txbx>
                        <wps:bodyPr horzOverflow="overflow" vert="horz" lIns="0" tIns="0" rIns="0" bIns="0" rtlCol="0">
                          <a:noAutofit/>
                        </wps:bodyPr>
                      </wps:wsp>
                      <wps:wsp>
                        <wps:cNvPr id="2545" name="Rectangle 2545"/>
                        <wps:cNvSpPr/>
                        <wps:spPr>
                          <a:xfrm>
                            <a:off x="1052043" y="639991"/>
                            <a:ext cx="341437" cy="168278"/>
                          </a:xfrm>
                          <a:prstGeom prst="rect">
                            <a:avLst/>
                          </a:prstGeom>
                          <a:ln>
                            <a:noFill/>
                          </a:ln>
                        </wps:spPr>
                        <wps:txbx>
                          <w:txbxContent>
                            <w:p w14:paraId="2A981D82" w14:textId="77777777" w:rsidR="00357641" w:rsidRDefault="00000000">
                              <w:pPr>
                                <w:spacing w:after="160" w:line="259" w:lineRule="auto"/>
                                <w:ind w:left="0" w:right="0" w:firstLine="0"/>
                                <w:jc w:val="left"/>
                              </w:pPr>
                              <w:r>
                                <w:rPr>
                                  <w:w w:val="104"/>
                                </w:rPr>
                                <w:t>FAR</w:t>
                              </w:r>
                            </w:p>
                          </w:txbxContent>
                        </wps:txbx>
                        <wps:bodyPr horzOverflow="overflow" vert="horz" lIns="0" tIns="0" rIns="0" bIns="0" rtlCol="0">
                          <a:noAutofit/>
                        </wps:bodyPr>
                      </wps:wsp>
                      <wps:wsp>
                        <wps:cNvPr id="2546" name="Rectangle 2546"/>
                        <wps:cNvSpPr/>
                        <wps:spPr>
                          <a:xfrm>
                            <a:off x="1308646" y="652937"/>
                            <a:ext cx="51806" cy="155418"/>
                          </a:xfrm>
                          <a:prstGeom prst="rect">
                            <a:avLst/>
                          </a:prstGeom>
                          <a:ln>
                            <a:noFill/>
                          </a:ln>
                        </wps:spPr>
                        <wps:txbx>
                          <w:txbxContent>
                            <w:p w14:paraId="20CBCBD0" w14:textId="77777777" w:rsidR="00357641" w:rsidRDefault="00000000">
                              <w:pPr>
                                <w:spacing w:after="160" w:line="259" w:lineRule="auto"/>
                                <w:ind w:left="0" w:right="0" w:firstLine="0"/>
                                <w:jc w:val="left"/>
                              </w:pPr>
                              <w:r>
                                <w:rPr>
                                  <w:w w:val="105"/>
                                  <w:sz w:val="18"/>
                                </w:rPr>
                                <w:t>)</w:t>
                              </w:r>
                            </w:p>
                          </w:txbxContent>
                        </wps:txbx>
                        <wps:bodyPr horzOverflow="overflow" vert="horz" lIns="0" tIns="0" rIns="0" bIns="0" rtlCol="0">
                          <a:noAutofit/>
                        </wps:bodyPr>
                      </wps:wsp>
                      <wps:wsp>
                        <wps:cNvPr id="2547" name="Rectangle 2547"/>
                        <wps:cNvSpPr/>
                        <wps:spPr>
                          <a:xfrm>
                            <a:off x="1382738" y="639991"/>
                            <a:ext cx="130921" cy="168278"/>
                          </a:xfrm>
                          <a:prstGeom prst="rect">
                            <a:avLst/>
                          </a:prstGeom>
                          <a:ln>
                            <a:noFill/>
                          </a:ln>
                        </wps:spPr>
                        <wps:txbx>
                          <w:txbxContent>
                            <w:p w14:paraId="28050B47" w14:textId="77777777" w:rsidR="00357641" w:rsidRDefault="00000000">
                              <w:pPr>
                                <w:spacing w:after="160" w:line="259" w:lineRule="auto"/>
                                <w:ind w:left="0" w:right="0" w:firstLine="0"/>
                                <w:jc w:val="left"/>
                              </w:pPr>
                              <w:r>
                                <w:rPr>
                                  <w:w w:val="137"/>
                                </w:rPr>
                                <w:t>=</w:t>
                              </w:r>
                            </w:p>
                          </w:txbxContent>
                        </wps:txbx>
                        <wps:bodyPr horzOverflow="overflow" vert="horz" lIns="0" tIns="0" rIns="0" bIns="0" rtlCol="0">
                          <a:noAutofit/>
                        </wps:bodyPr>
                      </wps:wsp>
                      <wps:wsp>
                        <wps:cNvPr id="2548" name="Rectangle 2548"/>
                        <wps:cNvSpPr/>
                        <wps:spPr>
                          <a:xfrm>
                            <a:off x="1712658" y="554330"/>
                            <a:ext cx="238787" cy="168278"/>
                          </a:xfrm>
                          <a:prstGeom prst="rect">
                            <a:avLst/>
                          </a:prstGeom>
                          <a:ln>
                            <a:noFill/>
                          </a:ln>
                        </wps:spPr>
                        <wps:txbx>
                          <w:txbxContent>
                            <w:p w14:paraId="494D44A7" w14:textId="77777777" w:rsidR="00357641" w:rsidRDefault="00000000">
                              <w:pPr>
                                <w:spacing w:after="160" w:line="259" w:lineRule="auto"/>
                                <w:ind w:left="0" w:right="0" w:firstLine="0"/>
                                <w:jc w:val="left"/>
                              </w:pPr>
                              <w:r>
                                <w:rPr>
                                  <w:spacing w:val="27"/>
                                  <w:w w:val="82"/>
                                </w:rPr>
                                <w:t>𝐹𝑃</w:t>
                              </w:r>
                            </w:p>
                          </w:txbxContent>
                        </wps:txbx>
                        <wps:bodyPr horzOverflow="overflow" vert="horz" lIns="0" tIns="0" rIns="0" bIns="0" rtlCol="0">
                          <a:noAutofit/>
                        </wps:bodyPr>
                      </wps:wsp>
                      <wps:wsp>
                        <wps:cNvPr id="2549" name="Shape 2549"/>
                        <wps:cNvSpPr/>
                        <wps:spPr>
                          <a:xfrm>
                            <a:off x="1531506" y="710335"/>
                            <a:ext cx="559562" cy="0"/>
                          </a:xfrm>
                          <a:custGeom>
                            <a:avLst/>
                            <a:gdLst/>
                            <a:ahLst/>
                            <a:cxnLst/>
                            <a:rect l="0" t="0" r="0" b="0"/>
                            <a:pathLst>
                              <a:path w="559562">
                                <a:moveTo>
                                  <a:pt x="0" y="0"/>
                                </a:moveTo>
                                <a:lnTo>
                                  <a:pt x="55956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50" name="Rectangle 2550"/>
                        <wps:cNvSpPr/>
                        <wps:spPr>
                          <a:xfrm>
                            <a:off x="1531506" y="726796"/>
                            <a:ext cx="726289" cy="168278"/>
                          </a:xfrm>
                          <a:prstGeom prst="rect">
                            <a:avLst/>
                          </a:prstGeom>
                          <a:ln>
                            <a:noFill/>
                          </a:ln>
                        </wps:spPr>
                        <wps:txbx>
                          <w:txbxContent>
                            <w:p w14:paraId="6C8DEA8F" w14:textId="77777777" w:rsidR="00357641" w:rsidRDefault="00000000">
                              <w:pPr>
                                <w:spacing w:after="160" w:line="259" w:lineRule="auto"/>
                                <w:ind w:left="0" w:right="0" w:firstLine="0"/>
                                <w:jc w:val="left"/>
                              </w:pPr>
                              <w:r>
                                <w:rPr>
                                  <w:w w:val="93"/>
                                </w:rPr>
                                <w:t>𝐹𝑃</w:t>
                              </w:r>
                              <w:r>
                                <w:rPr>
                                  <w:spacing w:val="22"/>
                                  <w:w w:val="93"/>
                                </w:rPr>
                                <w:t xml:space="preserve"> </w:t>
                              </w:r>
                              <w:r>
                                <w:rPr>
                                  <w:w w:val="93"/>
                                </w:rPr>
                                <w:t>+</w:t>
                              </w:r>
                              <w:r>
                                <w:rPr>
                                  <w:spacing w:val="-6"/>
                                  <w:w w:val="93"/>
                                </w:rPr>
                                <w:t xml:space="preserve"> </w:t>
                              </w:r>
                              <w:r>
                                <w:rPr>
                                  <w:w w:val="93"/>
                                </w:rPr>
                                <w:t>𝑇𝑁</w:t>
                              </w:r>
                            </w:p>
                          </w:txbxContent>
                        </wps:txbx>
                        <wps:bodyPr horzOverflow="overflow" vert="horz" lIns="0" tIns="0" rIns="0" bIns="0" rtlCol="0">
                          <a:noAutofit/>
                        </wps:bodyPr>
                      </wps:wsp>
                      <wps:wsp>
                        <wps:cNvPr id="2551" name="Rectangle 2551"/>
                        <wps:cNvSpPr/>
                        <wps:spPr>
                          <a:xfrm>
                            <a:off x="2106257" y="639992"/>
                            <a:ext cx="46781" cy="168278"/>
                          </a:xfrm>
                          <a:prstGeom prst="rect">
                            <a:avLst/>
                          </a:prstGeom>
                          <a:ln>
                            <a:noFill/>
                          </a:ln>
                        </wps:spPr>
                        <wps:txbx>
                          <w:txbxContent>
                            <w:p w14:paraId="28820C3A" w14:textId="77777777" w:rsidR="00357641" w:rsidRDefault="00000000">
                              <w:pPr>
                                <w:spacing w:after="160" w:line="259" w:lineRule="auto"/>
                                <w:ind w:left="0" w:right="0" w:firstLine="0"/>
                                <w:jc w:val="left"/>
                              </w:pPr>
                              <w:r>
                                <w:rPr>
                                  <w:w w:val="111"/>
                                </w:rPr>
                                <w:t>,</w:t>
                              </w:r>
                            </w:p>
                          </w:txbxContent>
                        </wps:txbx>
                        <wps:bodyPr horzOverflow="overflow" vert="horz" lIns="0" tIns="0" rIns="0" bIns="0" rtlCol="0">
                          <a:noAutofit/>
                        </wps:bodyPr>
                      </wps:wsp>
                      <wps:wsp>
                        <wps:cNvPr id="2555" name="Rectangle 2555"/>
                        <wps:cNvSpPr/>
                        <wps:spPr>
                          <a:xfrm>
                            <a:off x="639470" y="959993"/>
                            <a:ext cx="667560" cy="168278"/>
                          </a:xfrm>
                          <a:prstGeom prst="rect">
                            <a:avLst/>
                          </a:prstGeom>
                          <a:ln>
                            <a:noFill/>
                          </a:ln>
                        </wps:spPr>
                        <wps:txbx>
                          <w:txbxContent>
                            <w:p w14:paraId="66938B8D" w14:textId="77777777" w:rsidR="00357641" w:rsidRDefault="00000000">
                              <w:pPr>
                                <w:spacing w:after="160" w:line="259" w:lineRule="auto"/>
                                <w:ind w:left="0" w:right="0" w:firstLine="0"/>
                                <w:jc w:val="left"/>
                              </w:pPr>
                              <w:r>
                                <w:rPr>
                                  <w:w w:val="106"/>
                                </w:rPr>
                                <w:t>Precision</w:t>
                              </w:r>
                            </w:p>
                          </w:txbxContent>
                        </wps:txbx>
                        <wps:bodyPr horzOverflow="overflow" vert="horz" lIns="0" tIns="0" rIns="0" bIns="0" rtlCol="0">
                          <a:noAutofit/>
                        </wps:bodyPr>
                      </wps:wsp>
                      <wps:wsp>
                        <wps:cNvPr id="2556" name="Rectangle 2556"/>
                        <wps:cNvSpPr/>
                        <wps:spPr>
                          <a:xfrm>
                            <a:off x="1183525" y="972939"/>
                            <a:ext cx="51806" cy="155418"/>
                          </a:xfrm>
                          <a:prstGeom prst="rect">
                            <a:avLst/>
                          </a:prstGeom>
                          <a:ln>
                            <a:noFill/>
                          </a:ln>
                        </wps:spPr>
                        <wps:txbx>
                          <w:txbxContent>
                            <w:p w14:paraId="318D420B" w14:textId="77777777" w:rsidR="00357641" w:rsidRDefault="00000000">
                              <w:pPr>
                                <w:spacing w:after="160" w:line="259" w:lineRule="auto"/>
                                <w:ind w:left="0" w:right="0" w:firstLine="0"/>
                                <w:jc w:val="left"/>
                              </w:pPr>
                              <w:r>
                                <w:rPr>
                                  <w:w w:val="105"/>
                                  <w:sz w:val="18"/>
                                </w:rPr>
                                <w:t>(</w:t>
                              </w:r>
                            </w:p>
                          </w:txbxContent>
                        </wps:txbx>
                        <wps:bodyPr horzOverflow="overflow" vert="horz" lIns="0" tIns="0" rIns="0" bIns="0" rtlCol="0">
                          <a:noAutofit/>
                        </wps:bodyPr>
                      </wps:wsp>
                      <wps:wsp>
                        <wps:cNvPr id="2557" name="Rectangle 2557"/>
                        <wps:cNvSpPr/>
                        <wps:spPr>
                          <a:xfrm>
                            <a:off x="1222477" y="959993"/>
                            <a:ext cx="114597" cy="168278"/>
                          </a:xfrm>
                          <a:prstGeom prst="rect">
                            <a:avLst/>
                          </a:prstGeom>
                          <a:ln>
                            <a:noFill/>
                          </a:ln>
                        </wps:spPr>
                        <wps:txbx>
                          <w:txbxContent>
                            <w:p w14:paraId="0178ABC3" w14:textId="77777777" w:rsidR="00357641" w:rsidRDefault="00000000">
                              <w:pPr>
                                <w:spacing w:after="160" w:line="259" w:lineRule="auto"/>
                                <w:ind w:left="0" w:right="0" w:firstLine="0"/>
                                <w:jc w:val="left"/>
                              </w:pPr>
                              <w:r>
                                <w:rPr>
                                  <w:w w:val="122"/>
                                </w:rPr>
                                <w:t>P</w:t>
                              </w:r>
                            </w:p>
                          </w:txbxContent>
                        </wps:txbx>
                        <wps:bodyPr horzOverflow="overflow" vert="horz" lIns="0" tIns="0" rIns="0" bIns="0" rtlCol="0">
                          <a:noAutofit/>
                        </wps:bodyPr>
                      </wps:wsp>
                      <wps:wsp>
                        <wps:cNvPr id="2558" name="Rectangle 2558"/>
                        <wps:cNvSpPr/>
                        <wps:spPr>
                          <a:xfrm>
                            <a:off x="1308646" y="972939"/>
                            <a:ext cx="51806" cy="155418"/>
                          </a:xfrm>
                          <a:prstGeom prst="rect">
                            <a:avLst/>
                          </a:prstGeom>
                          <a:ln>
                            <a:noFill/>
                          </a:ln>
                        </wps:spPr>
                        <wps:txbx>
                          <w:txbxContent>
                            <w:p w14:paraId="033F6C49" w14:textId="77777777" w:rsidR="00357641" w:rsidRDefault="00000000">
                              <w:pPr>
                                <w:spacing w:after="160" w:line="259" w:lineRule="auto"/>
                                <w:ind w:left="0" w:right="0" w:firstLine="0"/>
                                <w:jc w:val="left"/>
                              </w:pPr>
                              <w:r>
                                <w:rPr>
                                  <w:w w:val="105"/>
                                  <w:sz w:val="18"/>
                                </w:rPr>
                                <w:t>)</w:t>
                              </w:r>
                            </w:p>
                          </w:txbxContent>
                        </wps:txbx>
                        <wps:bodyPr horzOverflow="overflow" vert="horz" lIns="0" tIns="0" rIns="0" bIns="0" rtlCol="0">
                          <a:noAutofit/>
                        </wps:bodyPr>
                      </wps:wsp>
                      <wps:wsp>
                        <wps:cNvPr id="2559" name="Rectangle 2559"/>
                        <wps:cNvSpPr/>
                        <wps:spPr>
                          <a:xfrm>
                            <a:off x="1382738" y="959993"/>
                            <a:ext cx="130921" cy="168278"/>
                          </a:xfrm>
                          <a:prstGeom prst="rect">
                            <a:avLst/>
                          </a:prstGeom>
                          <a:ln>
                            <a:noFill/>
                          </a:ln>
                        </wps:spPr>
                        <wps:txbx>
                          <w:txbxContent>
                            <w:p w14:paraId="6AAC626A" w14:textId="77777777" w:rsidR="00357641" w:rsidRDefault="00000000">
                              <w:pPr>
                                <w:spacing w:after="160" w:line="259" w:lineRule="auto"/>
                                <w:ind w:left="0" w:right="0" w:firstLine="0"/>
                                <w:jc w:val="left"/>
                              </w:pPr>
                              <w:r>
                                <w:rPr>
                                  <w:w w:val="137"/>
                                </w:rPr>
                                <w:t>=</w:t>
                              </w:r>
                            </w:p>
                          </w:txbxContent>
                        </wps:txbx>
                        <wps:bodyPr horzOverflow="overflow" vert="horz" lIns="0" tIns="0" rIns="0" bIns="0" rtlCol="0">
                          <a:noAutofit/>
                        </wps:bodyPr>
                      </wps:wsp>
                      <wps:wsp>
                        <wps:cNvPr id="2560" name="Rectangle 2560"/>
                        <wps:cNvSpPr/>
                        <wps:spPr>
                          <a:xfrm>
                            <a:off x="1707477" y="874319"/>
                            <a:ext cx="231046" cy="168278"/>
                          </a:xfrm>
                          <a:prstGeom prst="rect">
                            <a:avLst/>
                          </a:prstGeom>
                          <a:ln>
                            <a:noFill/>
                          </a:ln>
                        </wps:spPr>
                        <wps:txbx>
                          <w:txbxContent>
                            <w:p w14:paraId="5E7F9AF2" w14:textId="77777777" w:rsidR="00357641" w:rsidRDefault="00000000">
                              <w:pPr>
                                <w:spacing w:after="160" w:line="259" w:lineRule="auto"/>
                                <w:ind w:left="0" w:right="0" w:firstLine="0"/>
                                <w:jc w:val="left"/>
                              </w:pPr>
                              <w:r>
                                <w:rPr>
                                  <w:spacing w:val="29"/>
                                  <w:w w:val="78"/>
                                </w:rPr>
                                <w:t>𝑇𝑃</w:t>
                              </w:r>
                            </w:p>
                          </w:txbxContent>
                        </wps:txbx>
                        <wps:bodyPr horzOverflow="overflow" vert="horz" lIns="0" tIns="0" rIns="0" bIns="0" rtlCol="0">
                          <a:noAutofit/>
                        </wps:bodyPr>
                      </wps:wsp>
                      <wps:wsp>
                        <wps:cNvPr id="2561" name="Shape 2561"/>
                        <wps:cNvSpPr/>
                        <wps:spPr>
                          <a:xfrm>
                            <a:off x="1531506" y="1030337"/>
                            <a:ext cx="543497" cy="0"/>
                          </a:xfrm>
                          <a:custGeom>
                            <a:avLst/>
                            <a:gdLst/>
                            <a:ahLst/>
                            <a:cxnLst/>
                            <a:rect l="0" t="0" r="0" b="0"/>
                            <a:pathLst>
                              <a:path w="543497">
                                <a:moveTo>
                                  <a:pt x="0" y="0"/>
                                </a:moveTo>
                                <a:lnTo>
                                  <a:pt x="54349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62" name="Rectangle 2562"/>
                        <wps:cNvSpPr/>
                        <wps:spPr>
                          <a:xfrm>
                            <a:off x="1531506" y="1046798"/>
                            <a:ext cx="699196" cy="168278"/>
                          </a:xfrm>
                          <a:prstGeom prst="rect">
                            <a:avLst/>
                          </a:prstGeom>
                          <a:ln>
                            <a:noFill/>
                          </a:ln>
                        </wps:spPr>
                        <wps:txbx>
                          <w:txbxContent>
                            <w:p w14:paraId="16840A82" w14:textId="77777777" w:rsidR="00357641" w:rsidRDefault="00000000">
                              <w:pPr>
                                <w:spacing w:after="160" w:line="259" w:lineRule="auto"/>
                                <w:ind w:left="0" w:right="0" w:firstLine="0"/>
                                <w:jc w:val="left"/>
                              </w:pPr>
                              <w:r>
                                <w:rPr>
                                  <w:w w:val="89"/>
                                </w:rPr>
                                <w:t>𝑇𝑃</w:t>
                              </w:r>
                              <w:r>
                                <w:rPr>
                                  <w:spacing w:val="22"/>
                                  <w:w w:val="89"/>
                                </w:rPr>
                                <w:t xml:space="preserve"> </w:t>
                              </w:r>
                              <w:r>
                                <w:rPr>
                                  <w:w w:val="89"/>
                                </w:rPr>
                                <w:t>+</w:t>
                              </w:r>
                              <w:r>
                                <w:rPr>
                                  <w:spacing w:val="-6"/>
                                  <w:w w:val="89"/>
                                </w:rPr>
                                <w:t xml:space="preserve"> </w:t>
                              </w:r>
                              <w:r>
                                <w:rPr>
                                  <w:w w:val="89"/>
                                </w:rPr>
                                <w:t>𝐹𝑃</w:t>
                              </w:r>
                            </w:p>
                          </w:txbxContent>
                        </wps:txbx>
                        <wps:bodyPr horzOverflow="overflow" vert="horz" lIns="0" tIns="0" rIns="0" bIns="0" rtlCol="0">
                          <a:noAutofit/>
                        </wps:bodyPr>
                      </wps:wsp>
                      <wps:wsp>
                        <wps:cNvPr id="2563" name="Rectangle 2563"/>
                        <wps:cNvSpPr/>
                        <wps:spPr>
                          <a:xfrm>
                            <a:off x="2090179" y="959993"/>
                            <a:ext cx="46781" cy="168278"/>
                          </a:xfrm>
                          <a:prstGeom prst="rect">
                            <a:avLst/>
                          </a:prstGeom>
                          <a:ln>
                            <a:noFill/>
                          </a:ln>
                        </wps:spPr>
                        <wps:txbx>
                          <w:txbxContent>
                            <w:p w14:paraId="5CD40E63" w14:textId="77777777" w:rsidR="00357641" w:rsidRDefault="00000000">
                              <w:pPr>
                                <w:spacing w:after="160" w:line="259" w:lineRule="auto"/>
                                <w:ind w:left="0" w:right="0" w:firstLine="0"/>
                                <w:jc w:val="left"/>
                              </w:pPr>
                              <w:r>
                                <w:rPr>
                                  <w:w w:val="111"/>
                                </w:rPr>
                                <w:t>,</w:t>
                              </w:r>
                            </w:p>
                          </w:txbxContent>
                        </wps:txbx>
                        <wps:bodyPr horzOverflow="overflow" vert="horz" lIns="0" tIns="0" rIns="0" bIns="0" rtlCol="0">
                          <a:noAutofit/>
                        </wps:bodyPr>
                      </wps:wsp>
                      <wps:wsp>
                        <wps:cNvPr id="2567" name="Rectangle 2567"/>
                        <wps:cNvSpPr/>
                        <wps:spPr>
                          <a:xfrm>
                            <a:off x="884504" y="1279995"/>
                            <a:ext cx="615898" cy="168278"/>
                          </a:xfrm>
                          <a:prstGeom prst="rect">
                            <a:avLst/>
                          </a:prstGeom>
                          <a:ln>
                            <a:noFill/>
                          </a:ln>
                        </wps:spPr>
                        <wps:txbx>
                          <w:txbxContent>
                            <w:p w14:paraId="75AFA2FC" w14:textId="77777777" w:rsidR="00357641" w:rsidRDefault="00000000">
                              <w:pPr>
                                <w:spacing w:after="160" w:line="259" w:lineRule="auto"/>
                                <w:ind w:left="0" w:right="0" w:firstLine="0"/>
                                <w:jc w:val="left"/>
                              </w:pPr>
                              <w:r>
                                <w:rPr>
                                  <w:w w:val="104"/>
                                </w:rPr>
                                <w:t>F1-score</w:t>
                              </w:r>
                            </w:p>
                          </w:txbxContent>
                        </wps:txbx>
                        <wps:bodyPr horzOverflow="overflow" vert="horz" lIns="0" tIns="0" rIns="0" bIns="0" rtlCol="0">
                          <a:noAutofit/>
                        </wps:bodyPr>
                      </wps:wsp>
                      <wps:wsp>
                        <wps:cNvPr id="63803" name="Rectangle 63803"/>
                        <wps:cNvSpPr/>
                        <wps:spPr>
                          <a:xfrm>
                            <a:off x="1382738" y="1279995"/>
                            <a:ext cx="261673" cy="168278"/>
                          </a:xfrm>
                          <a:prstGeom prst="rect">
                            <a:avLst/>
                          </a:prstGeom>
                          <a:ln>
                            <a:noFill/>
                          </a:ln>
                        </wps:spPr>
                        <wps:txbx>
                          <w:txbxContent>
                            <w:p w14:paraId="72F5F88C" w14:textId="77777777" w:rsidR="00357641" w:rsidRDefault="00000000">
                              <w:pPr>
                                <w:spacing w:after="160" w:line="259" w:lineRule="auto"/>
                                <w:ind w:left="0" w:right="0" w:firstLine="0"/>
                                <w:jc w:val="left"/>
                              </w:pPr>
                              <w:r>
                                <w:rPr>
                                  <w:spacing w:val="55"/>
                                  <w:w w:val="120"/>
                                </w:rPr>
                                <w:t>=2</w:t>
                              </w:r>
                            </w:p>
                          </w:txbxContent>
                        </wps:txbx>
                        <wps:bodyPr horzOverflow="overflow" vert="horz" lIns="0" tIns="0" rIns="0" bIns="0" rtlCol="0">
                          <a:noAutofit/>
                        </wps:bodyPr>
                      </wps:wsp>
                      <wps:wsp>
                        <wps:cNvPr id="63805" name="Rectangle 63805"/>
                        <wps:cNvSpPr/>
                        <wps:spPr>
                          <a:xfrm>
                            <a:off x="1607700" y="1279995"/>
                            <a:ext cx="130921" cy="168278"/>
                          </a:xfrm>
                          <a:prstGeom prst="rect">
                            <a:avLst/>
                          </a:prstGeom>
                          <a:ln>
                            <a:noFill/>
                          </a:ln>
                        </wps:spPr>
                        <wps:txbx>
                          <w:txbxContent>
                            <w:p w14:paraId="65C15478" w14:textId="77777777" w:rsidR="00357641" w:rsidRDefault="00000000">
                              <w:pPr>
                                <w:spacing w:after="160" w:line="259" w:lineRule="auto"/>
                                <w:ind w:left="0" w:right="0" w:firstLine="0"/>
                                <w:jc w:val="left"/>
                              </w:pPr>
                              <w:r>
                                <w:rPr>
                                  <w:w w:val="137"/>
                                </w:rPr>
                                <w:t>×</w:t>
                              </w:r>
                            </w:p>
                          </w:txbxContent>
                        </wps:txbx>
                        <wps:bodyPr horzOverflow="overflow" vert="horz" lIns="0" tIns="0" rIns="0" bIns="0" rtlCol="0">
                          <a:noAutofit/>
                        </wps:bodyPr>
                      </wps:wsp>
                      <wps:wsp>
                        <wps:cNvPr id="2569" name="Rectangle 2569"/>
                        <wps:cNvSpPr/>
                        <wps:spPr>
                          <a:xfrm>
                            <a:off x="1749451" y="1194321"/>
                            <a:ext cx="464953" cy="168278"/>
                          </a:xfrm>
                          <a:prstGeom prst="rect">
                            <a:avLst/>
                          </a:prstGeom>
                          <a:ln>
                            <a:noFill/>
                          </a:ln>
                        </wps:spPr>
                        <wps:txbx>
                          <w:txbxContent>
                            <w:p w14:paraId="5949F49E" w14:textId="77777777" w:rsidR="00357641" w:rsidRDefault="00000000">
                              <w:pPr>
                                <w:spacing w:after="160" w:line="259" w:lineRule="auto"/>
                                <w:ind w:left="0" w:right="0" w:firstLine="0"/>
                                <w:jc w:val="left"/>
                              </w:pPr>
                              <w:r>
                                <w:rPr>
                                  <w:w w:val="102"/>
                                </w:rPr>
                                <w:t>𝑃</w:t>
                              </w:r>
                              <w:r>
                                <w:rPr>
                                  <w:spacing w:val="22"/>
                                  <w:w w:val="102"/>
                                </w:rPr>
                                <w:t xml:space="preserve"> </w:t>
                              </w:r>
                              <w:r>
                                <w:rPr>
                                  <w:w w:val="102"/>
                                </w:rPr>
                                <w:t>×</w:t>
                              </w:r>
                              <w:r>
                                <w:rPr>
                                  <w:spacing w:val="-6"/>
                                  <w:w w:val="102"/>
                                </w:rPr>
                                <w:t xml:space="preserve"> </w:t>
                              </w:r>
                              <w:r>
                                <w:rPr>
                                  <w:w w:val="102"/>
                                </w:rPr>
                                <w:t>𝑅</w:t>
                              </w:r>
                            </w:p>
                          </w:txbxContent>
                        </wps:txbx>
                        <wps:bodyPr horzOverflow="overflow" vert="horz" lIns="0" tIns="0" rIns="0" bIns="0" rtlCol="0">
                          <a:noAutofit/>
                        </wps:bodyPr>
                      </wps:wsp>
                      <wps:wsp>
                        <wps:cNvPr id="2570" name="Shape 2570"/>
                        <wps:cNvSpPr/>
                        <wps:spPr>
                          <a:xfrm>
                            <a:off x="1749451" y="1350339"/>
                            <a:ext cx="352692" cy="0"/>
                          </a:xfrm>
                          <a:custGeom>
                            <a:avLst/>
                            <a:gdLst/>
                            <a:ahLst/>
                            <a:cxnLst/>
                            <a:rect l="0" t="0" r="0" b="0"/>
                            <a:pathLst>
                              <a:path w="352692">
                                <a:moveTo>
                                  <a:pt x="0" y="0"/>
                                </a:moveTo>
                                <a:lnTo>
                                  <a:pt x="35269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71" name="Rectangle 2571"/>
                        <wps:cNvSpPr/>
                        <wps:spPr>
                          <a:xfrm>
                            <a:off x="1749451" y="1366800"/>
                            <a:ext cx="464953" cy="168278"/>
                          </a:xfrm>
                          <a:prstGeom prst="rect">
                            <a:avLst/>
                          </a:prstGeom>
                          <a:ln>
                            <a:noFill/>
                          </a:ln>
                        </wps:spPr>
                        <wps:txbx>
                          <w:txbxContent>
                            <w:p w14:paraId="265F94E4" w14:textId="77777777" w:rsidR="00357641" w:rsidRDefault="00000000">
                              <w:pPr>
                                <w:spacing w:after="160" w:line="259" w:lineRule="auto"/>
                                <w:ind w:left="0" w:right="0" w:firstLine="0"/>
                                <w:jc w:val="left"/>
                              </w:pPr>
                              <w:r>
                                <w:rPr>
                                  <w:w w:val="102"/>
                                </w:rPr>
                                <w:t>𝑃</w:t>
                              </w:r>
                              <w:r>
                                <w:rPr>
                                  <w:spacing w:val="22"/>
                                  <w:w w:val="102"/>
                                </w:rPr>
                                <w:t xml:space="preserve"> </w:t>
                              </w:r>
                              <w:r>
                                <w:rPr>
                                  <w:w w:val="102"/>
                                </w:rPr>
                                <w:t>+</w:t>
                              </w:r>
                              <w:r>
                                <w:rPr>
                                  <w:spacing w:val="-6"/>
                                  <w:w w:val="102"/>
                                </w:rPr>
                                <w:t xml:space="preserve"> </w:t>
                              </w:r>
                              <w:r>
                                <w:rPr>
                                  <w:w w:val="102"/>
                                </w:rPr>
                                <w:t>𝑅</w:t>
                              </w:r>
                            </w:p>
                          </w:txbxContent>
                        </wps:txbx>
                        <wps:bodyPr horzOverflow="overflow" vert="horz" lIns="0" tIns="0" rIns="0" bIns="0" rtlCol="0">
                          <a:noAutofit/>
                        </wps:bodyPr>
                      </wps:wsp>
                      <wps:wsp>
                        <wps:cNvPr id="2572" name="Rectangle 2572"/>
                        <wps:cNvSpPr/>
                        <wps:spPr>
                          <a:xfrm>
                            <a:off x="2117319" y="1279995"/>
                            <a:ext cx="46781" cy="168278"/>
                          </a:xfrm>
                          <a:prstGeom prst="rect">
                            <a:avLst/>
                          </a:prstGeom>
                          <a:ln>
                            <a:noFill/>
                          </a:ln>
                        </wps:spPr>
                        <wps:txbx>
                          <w:txbxContent>
                            <w:p w14:paraId="10001DE1" w14:textId="77777777" w:rsidR="00357641" w:rsidRDefault="00000000">
                              <w:pPr>
                                <w:spacing w:after="160" w:line="259" w:lineRule="auto"/>
                                <w:ind w:left="0" w:right="0" w:firstLine="0"/>
                                <w:jc w:val="left"/>
                              </w:pPr>
                              <w:r>
                                <w:rPr>
                                  <w:w w:val="111"/>
                                </w:rPr>
                                <w:t>,</w:t>
                              </w:r>
                            </w:p>
                          </w:txbxContent>
                        </wps:txbx>
                        <wps:bodyPr horzOverflow="overflow" vert="horz" lIns="0" tIns="0" rIns="0" bIns="0" rtlCol="0">
                          <a:noAutofit/>
                        </wps:bodyPr>
                      </wps:wsp>
                      <wps:wsp>
                        <wps:cNvPr id="2576" name="Rectangle 2576"/>
                        <wps:cNvSpPr/>
                        <wps:spPr>
                          <a:xfrm>
                            <a:off x="1108456" y="1601381"/>
                            <a:ext cx="318046" cy="168278"/>
                          </a:xfrm>
                          <a:prstGeom prst="rect">
                            <a:avLst/>
                          </a:prstGeom>
                          <a:ln>
                            <a:noFill/>
                          </a:ln>
                        </wps:spPr>
                        <wps:txbx>
                          <w:txbxContent>
                            <w:p w14:paraId="2717565F" w14:textId="77777777" w:rsidR="00357641" w:rsidRDefault="00000000">
                              <w:pPr>
                                <w:spacing w:after="160" w:line="259" w:lineRule="auto"/>
                                <w:ind w:left="0" w:right="0" w:firstLine="0"/>
                                <w:jc w:val="left"/>
                              </w:pPr>
                              <w:r>
                                <w:rPr>
                                  <w:w w:val="113"/>
                                </w:rPr>
                                <w:t>FPS</w:t>
                              </w:r>
                            </w:p>
                          </w:txbxContent>
                        </wps:txbx>
                        <wps:bodyPr horzOverflow="overflow" vert="horz" lIns="0" tIns="0" rIns="0" bIns="0" rtlCol="0">
                          <a:noAutofit/>
                        </wps:bodyPr>
                      </wps:wsp>
                      <wps:wsp>
                        <wps:cNvPr id="2577" name="Rectangle 2577"/>
                        <wps:cNvSpPr/>
                        <wps:spPr>
                          <a:xfrm>
                            <a:off x="1382738" y="1601381"/>
                            <a:ext cx="130921" cy="168278"/>
                          </a:xfrm>
                          <a:prstGeom prst="rect">
                            <a:avLst/>
                          </a:prstGeom>
                          <a:ln>
                            <a:noFill/>
                          </a:ln>
                        </wps:spPr>
                        <wps:txbx>
                          <w:txbxContent>
                            <w:p w14:paraId="0AB0444A" w14:textId="77777777" w:rsidR="00357641" w:rsidRDefault="00000000">
                              <w:pPr>
                                <w:spacing w:after="160" w:line="259" w:lineRule="auto"/>
                                <w:ind w:left="0" w:right="0" w:firstLine="0"/>
                                <w:jc w:val="left"/>
                              </w:pPr>
                              <w:r>
                                <w:rPr>
                                  <w:w w:val="137"/>
                                </w:rPr>
                                <w:t>=</w:t>
                              </w:r>
                            </w:p>
                          </w:txbxContent>
                        </wps:txbx>
                        <wps:bodyPr horzOverflow="overflow" vert="horz" lIns="0" tIns="0" rIns="0" bIns="0" rtlCol="0">
                          <a:noAutofit/>
                        </wps:bodyPr>
                      </wps:wsp>
                      <wps:wsp>
                        <wps:cNvPr id="2578" name="Rectangle 2578"/>
                        <wps:cNvSpPr/>
                        <wps:spPr>
                          <a:xfrm>
                            <a:off x="2058162" y="1515720"/>
                            <a:ext cx="971302" cy="168278"/>
                          </a:xfrm>
                          <a:prstGeom prst="rect">
                            <a:avLst/>
                          </a:prstGeom>
                          <a:ln>
                            <a:noFill/>
                          </a:ln>
                        </wps:spPr>
                        <wps:txbx>
                          <w:txbxContent>
                            <w:p w14:paraId="3FEF4317" w14:textId="77777777" w:rsidR="00357641" w:rsidRDefault="00000000">
                              <w:pPr>
                                <w:spacing w:after="160" w:line="259" w:lineRule="auto"/>
                                <w:ind w:left="0" w:right="0" w:firstLine="0"/>
                                <w:jc w:val="left"/>
                              </w:pPr>
                              <w:r>
                                <w:rPr>
                                  <w:w w:val="107"/>
                                </w:rPr>
                                <w:t>Total</w:t>
                              </w:r>
                              <w:r>
                                <w:rPr>
                                  <w:spacing w:val="16"/>
                                  <w:w w:val="107"/>
                                </w:rPr>
                                <w:t xml:space="preserve"> </w:t>
                              </w:r>
                              <w:r>
                                <w:rPr>
                                  <w:w w:val="107"/>
                                </w:rPr>
                                <w:t>Frames</w:t>
                              </w:r>
                            </w:p>
                          </w:txbxContent>
                        </wps:txbx>
                        <wps:bodyPr horzOverflow="overflow" vert="horz" lIns="0" tIns="0" rIns="0" bIns="0" rtlCol="0">
                          <a:noAutofit/>
                        </wps:bodyPr>
                      </wps:wsp>
                      <wps:wsp>
                        <wps:cNvPr id="2579" name="Shape 2579"/>
                        <wps:cNvSpPr/>
                        <wps:spPr>
                          <a:xfrm>
                            <a:off x="1531506" y="1671725"/>
                            <a:ext cx="1783601" cy="0"/>
                          </a:xfrm>
                          <a:custGeom>
                            <a:avLst/>
                            <a:gdLst/>
                            <a:ahLst/>
                            <a:cxnLst/>
                            <a:rect l="0" t="0" r="0" b="0"/>
                            <a:pathLst>
                              <a:path w="1783601">
                                <a:moveTo>
                                  <a:pt x="0" y="0"/>
                                </a:moveTo>
                                <a:lnTo>
                                  <a:pt x="1783601"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584" name="Rectangle 2584"/>
                        <wps:cNvSpPr/>
                        <wps:spPr>
                          <a:xfrm>
                            <a:off x="3330283" y="1601381"/>
                            <a:ext cx="46781" cy="168278"/>
                          </a:xfrm>
                          <a:prstGeom prst="rect">
                            <a:avLst/>
                          </a:prstGeom>
                          <a:ln>
                            <a:noFill/>
                          </a:ln>
                        </wps:spPr>
                        <wps:txbx>
                          <w:txbxContent>
                            <w:p w14:paraId="2FFC4271" w14:textId="77777777" w:rsidR="00357641" w:rsidRDefault="00000000">
                              <w:pPr>
                                <w:spacing w:after="160" w:line="259" w:lineRule="auto"/>
                                <w:ind w:left="0" w:right="0" w:firstLine="0"/>
                                <w:jc w:val="left"/>
                              </w:pPr>
                              <w:r>
                                <w:rPr>
                                  <w:w w:val="111"/>
                                </w:rPr>
                                <w: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FA5CD9" id="Group 64964" o:spid="_x0000_s1306" style="position:absolute;left:0;text-align:left;margin-left:139.8pt;margin-top:-.55pt;width:265pt;height:136.05pt;z-index:251658240;mso-position-horizontal-relative:text;mso-position-vertical-relative:text;mso-width-relative:margin;mso-height-relative:margin" coordsize="33654,17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">
                <v:rect id="Rectangle 2522" o:spid="_x0000_s1307" style="position:absolute;left:8376;width:678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6AEEBE3E" w14:textId="77777777" w:rsidR="00357641" w:rsidRDefault="00000000">
                        <w:pPr>
                          <w:spacing w:after="160" w:line="259" w:lineRule="auto"/>
                          <w:ind w:left="0" w:right="0" w:firstLine="0"/>
                          <w:jc w:val="left"/>
                        </w:pPr>
                        <w:r>
                          <w:rPr>
                            <w:w w:val="105"/>
                          </w:rPr>
                          <w:t>Accuracy</w:t>
                        </w:r>
                      </w:p>
                    </w:txbxContent>
                  </v:textbox>
                </v:rect>
                <v:rect id="Rectangle 2523" o:spid="_x0000_s1308" style="position:absolute;left:13827;width:130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YLxwAAAN0AAAAPAAAAZHJzL2Rvd25yZXYueG1sRI9Ba8JA&#10;FITvhf6H5RV6azZNU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AbItgvHAAAA3QAA&#10;AA8AAAAAAAAAAAAAAAAABwIAAGRycy9kb3ducmV2LnhtbFBLBQYAAAAAAwADALcAAAD7AgAAAAA=&#10;" filled="f" stroked="f">
                  <v:textbox inset="0,0,0,0">
                    <w:txbxContent>
                      <w:p w14:paraId="3833A122" w14:textId="77777777" w:rsidR="00357641" w:rsidRDefault="00000000">
                        <w:pPr>
                          <w:spacing w:after="160" w:line="259" w:lineRule="auto"/>
                          <w:ind w:left="0" w:right="0" w:firstLine="0"/>
                          <w:jc w:val="left"/>
                        </w:pPr>
                        <w:r>
                          <w:rPr>
                            <w:w w:val="137"/>
                          </w:rPr>
                          <w:t>=</w:t>
                        </w:r>
                      </w:p>
                    </w:txbxContent>
                  </v:textbox>
                </v:rect>
                <v:shape id="Shape 2525" o:spid="_x0000_s1309" style="position:absolute;left:15315;top:703;width:12738;height:0;visibility:visible;mso-wrap-style:square;v-text-anchor:top" coordsize="1273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" path="m,l1273798,e" filled="f" strokeweight=".14058mm">
                  <v:stroke miterlimit="83231f" joinstyle="miter"/>
                  <v:path arrowok="t" textboxrect="0,0,1273798,0"/>
                </v:shape>
                <v:rect id="Rectangle 2526" o:spid="_x0000_s1310" style="position:absolute;left:15315;top:868;width:1676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7598773D" w14:textId="77777777" w:rsidR="00357641" w:rsidRDefault="00000000">
                        <w:pPr>
                          <w:spacing w:after="160" w:line="259" w:lineRule="auto"/>
                          <w:ind w:left="0" w:right="0" w:firstLine="0"/>
                          <w:jc w:val="left"/>
                        </w:pPr>
                        <w:r>
                          <w:rPr>
                            <w:w w:val="97"/>
                          </w:rPr>
                          <w:t>𝑇𝑃</w:t>
                        </w:r>
                        <w:r>
                          <w:rPr>
                            <w:spacing w:val="22"/>
                            <w:w w:val="97"/>
                          </w:rPr>
                          <w:t xml:space="preserve"> </w:t>
                        </w:r>
                        <w:r>
                          <w:rPr>
                            <w:w w:val="97"/>
                          </w:rPr>
                          <w:t>+</w:t>
                        </w:r>
                        <w:r>
                          <w:rPr>
                            <w:spacing w:val="-6"/>
                            <w:w w:val="97"/>
                          </w:rPr>
                          <w:t xml:space="preserve"> </w:t>
                        </w:r>
                        <w:r>
                          <w:rPr>
                            <w:w w:val="97"/>
                          </w:rPr>
                          <w:t>𝑇𝑁</w:t>
                        </w:r>
                        <w:r>
                          <w:rPr>
                            <w:spacing w:val="16"/>
                            <w:w w:val="97"/>
                          </w:rPr>
                          <w:t xml:space="preserve"> </w:t>
                        </w:r>
                        <w:r>
                          <w:rPr>
                            <w:w w:val="97"/>
                          </w:rPr>
                          <w:t>+</w:t>
                        </w:r>
                        <w:r>
                          <w:rPr>
                            <w:spacing w:val="-5"/>
                            <w:w w:val="97"/>
                          </w:rPr>
                          <w:t xml:space="preserve"> </w:t>
                        </w:r>
                        <w:r>
                          <w:rPr>
                            <w:w w:val="97"/>
                          </w:rPr>
                          <w:t>𝐹𝑃</w:t>
                        </w:r>
                        <w:r>
                          <w:rPr>
                            <w:spacing w:val="22"/>
                            <w:w w:val="97"/>
                          </w:rPr>
                          <w:t xml:space="preserve"> </w:t>
                        </w:r>
                        <w:r>
                          <w:rPr>
                            <w:w w:val="97"/>
                          </w:rPr>
                          <w:t>+</w:t>
                        </w:r>
                        <w:r>
                          <w:rPr>
                            <w:spacing w:val="-6"/>
                            <w:w w:val="97"/>
                          </w:rPr>
                          <w:t xml:space="preserve"> </w:t>
                        </w:r>
                        <w:r>
                          <w:rPr>
                            <w:w w:val="97"/>
                          </w:rPr>
                          <w:t>𝐹𝑁</w:t>
                        </w:r>
                      </w:p>
                    </w:txbxContent>
                  </v:textbox>
                </v:rect>
                <v:rect id="Rectangle 2527" o:spid="_x0000_s1311" style="position:absolute;left:28204;width:468;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6A58D5BB" w14:textId="77777777" w:rsidR="00357641" w:rsidRDefault="00000000">
                        <w:pPr>
                          <w:spacing w:after="160" w:line="259" w:lineRule="auto"/>
                          <w:ind w:left="0" w:right="0" w:firstLine="0"/>
                          <w:jc w:val="left"/>
                        </w:pPr>
                        <w:r>
                          <w:rPr>
                            <w:w w:val="111"/>
                          </w:rPr>
                          <w:t>,</w:t>
                        </w:r>
                      </w:p>
                    </w:txbxContent>
                  </v:textbox>
                </v:rect>
                <v:rect id="Rectangle 2531" o:spid="_x0000_s1312" style="position:absolute;left:7953;top:3199;width:451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0FDD7B64" w14:textId="77777777" w:rsidR="00357641" w:rsidRDefault="00000000">
                        <w:pPr>
                          <w:spacing w:after="160" w:line="259" w:lineRule="auto"/>
                          <w:ind w:left="0" w:right="0" w:firstLine="0"/>
                          <w:jc w:val="left"/>
                        </w:pPr>
                        <w:r>
                          <w:rPr>
                            <w:w w:val="104"/>
                          </w:rPr>
                          <w:t>Recall</w:t>
                        </w:r>
                      </w:p>
                    </w:txbxContent>
                  </v:textbox>
                </v:rect>
                <v:rect id="Rectangle 2532" o:spid="_x0000_s1313" style="position:absolute;left:11765;top:3329;width:518;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4DDD5706" w14:textId="77777777" w:rsidR="00357641" w:rsidRDefault="00000000">
                        <w:pPr>
                          <w:spacing w:after="160" w:line="259" w:lineRule="auto"/>
                          <w:ind w:left="0" w:right="0" w:firstLine="0"/>
                          <w:jc w:val="left"/>
                        </w:pPr>
                        <w:r>
                          <w:rPr>
                            <w:w w:val="105"/>
                            <w:sz w:val="18"/>
                          </w:rPr>
                          <w:t>(</w:t>
                        </w:r>
                      </w:p>
                    </w:txbxContent>
                  </v:textbox>
                </v:rect>
                <v:rect id="Rectangle 2533" o:spid="_x0000_s1314" style="position:absolute;left:12155;top:3199;width:123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14:paraId="70F7C4CF" w14:textId="77777777" w:rsidR="00357641" w:rsidRDefault="00000000">
                        <w:pPr>
                          <w:spacing w:after="160" w:line="259" w:lineRule="auto"/>
                          <w:ind w:left="0" w:right="0" w:firstLine="0"/>
                          <w:jc w:val="left"/>
                        </w:pPr>
                        <w:r>
                          <w:rPr>
                            <w:w w:val="110"/>
                          </w:rPr>
                          <w:t>R</w:t>
                        </w:r>
                      </w:p>
                    </w:txbxContent>
                  </v:textbox>
                </v:rect>
                <v:rect id="Rectangle 2534" o:spid="_x0000_s1315" style="position:absolute;left:13086;top:3329;width:518;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14:paraId="5D14F62A" w14:textId="77777777" w:rsidR="00357641" w:rsidRDefault="00000000">
                        <w:pPr>
                          <w:spacing w:after="160" w:line="259" w:lineRule="auto"/>
                          <w:ind w:left="0" w:right="0" w:firstLine="0"/>
                          <w:jc w:val="left"/>
                        </w:pPr>
                        <w:r>
                          <w:rPr>
                            <w:w w:val="105"/>
                            <w:sz w:val="18"/>
                          </w:rPr>
                          <w:t>)</w:t>
                        </w:r>
                      </w:p>
                    </w:txbxContent>
                  </v:textbox>
                </v:rect>
                <v:rect id="Rectangle 2535" o:spid="_x0000_s1316" style="position:absolute;left:13827;top:3199;width:130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62931C5F" w14:textId="77777777" w:rsidR="00357641" w:rsidRDefault="00000000">
                        <w:pPr>
                          <w:spacing w:after="160" w:line="259" w:lineRule="auto"/>
                          <w:ind w:left="0" w:right="0" w:firstLine="0"/>
                          <w:jc w:val="left"/>
                        </w:pPr>
                        <w:r>
                          <w:rPr>
                            <w:w w:val="137"/>
                          </w:rPr>
                          <w:t>=</w:t>
                        </w:r>
                      </w:p>
                    </w:txbxContent>
                  </v:textbox>
                </v:rect>
                <v:rect id="Rectangle 2536" o:spid="_x0000_s1317" style="position:absolute;left:17155;top:2343;width:231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6175E4EE" w14:textId="77777777" w:rsidR="00357641" w:rsidRDefault="00000000">
                        <w:pPr>
                          <w:spacing w:after="160" w:line="259" w:lineRule="auto"/>
                          <w:ind w:left="0" w:right="0" w:firstLine="0"/>
                          <w:jc w:val="left"/>
                        </w:pPr>
                        <w:r>
                          <w:rPr>
                            <w:spacing w:val="29"/>
                            <w:w w:val="78"/>
                          </w:rPr>
                          <w:t>𝑇𝑃</w:t>
                        </w:r>
                      </w:p>
                    </w:txbxContent>
                  </v:textbox>
                </v:rect>
                <v:shape id="Shape 2537" o:spid="_x0000_s1318" style="position:absolute;left:15315;top:3903;width:5595;height:0;visibility:visible;mso-wrap-style:square;v-text-anchor:top" coordsize="559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" path="m,l559562,e" filled="f" strokeweight=".14058mm">
                  <v:stroke miterlimit="83231f" joinstyle="miter"/>
                  <v:path arrowok="t" textboxrect="0,0,559562,0"/>
                </v:shape>
                <v:rect id="Rectangle 2538" o:spid="_x0000_s1319" style="position:absolute;left:15315;top:4067;width:72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5D64AEEA" w14:textId="77777777" w:rsidR="00357641" w:rsidRDefault="00000000">
                        <w:pPr>
                          <w:spacing w:after="160" w:line="259" w:lineRule="auto"/>
                          <w:ind w:left="0" w:right="0" w:firstLine="0"/>
                          <w:jc w:val="left"/>
                        </w:pPr>
                        <w:r>
                          <w:rPr>
                            <w:w w:val="93"/>
                          </w:rPr>
                          <w:t>𝑇𝑃</w:t>
                        </w:r>
                        <w:r>
                          <w:rPr>
                            <w:spacing w:val="22"/>
                            <w:w w:val="93"/>
                          </w:rPr>
                          <w:t xml:space="preserve"> </w:t>
                        </w:r>
                        <w:r>
                          <w:rPr>
                            <w:w w:val="93"/>
                          </w:rPr>
                          <w:t>+</w:t>
                        </w:r>
                        <w:r>
                          <w:rPr>
                            <w:spacing w:val="-6"/>
                            <w:w w:val="93"/>
                          </w:rPr>
                          <w:t xml:space="preserve"> </w:t>
                        </w:r>
                        <w:r>
                          <w:rPr>
                            <w:w w:val="93"/>
                          </w:rPr>
                          <w:t>𝐹𝑁</w:t>
                        </w:r>
                      </w:p>
                    </w:txbxContent>
                  </v:textbox>
                </v:rect>
                <v:rect id="Rectangle 2539" o:spid="_x0000_s1320" style="position:absolute;left:21062;top:3199;width:4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14:paraId="15972DB2" w14:textId="77777777" w:rsidR="00357641" w:rsidRDefault="00000000">
                        <w:pPr>
                          <w:spacing w:after="160" w:line="259" w:lineRule="auto"/>
                          <w:ind w:left="0" w:right="0" w:firstLine="0"/>
                          <w:jc w:val="left"/>
                        </w:pPr>
                        <w:r>
                          <w:rPr>
                            <w:w w:val="111"/>
                          </w:rPr>
                          <w:t>,</w:t>
                        </w:r>
                      </w:p>
                    </w:txbxContent>
                  </v:textbox>
                </v:rect>
                <v:rect id="Rectangle 2543" o:spid="_x0000_s1321" style="position:absolute;top:6399;width:1291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1O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R29wfROegJxfAAAA//8DAFBLAQItABQABgAIAAAAIQDb4fbL7gAAAIUBAAATAAAAAAAA&#10;AAAAAAAAAAAAAABbQ29udGVudF9UeXBlc10ueG1sUEsBAi0AFAAGAAgAAAAhAFr0LFu/AAAAFQEA&#10;AAsAAAAAAAAAAAAAAAAAHwEAAF9yZWxzLy5yZWxzUEsBAi0AFAAGAAgAAAAhANsXU6vHAAAA3QAA&#10;AA8AAAAAAAAAAAAAAAAABwIAAGRycy9kb3ducmV2LnhtbFBLBQYAAAAAAwADALcAAAD7AgAAAAA=&#10;" filled="f" stroked="f">
                  <v:textbox inset="0,0,0,0">
                    <w:txbxContent>
                      <w:p w14:paraId="756E5605" w14:textId="77777777" w:rsidR="00357641" w:rsidRDefault="00000000">
                        <w:pPr>
                          <w:spacing w:after="160" w:line="259" w:lineRule="auto"/>
                          <w:ind w:left="0" w:right="0" w:firstLine="0"/>
                          <w:jc w:val="left"/>
                        </w:pPr>
                        <w:r>
                          <w:rPr>
                            <w:w w:val="107"/>
                          </w:rPr>
                          <w:t>False</w:t>
                        </w:r>
                        <w:r>
                          <w:rPr>
                            <w:spacing w:val="16"/>
                            <w:w w:val="107"/>
                          </w:rPr>
                          <w:t xml:space="preserve"> </w:t>
                        </w:r>
                        <w:r>
                          <w:rPr>
                            <w:w w:val="107"/>
                          </w:rPr>
                          <w:t>Alarm</w:t>
                        </w:r>
                        <w:r>
                          <w:rPr>
                            <w:spacing w:val="17"/>
                            <w:w w:val="107"/>
                          </w:rPr>
                          <w:t xml:space="preserve"> </w:t>
                        </w:r>
                        <w:r>
                          <w:rPr>
                            <w:w w:val="107"/>
                          </w:rPr>
                          <w:t>Rate</w:t>
                        </w:r>
                      </w:p>
                    </w:txbxContent>
                  </v:textbox>
                </v:rect>
                <v:rect id="Rectangle 2544" o:spid="_x0000_s1322" style="position:absolute;left:10130;top:6529;width:518;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VP7L38YAAADdAAAA&#10;DwAAAAAAAAAAAAAAAAAHAgAAZHJzL2Rvd25yZXYueG1sUEsFBgAAAAADAAMAtwAAAPoCAAAAAA==&#10;" filled="f" stroked="f">
                  <v:textbox inset="0,0,0,0">
                    <w:txbxContent>
                      <w:p w14:paraId="4C559B71" w14:textId="77777777" w:rsidR="00357641" w:rsidRDefault="00000000">
                        <w:pPr>
                          <w:spacing w:after="160" w:line="259" w:lineRule="auto"/>
                          <w:ind w:left="0" w:right="0" w:firstLine="0"/>
                          <w:jc w:val="left"/>
                        </w:pPr>
                        <w:r>
                          <w:rPr>
                            <w:w w:val="105"/>
                            <w:sz w:val="18"/>
                          </w:rPr>
                          <w:t>(</w:t>
                        </w:r>
                      </w:p>
                    </w:txbxContent>
                  </v:textbox>
                </v:rect>
                <v:rect id="Rectangle 2545" o:spid="_x0000_s1323" style="position:absolute;left:10520;top:6399;width:341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5E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O7JuRMYAAADdAAAA&#10;DwAAAAAAAAAAAAAAAAAHAgAAZHJzL2Rvd25yZXYueG1sUEsFBgAAAAADAAMAtwAAAPoCAAAAAA==&#10;" filled="f" stroked="f">
                  <v:textbox inset="0,0,0,0">
                    <w:txbxContent>
                      <w:p w14:paraId="2A981D82" w14:textId="77777777" w:rsidR="00357641" w:rsidRDefault="00000000">
                        <w:pPr>
                          <w:spacing w:after="160" w:line="259" w:lineRule="auto"/>
                          <w:ind w:left="0" w:right="0" w:firstLine="0"/>
                          <w:jc w:val="left"/>
                        </w:pPr>
                        <w:r>
                          <w:rPr>
                            <w:w w:val="104"/>
                          </w:rPr>
                          <w:t>FAR</w:t>
                        </w:r>
                      </w:p>
                    </w:txbxContent>
                  </v:textbox>
                </v:rect>
                <v:rect id="Rectangle 2546" o:spid="_x0000_s1324" style="position:absolute;left:13086;top:6529;width:518;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14:paraId="20CBCBD0" w14:textId="77777777" w:rsidR="00357641" w:rsidRDefault="00000000">
                        <w:pPr>
                          <w:spacing w:after="160" w:line="259" w:lineRule="auto"/>
                          <w:ind w:left="0" w:right="0" w:firstLine="0"/>
                          <w:jc w:val="left"/>
                        </w:pPr>
                        <w:r>
                          <w:rPr>
                            <w:w w:val="105"/>
                            <w:sz w:val="18"/>
                          </w:rPr>
                          <w:t>)</w:t>
                        </w:r>
                      </w:p>
                    </w:txbxContent>
                  </v:textbox>
                </v:rect>
                <v:rect id="Rectangle 2547" o:spid="_x0000_s1325" style="position:absolute;left:13827;top:6399;width:130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14:paraId="28050B47" w14:textId="77777777" w:rsidR="00357641" w:rsidRDefault="00000000">
                        <w:pPr>
                          <w:spacing w:after="160" w:line="259" w:lineRule="auto"/>
                          <w:ind w:left="0" w:right="0" w:firstLine="0"/>
                          <w:jc w:val="left"/>
                        </w:pPr>
                        <w:r>
                          <w:rPr>
                            <w:w w:val="137"/>
                          </w:rPr>
                          <w:t>=</w:t>
                        </w:r>
                      </w:p>
                    </w:txbxContent>
                  </v:textbox>
                </v:rect>
                <v:rect id="Rectangle 2548" o:spid="_x0000_s1326" style="position:absolute;left:17126;top:5543;width:238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14:paraId="494D44A7" w14:textId="77777777" w:rsidR="00357641" w:rsidRDefault="00000000">
                        <w:pPr>
                          <w:spacing w:after="160" w:line="259" w:lineRule="auto"/>
                          <w:ind w:left="0" w:right="0" w:firstLine="0"/>
                          <w:jc w:val="left"/>
                        </w:pPr>
                        <w:r>
                          <w:rPr>
                            <w:spacing w:val="27"/>
                            <w:w w:val="82"/>
                          </w:rPr>
                          <w:t>𝐹𝑃</w:t>
                        </w:r>
                      </w:p>
                    </w:txbxContent>
                  </v:textbox>
                </v:rect>
                <v:shape id="Shape 2549" o:spid="_x0000_s1327" style="position:absolute;left:15315;top:7103;width:5595;height:0;visibility:visible;mso-wrap-style:square;v-text-anchor:top" coordsize="559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" path="m,l559562,e" filled="f" strokeweight=".14058mm">
                  <v:stroke miterlimit="83231f" joinstyle="miter"/>
                  <v:path arrowok="t" textboxrect="0,0,559562,0"/>
                </v:shape>
                <v:rect id="Rectangle 2550" o:spid="_x0000_s1328" style="position:absolute;left:15315;top:7267;width:72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14:paraId="6C8DEA8F" w14:textId="77777777" w:rsidR="00357641" w:rsidRDefault="00000000">
                        <w:pPr>
                          <w:spacing w:after="160" w:line="259" w:lineRule="auto"/>
                          <w:ind w:left="0" w:right="0" w:firstLine="0"/>
                          <w:jc w:val="left"/>
                        </w:pPr>
                        <w:r>
                          <w:rPr>
                            <w:w w:val="93"/>
                          </w:rPr>
                          <w:t>𝐹𝑃</w:t>
                        </w:r>
                        <w:r>
                          <w:rPr>
                            <w:spacing w:val="22"/>
                            <w:w w:val="93"/>
                          </w:rPr>
                          <w:t xml:space="preserve"> </w:t>
                        </w:r>
                        <w:r>
                          <w:rPr>
                            <w:w w:val="93"/>
                          </w:rPr>
                          <w:t>+</w:t>
                        </w:r>
                        <w:r>
                          <w:rPr>
                            <w:spacing w:val="-6"/>
                            <w:w w:val="93"/>
                          </w:rPr>
                          <w:t xml:space="preserve"> </w:t>
                        </w:r>
                        <w:r>
                          <w:rPr>
                            <w:w w:val="93"/>
                          </w:rPr>
                          <w:t>𝑇𝑁</w:t>
                        </w:r>
                      </w:p>
                    </w:txbxContent>
                  </v:textbox>
                </v:rect>
                <v:rect id="Rectangle 2551" o:spid="_x0000_s1329" style="position:absolute;left:21062;top:6399;width:4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14:paraId="28820C3A" w14:textId="77777777" w:rsidR="00357641" w:rsidRDefault="00000000">
                        <w:pPr>
                          <w:spacing w:after="160" w:line="259" w:lineRule="auto"/>
                          <w:ind w:left="0" w:right="0" w:firstLine="0"/>
                          <w:jc w:val="left"/>
                        </w:pPr>
                        <w:r>
                          <w:rPr>
                            <w:w w:val="111"/>
                          </w:rPr>
                          <w:t>,</w:t>
                        </w:r>
                      </w:p>
                    </w:txbxContent>
                  </v:textbox>
                </v:rect>
                <v:rect id="Rectangle 2555" o:spid="_x0000_s1330" style="position:absolute;left:6394;top:9599;width:667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14:paraId="66938B8D" w14:textId="77777777" w:rsidR="00357641" w:rsidRDefault="00000000">
                        <w:pPr>
                          <w:spacing w:after="160" w:line="259" w:lineRule="auto"/>
                          <w:ind w:left="0" w:right="0" w:firstLine="0"/>
                          <w:jc w:val="left"/>
                        </w:pPr>
                        <w:r>
                          <w:rPr>
                            <w:w w:val="106"/>
                          </w:rPr>
                          <w:t>Precision</w:t>
                        </w:r>
                      </w:p>
                    </w:txbxContent>
                  </v:textbox>
                </v:rect>
                <v:rect id="Rectangle 2556" o:spid="_x0000_s1331" style="position:absolute;left:11835;top:9729;width:518;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14:paraId="318D420B" w14:textId="77777777" w:rsidR="00357641" w:rsidRDefault="00000000">
                        <w:pPr>
                          <w:spacing w:after="160" w:line="259" w:lineRule="auto"/>
                          <w:ind w:left="0" w:right="0" w:firstLine="0"/>
                          <w:jc w:val="left"/>
                        </w:pPr>
                        <w:r>
                          <w:rPr>
                            <w:w w:val="105"/>
                            <w:sz w:val="18"/>
                          </w:rPr>
                          <w:t>(</w:t>
                        </w:r>
                      </w:p>
                    </w:txbxContent>
                  </v:textbox>
                </v:rect>
                <v:rect id="Rectangle 2557" o:spid="_x0000_s1332" style="position:absolute;left:12224;top:9599;width:114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v:textbox inset="0,0,0,0">
                    <w:txbxContent>
                      <w:p w14:paraId="0178ABC3" w14:textId="77777777" w:rsidR="00357641" w:rsidRDefault="00000000">
                        <w:pPr>
                          <w:spacing w:after="160" w:line="259" w:lineRule="auto"/>
                          <w:ind w:left="0" w:right="0" w:firstLine="0"/>
                          <w:jc w:val="left"/>
                        </w:pPr>
                        <w:r>
                          <w:rPr>
                            <w:w w:val="122"/>
                          </w:rPr>
                          <w:t>P</w:t>
                        </w:r>
                      </w:p>
                    </w:txbxContent>
                  </v:textbox>
                </v:rect>
                <v:rect id="Rectangle 2558" o:spid="_x0000_s1333" style="position:absolute;left:13086;top:9729;width:518;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14:paraId="033F6C49" w14:textId="77777777" w:rsidR="00357641" w:rsidRDefault="00000000">
                        <w:pPr>
                          <w:spacing w:after="160" w:line="259" w:lineRule="auto"/>
                          <w:ind w:left="0" w:right="0" w:firstLine="0"/>
                          <w:jc w:val="left"/>
                        </w:pPr>
                        <w:r>
                          <w:rPr>
                            <w:w w:val="105"/>
                            <w:sz w:val="18"/>
                          </w:rPr>
                          <w:t>)</w:t>
                        </w:r>
                      </w:p>
                    </w:txbxContent>
                  </v:textbox>
                </v:rect>
                <v:rect id="Rectangle 2559" o:spid="_x0000_s1334" style="position:absolute;left:13827;top:9599;width:130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14:paraId="6AAC626A" w14:textId="77777777" w:rsidR="00357641" w:rsidRDefault="00000000">
                        <w:pPr>
                          <w:spacing w:after="160" w:line="259" w:lineRule="auto"/>
                          <w:ind w:left="0" w:right="0" w:firstLine="0"/>
                          <w:jc w:val="left"/>
                        </w:pPr>
                        <w:r>
                          <w:rPr>
                            <w:w w:val="137"/>
                          </w:rPr>
                          <w:t>=</w:t>
                        </w:r>
                      </w:p>
                    </w:txbxContent>
                  </v:textbox>
                </v:rect>
                <v:rect id="Rectangle 2560" o:spid="_x0000_s1335" style="position:absolute;left:17074;top:8743;width:231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14:paraId="5E7F9AF2" w14:textId="77777777" w:rsidR="00357641" w:rsidRDefault="00000000">
                        <w:pPr>
                          <w:spacing w:after="160" w:line="259" w:lineRule="auto"/>
                          <w:ind w:left="0" w:right="0" w:firstLine="0"/>
                          <w:jc w:val="left"/>
                        </w:pPr>
                        <w:r>
                          <w:rPr>
                            <w:spacing w:val="29"/>
                            <w:w w:val="78"/>
                          </w:rPr>
                          <w:t>𝑇𝑃</w:t>
                        </w:r>
                      </w:p>
                    </w:txbxContent>
                  </v:textbox>
                </v:rect>
                <v:shape id="Shape 2561" o:spid="_x0000_s1336" style="position:absolute;left:15315;top:10303;width:5435;height:0;visibility:visible;mso-wrap-style:square;v-text-anchor:top" coordsize="54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" path="m,l543497,e" filled="f" strokeweight=".14058mm">
                  <v:stroke miterlimit="83231f" joinstyle="miter"/>
                  <v:path arrowok="t" textboxrect="0,0,543497,0"/>
                </v:shape>
                <v:rect id="Rectangle 2562" o:spid="_x0000_s1337" style="position:absolute;left:15315;top:10467;width:699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14:paraId="16840A82" w14:textId="77777777" w:rsidR="00357641" w:rsidRDefault="00000000">
                        <w:pPr>
                          <w:spacing w:after="160" w:line="259" w:lineRule="auto"/>
                          <w:ind w:left="0" w:right="0" w:firstLine="0"/>
                          <w:jc w:val="left"/>
                        </w:pPr>
                        <w:r>
                          <w:rPr>
                            <w:w w:val="89"/>
                          </w:rPr>
                          <w:t>𝑇𝑃</w:t>
                        </w:r>
                        <w:r>
                          <w:rPr>
                            <w:spacing w:val="22"/>
                            <w:w w:val="89"/>
                          </w:rPr>
                          <w:t xml:space="preserve"> </w:t>
                        </w:r>
                        <w:r>
                          <w:rPr>
                            <w:w w:val="89"/>
                          </w:rPr>
                          <w:t>+</w:t>
                        </w:r>
                        <w:r>
                          <w:rPr>
                            <w:spacing w:val="-6"/>
                            <w:w w:val="89"/>
                          </w:rPr>
                          <w:t xml:space="preserve"> </w:t>
                        </w:r>
                        <w:r>
                          <w:rPr>
                            <w:w w:val="89"/>
                          </w:rPr>
                          <w:t>𝐹𝑃</w:t>
                        </w:r>
                      </w:p>
                    </w:txbxContent>
                  </v:textbox>
                </v:rect>
                <v:rect id="Rectangle 2563" o:spid="_x0000_s1338" style="position:absolute;left:20901;top:9599;width:4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14:paraId="5CD40E63" w14:textId="77777777" w:rsidR="00357641" w:rsidRDefault="00000000">
                        <w:pPr>
                          <w:spacing w:after="160" w:line="259" w:lineRule="auto"/>
                          <w:ind w:left="0" w:right="0" w:firstLine="0"/>
                          <w:jc w:val="left"/>
                        </w:pPr>
                        <w:r>
                          <w:rPr>
                            <w:w w:val="111"/>
                          </w:rPr>
                          <w:t>,</w:t>
                        </w:r>
                      </w:p>
                    </w:txbxContent>
                  </v:textbox>
                </v:rect>
                <v:rect id="Rectangle 2567" o:spid="_x0000_s1339" style="position:absolute;left:8845;top:12799;width:615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14:paraId="75AFA2FC" w14:textId="77777777" w:rsidR="00357641" w:rsidRDefault="00000000">
                        <w:pPr>
                          <w:spacing w:after="160" w:line="259" w:lineRule="auto"/>
                          <w:ind w:left="0" w:right="0" w:firstLine="0"/>
                          <w:jc w:val="left"/>
                        </w:pPr>
                        <w:r>
                          <w:rPr>
                            <w:w w:val="104"/>
                          </w:rPr>
                          <w:t>F1-score</w:t>
                        </w:r>
                      </w:p>
                    </w:txbxContent>
                  </v:textbox>
                </v:rect>
                <v:rect id="Rectangle 63803" o:spid="_x0000_s1340" style="position:absolute;left:13827;top:12799;width:261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" filled="f" stroked="f">
                  <v:textbox inset="0,0,0,0">
                    <w:txbxContent>
                      <w:p w14:paraId="72F5F88C" w14:textId="77777777" w:rsidR="00357641" w:rsidRDefault="00000000">
                        <w:pPr>
                          <w:spacing w:after="160" w:line="259" w:lineRule="auto"/>
                          <w:ind w:left="0" w:right="0" w:firstLine="0"/>
                          <w:jc w:val="left"/>
                        </w:pPr>
                        <w:r>
                          <w:rPr>
                            <w:spacing w:val="55"/>
                            <w:w w:val="120"/>
                          </w:rPr>
                          <w:t>=2</w:t>
                        </w:r>
                      </w:p>
                    </w:txbxContent>
                  </v:textbox>
                </v:rect>
                <v:rect id="Rectangle 63805" o:spid="_x0000_s1341" style="position:absolute;left:16077;top:12799;width:130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" filled="f" stroked="f">
                  <v:textbox inset="0,0,0,0">
                    <w:txbxContent>
                      <w:p w14:paraId="65C15478" w14:textId="77777777" w:rsidR="00357641" w:rsidRDefault="00000000">
                        <w:pPr>
                          <w:spacing w:after="160" w:line="259" w:lineRule="auto"/>
                          <w:ind w:left="0" w:right="0" w:firstLine="0"/>
                          <w:jc w:val="left"/>
                        </w:pPr>
                        <w:r>
                          <w:rPr>
                            <w:w w:val="137"/>
                          </w:rPr>
                          <w:t>×</w:t>
                        </w:r>
                      </w:p>
                    </w:txbxContent>
                  </v:textbox>
                </v:rect>
                <v:rect id="Rectangle 2569" o:spid="_x0000_s1342" style="position:absolute;left:17494;top:11943;width:465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14:paraId="5949F49E" w14:textId="77777777" w:rsidR="00357641" w:rsidRDefault="00000000">
                        <w:pPr>
                          <w:spacing w:after="160" w:line="259" w:lineRule="auto"/>
                          <w:ind w:left="0" w:right="0" w:firstLine="0"/>
                          <w:jc w:val="left"/>
                        </w:pPr>
                        <w:r>
                          <w:rPr>
                            <w:w w:val="102"/>
                          </w:rPr>
                          <w:t>𝑃</w:t>
                        </w:r>
                        <w:r>
                          <w:rPr>
                            <w:spacing w:val="22"/>
                            <w:w w:val="102"/>
                          </w:rPr>
                          <w:t xml:space="preserve"> </w:t>
                        </w:r>
                        <w:r>
                          <w:rPr>
                            <w:w w:val="102"/>
                          </w:rPr>
                          <w:t>×</w:t>
                        </w:r>
                        <w:r>
                          <w:rPr>
                            <w:spacing w:val="-6"/>
                            <w:w w:val="102"/>
                          </w:rPr>
                          <w:t xml:space="preserve"> </w:t>
                        </w:r>
                        <w:r>
                          <w:rPr>
                            <w:w w:val="102"/>
                          </w:rPr>
                          <w:t>𝑅</w:t>
                        </w:r>
                      </w:p>
                    </w:txbxContent>
                  </v:textbox>
                </v:rect>
                <v:shape id="Shape 2570" o:spid="_x0000_s1343" style="position:absolute;left:17494;top:13503;width:3527;height:0;visibility:visible;mso-wrap-style:square;v-text-anchor:top" coordsize="35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" path="m,l352692,e" filled="f" strokeweight=".14058mm">
                  <v:stroke miterlimit="83231f" joinstyle="miter"/>
                  <v:path arrowok="t" textboxrect="0,0,352692,0"/>
                </v:shape>
                <v:rect id="Rectangle 2571" o:spid="_x0000_s1344" style="position:absolute;left:17494;top:13668;width:465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14:paraId="265F94E4" w14:textId="77777777" w:rsidR="00357641" w:rsidRDefault="00000000">
                        <w:pPr>
                          <w:spacing w:after="160" w:line="259" w:lineRule="auto"/>
                          <w:ind w:left="0" w:right="0" w:firstLine="0"/>
                          <w:jc w:val="left"/>
                        </w:pPr>
                        <w:r>
                          <w:rPr>
                            <w:w w:val="102"/>
                          </w:rPr>
                          <w:t>𝑃</w:t>
                        </w:r>
                        <w:r>
                          <w:rPr>
                            <w:spacing w:val="22"/>
                            <w:w w:val="102"/>
                          </w:rPr>
                          <w:t xml:space="preserve"> </w:t>
                        </w:r>
                        <w:r>
                          <w:rPr>
                            <w:w w:val="102"/>
                          </w:rPr>
                          <w:t>+</w:t>
                        </w:r>
                        <w:r>
                          <w:rPr>
                            <w:spacing w:val="-6"/>
                            <w:w w:val="102"/>
                          </w:rPr>
                          <w:t xml:space="preserve"> </w:t>
                        </w:r>
                        <w:r>
                          <w:rPr>
                            <w:w w:val="102"/>
                          </w:rPr>
                          <w:t>𝑅</w:t>
                        </w:r>
                      </w:p>
                    </w:txbxContent>
                  </v:textbox>
                </v:rect>
                <v:rect id="Rectangle 2572" o:spid="_x0000_s1345" style="position:absolute;left:21173;top:12799;width:4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14:paraId="10001DE1" w14:textId="77777777" w:rsidR="00357641" w:rsidRDefault="00000000">
                        <w:pPr>
                          <w:spacing w:after="160" w:line="259" w:lineRule="auto"/>
                          <w:ind w:left="0" w:right="0" w:firstLine="0"/>
                          <w:jc w:val="left"/>
                        </w:pPr>
                        <w:r>
                          <w:rPr>
                            <w:w w:val="111"/>
                          </w:rPr>
                          <w:t>,</w:t>
                        </w:r>
                      </w:p>
                    </w:txbxContent>
                  </v:textbox>
                </v:rect>
                <v:rect id="Rectangle 2576" o:spid="_x0000_s1346" style="position:absolute;left:11084;top:16013;width:31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2717565F" w14:textId="77777777" w:rsidR="00357641" w:rsidRDefault="00000000">
                        <w:pPr>
                          <w:spacing w:after="160" w:line="259" w:lineRule="auto"/>
                          <w:ind w:left="0" w:right="0" w:firstLine="0"/>
                          <w:jc w:val="left"/>
                        </w:pPr>
                        <w:r>
                          <w:rPr>
                            <w:w w:val="113"/>
                          </w:rPr>
                          <w:t>FPS</w:t>
                        </w:r>
                      </w:p>
                    </w:txbxContent>
                  </v:textbox>
                </v:rect>
                <v:rect id="Rectangle 2577" o:spid="_x0000_s1347" style="position:absolute;left:13827;top:16013;width:130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14:paraId="0AB0444A" w14:textId="77777777" w:rsidR="00357641" w:rsidRDefault="00000000">
                        <w:pPr>
                          <w:spacing w:after="160" w:line="259" w:lineRule="auto"/>
                          <w:ind w:left="0" w:right="0" w:firstLine="0"/>
                          <w:jc w:val="left"/>
                        </w:pPr>
                        <w:r>
                          <w:rPr>
                            <w:w w:val="137"/>
                          </w:rPr>
                          <w:t>=</w:t>
                        </w:r>
                      </w:p>
                    </w:txbxContent>
                  </v:textbox>
                </v:rect>
                <v:rect id="Rectangle 2578" o:spid="_x0000_s1348" style="position:absolute;left:20581;top:15157;width:9713;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14:paraId="3FEF4317" w14:textId="77777777" w:rsidR="00357641" w:rsidRDefault="00000000">
                        <w:pPr>
                          <w:spacing w:after="160" w:line="259" w:lineRule="auto"/>
                          <w:ind w:left="0" w:right="0" w:firstLine="0"/>
                          <w:jc w:val="left"/>
                        </w:pPr>
                        <w:r>
                          <w:rPr>
                            <w:w w:val="107"/>
                          </w:rPr>
                          <w:t>Total</w:t>
                        </w:r>
                        <w:r>
                          <w:rPr>
                            <w:spacing w:val="16"/>
                            <w:w w:val="107"/>
                          </w:rPr>
                          <w:t xml:space="preserve"> </w:t>
                        </w:r>
                        <w:r>
                          <w:rPr>
                            <w:w w:val="107"/>
                          </w:rPr>
                          <w:t>Frames</w:t>
                        </w:r>
                      </w:p>
                    </w:txbxContent>
                  </v:textbox>
                </v:rect>
                <v:shape id="Shape 2579" o:spid="_x0000_s1349" style="position:absolute;left:15315;top:16717;width:17836;height:0;visibility:visible;mso-wrap-style:square;v-text-anchor:top" coordsize="178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" path="m,l1783601,e" filled="f" strokeweight=".14058mm">
                  <v:stroke miterlimit="83231f" joinstyle="miter"/>
                  <v:path arrowok="t" textboxrect="0,0,1783601,0"/>
                </v:shape>
                <v:rect id="Rectangle 2584" o:spid="_x0000_s1350" style="position:absolute;left:33302;top:16013;width:4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2FFC4271" w14:textId="77777777" w:rsidR="00357641" w:rsidRDefault="00000000">
                        <w:pPr>
                          <w:spacing w:after="160" w:line="259" w:lineRule="auto"/>
                          <w:ind w:left="0" w:right="0" w:firstLine="0"/>
                          <w:jc w:val="left"/>
                        </w:pPr>
                        <w:r>
                          <w:rPr>
                            <w:w w:val="111"/>
                          </w:rPr>
                          <w:t>,</w:t>
                        </w:r>
                      </w:p>
                    </w:txbxContent>
                  </v:textbox>
                </v:rect>
                <w10:wrap type="square"/>
              </v:group>
            </w:pict>
          </mc:Fallback>
        </mc:AlternateContent>
      </w:r>
      <w:r>
        <w:rPr>
          <w:sz w:val="18"/>
        </w:rPr>
        <w:t>(</w:t>
      </w:r>
      <w:r>
        <w:t>5</w:t>
      </w:r>
      <w:r>
        <w:rPr>
          <w:sz w:val="18"/>
        </w:rPr>
        <w:t>)</w:t>
      </w:r>
    </w:p>
    <w:p w14:paraId="716B17D6" w14:textId="77777777" w:rsidR="00357641" w:rsidRDefault="00000000">
      <w:pPr>
        <w:spacing w:after="268" w:line="259" w:lineRule="auto"/>
        <w:ind w:left="2806" w:right="0" w:hanging="10"/>
        <w:jc w:val="left"/>
      </w:pPr>
      <w:r>
        <w:rPr>
          <w:sz w:val="18"/>
        </w:rPr>
        <w:t>(</w:t>
      </w:r>
      <w:r>
        <w:t>6</w:t>
      </w:r>
      <w:r>
        <w:rPr>
          <w:sz w:val="18"/>
        </w:rPr>
        <w:t>)</w:t>
      </w:r>
    </w:p>
    <w:p w14:paraId="347E4FF3" w14:textId="77777777" w:rsidR="00357641" w:rsidRDefault="00000000">
      <w:pPr>
        <w:spacing w:after="268" w:line="259" w:lineRule="auto"/>
        <w:ind w:left="2806" w:right="0" w:hanging="10"/>
        <w:jc w:val="left"/>
      </w:pPr>
      <w:r>
        <w:rPr>
          <w:sz w:val="18"/>
        </w:rPr>
        <w:t>(</w:t>
      </w:r>
      <w:r>
        <w:t>7</w:t>
      </w:r>
      <w:r>
        <w:rPr>
          <w:sz w:val="18"/>
        </w:rPr>
        <w:t>)</w:t>
      </w:r>
    </w:p>
    <w:p w14:paraId="6CCDE3A2" w14:textId="77777777" w:rsidR="00357641" w:rsidRDefault="00000000">
      <w:pPr>
        <w:spacing w:after="268" w:line="259" w:lineRule="auto"/>
        <w:ind w:left="2806" w:right="0" w:hanging="10"/>
        <w:jc w:val="left"/>
      </w:pPr>
      <w:r>
        <w:rPr>
          <w:sz w:val="18"/>
        </w:rPr>
        <w:t>(</w:t>
      </w:r>
      <w:r>
        <w:t>8</w:t>
      </w:r>
      <w:r>
        <w:rPr>
          <w:sz w:val="18"/>
        </w:rPr>
        <w:t>)</w:t>
      </w:r>
    </w:p>
    <w:p w14:paraId="55A0A010" w14:textId="77777777" w:rsidR="00B9646E" w:rsidRDefault="00000000" w:rsidP="00B9646E">
      <w:pPr>
        <w:spacing w:after="268" w:line="259" w:lineRule="auto"/>
        <w:ind w:left="2806" w:right="0" w:hanging="10"/>
        <w:jc w:val="left"/>
      </w:pPr>
      <w:r>
        <w:rPr>
          <w:sz w:val="18"/>
        </w:rPr>
        <w:t>(</w:t>
      </w:r>
      <w:r>
        <w:t>9</w:t>
      </w:r>
      <w:r>
        <w:rPr>
          <w:sz w:val="18"/>
        </w:rPr>
        <w:t>)</w:t>
      </w:r>
    </w:p>
    <w:p w14:paraId="48DB2E01" w14:textId="2C119E61" w:rsidR="00357641" w:rsidRDefault="00B9646E" w:rsidP="00B9646E">
      <w:pPr>
        <w:spacing w:after="268" w:line="259" w:lineRule="auto"/>
        <w:ind w:left="2806" w:right="0" w:hanging="10"/>
        <w:jc w:val="left"/>
      </w:pPr>
      <w:r>
        <w:t>(10)</w:t>
      </w:r>
      <w:r>
        <w:br/>
        <w:t xml:space="preserve">                                                   Total Processing Time </w:t>
      </w:r>
      <w:r>
        <w:rPr>
          <w:sz w:val="18"/>
        </w:rPr>
        <w:t>(</w:t>
      </w:r>
      <w:r>
        <w:t>seconds</w:t>
      </w:r>
      <w:r>
        <w:rPr>
          <w:sz w:val="18"/>
        </w:rPr>
        <w:t>)</w:t>
      </w:r>
    </w:p>
    <w:p w14:paraId="36DA3809" w14:textId="77777777" w:rsidR="00357641" w:rsidRDefault="00000000">
      <w:pPr>
        <w:ind w:left="47" w:right="20"/>
      </w:pPr>
      <w:r>
        <w:t>where 𝑇𝑃, 𝑇𝑁, 𝐹𝑃, and 𝐹𝑁 represent True Positive, True Negative, False Positive, and False Negative, respectively.</w:t>
      </w:r>
    </w:p>
    <w:p w14:paraId="6CA47082" w14:textId="77777777" w:rsidR="00357641" w:rsidRDefault="00000000">
      <w:pPr>
        <w:spacing w:after="250"/>
        <w:ind w:left="47" w:right="20"/>
      </w:pPr>
      <w:r>
        <w:t>In addition to standard metrics, we report the skip rate 𝑆</w:t>
      </w:r>
      <w:r>
        <w:rPr>
          <w:vertAlign w:val="subscript"/>
        </w:rPr>
        <w:t>𝑟</w:t>
      </w:r>
      <w:r>
        <w:t>, a system-level efficiency criterion specific to the proposed skipbased framework. Skip rate measures the proportion of ground-truth negative frames correctly bypassed by the skip module S, defined as</w:t>
      </w:r>
    </w:p>
    <w:p w14:paraId="07F89AC0" w14:textId="28A9EF89" w:rsidR="00357641" w:rsidRDefault="00000000">
      <w:pPr>
        <w:tabs>
          <w:tab w:val="center" w:pos="4991"/>
          <w:tab w:val="center" w:pos="5682"/>
          <w:tab w:val="right" w:pos="10870"/>
        </w:tabs>
        <w:spacing w:after="528" w:line="259" w:lineRule="auto"/>
        <w:ind w:left="0" w:right="0" w:firstLine="0"/>
        <w:jc w:val="left"/>
      </w:pPr>
      <w:r>
        <w:rPr>
          <w:rFonts w:ascii="Calibri" w:eastAsia="Calibri" w:hAnsi="Calibri" w:cs="Calibri"/>
          <w:sz w:val="22"/>
        </w:rPr>
        <w:tab/>
      </w:r>
      <w:r>
        <w:t>𝑆</w:t>
      </w:r>
      <w:r>
        <w:rPr>
          <w:sz w:val="14"/>
        </w:rPr>
        <w:t xml:space="preserve">𝑟 </w:t>
      </w:r>
      <w:r>
        <w:t>=</w:t>
      </w:r>
      <w:r>
        <w:tab/>
      </w:r>
      <w:r w:rsidR="009E0D89" w:rsidRPr="009E0D89">
        <w:rPr>
          <w:rFonts w:ascii="Cambria Math" w:hAnsi="Cambria Math" w:cs="Cambria Math"/>
        </w:rPr>
        <w:t>𝑁</w:t>
      </w:r>
      <w:r w:rsidR="009E0D89" w:rsidRPr="009E0D89">
        <w:rPr>
          <w:vertAlign w:val="subscript"/>
        </w:rPr>
        <w:t>skip_neg</w:t>
      </w:r>
      <w:r w:rsidR="009E0D89">
        <w:t>/</w:t>
      </w:r>
      <w:r>
        <w:t>𝑁</w:t>
      </w:r>
      <w:r>
        <w:rPr>
          <w:sz w:val="14"/>
        </w:rPr>
        <w:t>neg</w:t>
      </w:r>
      <w:r>
        <w:rPr>
          <w:sz w:val="14"/>
        </w:rPr>
        <w:tab/>
      </w:r>
      <w:r>
        <w:rPr>
          <w:sz w:val="18"/>
        </w:rPr>
        <w:t>(</w:t>
      </w:r>
      <w:r>
        <w:t>1</w:t>
      </w:r>
      <w:r w:rsidR="00B9646E">
        <w:t>1</w:t>
      </w:r>
      <w:r>
        <w:rPr>
          <w:sz w:val="18"/>
        </w:rPr>
        <w:t>)</w:t>
      </w:r>
    </w:p>
    <w:p w14:paraId="67557B1C" w14:textId="77777777" w:rsidR="00357641" w:rsidRDefault="00000000">
      <w:pPr>
        <w:spacing w:after="306"/>
        <w:ind w:left="47" w:right="20"/>
      </w:pPr>
      <w:r>
        <w:t>where 𝑁</w:t>
      </w:r>
      <w:r>
        <w:rPr>
          <w:vertAlign w:val="subscript"/>
        </w:rPr>
        <w:t xml:space="preserve">skip_neg </w:t>
      </w:r>
      <w:r>
        <w:t>is the number of ground-truth negative frames assigned 𝑠</w:t>
      </w:r>
      <w:r>
        <w:rPr>
          <w:vertAlign w:val="subscript"/>
        </w:rPr>
        <w:t xml:space="preserve">𝑡 </w:t>
      </w:r>
      <w:r>
        <w:t xml:space="preserve">= 0 by the skip module S </w:t>
      </w:r>
      <w:r>
        <w:rPr>
          <w:sz w:val="18"/>
        </w:rPr>
        <w:t>(</w:t>
      </w:r>
      <w:r>
        <w:t>i.e., background frames bypassed without invoking big DL model M</w:t>
      </w:r>
      <w:r>
        <w:rPr>
          <w:sz w:val="18"/>
        </w:rPr>
        <w:t xml:space="preserve">), </w:t>
      </w:r>
      <w:r>
        <w:t>and 𝑁</w:t>
      </w:r>
      <w:r>
        <w:rPr>
          <w:vertAlign w:val="subscript"/>
        </w:rPr>
        <w:t xml:space="preserve">neg </w:t>
      </w:r>
      <w:r>
        <w:t>is the total number of ground-truth negative frames in the evaluated set. A higher 𝑆</w:t>
      </w:r>
      <w:r>
        <w:rPr>
          <w:vertAlign w:val="subscript"/>
        </w:rPr>
        <w:t xml:space="preserve">𝑟 </w:t>
      </w:r>
      <w:r>
        <w:t>indicates greater computational savings, while a drop in recall may signals unsafe skipping of fire/smoke frames.</w:t>
      </w:r>
    </w:p>
    <w:p w14:paraId="5560C653" w14:textId="77777777" w:rsidR="00357641" w:rsidRDefault="00000000">
      <w:pPr>
        <w:pStyle w:val="Heading2"/>
        <w:tabs>
          <w:tab w:val="center" w:pos="2757"/>
        </w:tabs>
        <w:ind w:left="0" w:firstLine="0"/>
      </w:pPr>
      <w:r>
        <w:t>4.3</w:t>
      </w:r>
      <w:r>
        <w:tab/>
        <w:t>Models and Implementation Details</w:t>
      </w:r>
    </w:p>
    <w:p w14:paraId="7CA5403B" w14:textId="77777777" w:rsidR="00357641" w:rsidRDefault="00000000">
      <w:pPr>
        <w:ind w:left="47" w:right="20"/>
      </w:pPr>
      <w:r>
        <w:rPr>
          <w:b/>
        </w:rPr>
        <w:t>Baseline Models</w:t>
      </w:r>
      <w:r>
        <w:t>: To demonstrate both the superiority of the high-capacity classifier over lightweight alternatives and the effectiveness of the proposed skip module in accelerating its inference, we evaluate the following baseline models alongside our BIG model:</w:t>
      </w:r>
    </w:p>
    <w:p w14:paraId="6A9E0EB8" w14:textId="77777777" w:rsidR="00357641" w:rsidRDefault="00000000">
      <w:pPr>
        <w:numPr>
          <w:ilvl w:val="0"/>
          <w:numId w:val="3"/>
        </w:numPr>
        <w:ind w:right="20" w:hanging="255"/>
      </w:pPr>
      <w:r>
        <w:rPr>
          <w:b/>
        </w:rPr>
        <w:t xml:space="preserve">MobileNet </w:t>
      </w:r>
      <w:r>
        <w:rPr>
          <w:color w:val="0000FF"/>
          <w:sz w:val="18"/>
        </w:rPr>
        <w:t>[</w:t>
      </w:r>
      <w:r>
        <w:rPr>
          <w:color w:val="0000FF"/>
        </w:rPr>
        <w:t>33</w:t>
      </w:r>
      <w:r>
        <w:rPr>
          <w:color w:val="0000FF"/>
          <w:sz w:val="18"/>
        </w:rPr>
        <w:t>]</w:t>
      </w:r>
      <w:r>
        <w:t>: A modified MobileNet architecture fine-tuned for fire and smoke detection.</w:t>
      </w:r>
    </w:p>
    <w:p w14:paraId="4CA78947" w14:textId="77777777" w:rsidR="00357641" w:rsidRDefault="00000000">
      <w:pPr>
        <w:numPr>
          <w:ilvl w:val="0"/>
          <w:numId w:val="3"/>
        </w:numPr>
        <w:ind w:right="20" w:hanging="255"/>
      </w:pPr>
      <w:r>
        <w:rPr>
          <w:b/>
        </w:rPr>
        <w:t xml:space="preserve">FireNet </w:t>
      </w:r>
      <w:r>
        <w:rPr>
          <w:color w:val="0000FF"/>
          <w:sz w:val="18"/>
        </w:rPr>
        <w:t>[</w:t>
      </w:r>
      <w:r>
        <w:rPr>
          <w:color w:val="0000FF"/>
        </w:rPr>
        <w:t>17</w:t>
      </w:r>
      <w:r>
        <w:rPr>
          <w:color w:val="0000FF"/>
          <w:sz w:val="18"/>
        </w:rPr>
        <w:t>]</w:t>
      </w:r>
      <w:r>
        <w:t>: A lightweight CNN-based image classifier comprising 14 layers, with a model size of 7.5 MB and approximately 650k trainable parameters.</w:t>
      </w:r>
    </w:p>
    <w:p w14:paraId="524A39DD" w14:textId="77777777" w:rsidR="00357641" w:rsidRDefault="00000000">
      <w:pPr>
        <w:numPr>
          <w:ilvl w:val="0"/>
          <w:numId w:val="3"/>
        </w:numPr>
        <w:ind w:right="20" w:hanging="255"/>
      </w:pPr>
      <w:r>
        <w:rPr>
          <w:b/>
        </w:rPr>
        <w:lastRenderedPageBreak/>
        <w:t xml:space="preserve">YOLOv5s </w:t>
      </w:r>
      <w:r>
        <w:rPr>
          <w:color w:val="0000FF"/>
          <w:sz w:val="18"/>
        </w:rPr>
        <w:t>[</w:t>
      </w:r>
      <w:r>
        <w:rPr>
          <w:color w:val="0000FF"/>
        </w:rPr>
        <w:t>10</w:t>
      </w:r>
      <w:r>
        <w:rPr>
          <w:color w:val="0000FF"/>
          <w:sz w:val="18"/>
        </w:rPr>
        <w:t>]</w:t>
      </w:r>
      <w:r>
        <w:t xml:space="preserve">: A lightweight object detector based on YOLOv5 </w:t>
      </w:r>
      <w:r>
        <w:rPr>
          <w:color w:val="0000FF"/>
          <w:sz w:val="18"/>
        </w:rPr>
        <w:t>[</w:t>
      </w:r>
      <w:r>
        <w:rPr>
          <w:color w:val="0000FF"/>
        </w:rPr>
        <w:t>34</w:t>
      </w:r>
      <w:r>
        <w:rPr>
          <w:color w:val="0000FF"/>
          <w:sz w:val="18"/>
        </w:rPr>
        <w:t>]</w:t>
      </w:r>
      <w:r>
        <w:t xml:space="preserve">, trained with hyperparameters selected via grid search on the D-Fire dataset </w:t>
      </w:r>
      <w:r>
        <w:rPr>
          <w:color w:val="0000FF"/>
          <w:sz w:val="18"/>
        </w:rPr>
        <w:t>[</w:t>
      </w:r>
      <w:r>
        <w:rPr>
          <w:color w:val="0000FF"/>
        </w:rPr>
        <w:t>21</w:t>
      </w:r>
      <w:r>
        <w:rPr>
          <w:color w:val="0000FF"/>
          <w:sz w:val="18"/>
        </w:rPr>
        <w:t>]</w:t>
      </w:r>
      <w:r>
        <w:t>.</w:t>
      </w:r>
    </w:p>
    <w:p w14:paraId="049AC1A9" w14:textId="77777777" w:rsidR="00357641" w:rsidRDefault="00000000">
      <w:pPr>
        <w:numPr>
          <w:ilvl w:val="0"/>
          <w:numId w:val="3"/>
        </w:numPr>
        <w:ind w:right="20" w:hanging="255"/>
      </w:pPr>
      <w:r>
        <w:rPr>
          <w:b/>
        </w:rPr>
        <w:t xml:space="preserve">YOLOv5l </w:t>
      </w:r>
      <w:r>
        <w:rPr>
          <w:color w:val="0000FF"/>
          <w:sz w:val="18"/>
        </w:rPr>
        <w:t>[</w:t>
      </w:r>
      <w:r>
        <w:rPr>
          <w:color w:val="0000FF"/>
        </w:rPr>
        <w:t>10</w:t>
      </w:r>
      <w:r>
        <w:rPr>
          <w:color w:val="0000FF"/>
          <w:sz w:val="18"/>
        </w:rPr>
        <w:t>]</w:t>
      </w:r>
      <w:r>
        <w:t>: A heavier variant of the above, based on the larger YOLOv5l architecture, offering higher capacity at increased computational cost.</w:t>
      </w:r>
    </w:p>
    <w:p w14:paraId="400412DD" w14:textId="77777777" w:rsidR="00357641" w:rsidRDefault="00000000">
      <w:pPr>
        <w:spacing w:after="2"/>
        <w:ind w:left="47" w:right="20"/>
      </w:pPr>
      <w:r>
        <w:rPr>
          <w:b/>
        </w:rPr>
        <w:t xml:space="preserve">Proposed Classifier </w:t>
      </w:r>
      <w:r>
        <w:rPr>
          <w:b/>
          <w:sz w:val="18"/>
        </w:rPr>
        <w:t>(</w:t>
      </w:r>
      <w:r>
        <w:rPr>
          <w:b/>
        </w:rPr>
        <w:t xml:space="preserve">BIG Model </w:t>
      </w:r>
      <w:r>
        <w:t xml:space="preserve">M </w:t>
      </w:r>
      <w:r>
        <w:rPr>
          <w:b/>
        </w:rPr>
        <w:t>— HGNetV2</w:t>
      </w:r>
      <w:r>
        <w:rPr>
          <w:b/>
          <w:sz w:val="18"/>
        </w:rPr>
        <w:t>)</w:t>
      </w:r>
      <w:r>
        <w:t>: The BIG model M is obtained by fine-tuning a pretrained High-</w:t>
      </w:r>
    </w:p>
    <w:p w14:paraId="7754710A" w14:textId="77777777" w:rsidR="00357641" w:rsidRDefault="00000000">
      <w:pPr>
        <w:spacing w:after="0"/>
        <w:ind w:left="47" w:right="20"/>
      </w:pPr>
      <w:r>
        <w:t xml:space="preserve">Performance GPU Network v2 </w:t>
      </w:r>
      <w:r>
        <w:rPr>
          <w:sz w:val="18"/>
        </w:rPr>
        <w:t>(</w:t>
      </w:r>
      <w:r>
        <w:t>HGNetV2</w:t>
      </w:r>
      <w:r>
        <w:rPr>
          <w:sz w:val="18"/>
        </w:rPr>
        <w:t xml:space="preserve">), </w:t>
      </w:r>
      <w:r>
        <w:t xml:space="preserve">specifically the </w:t>
      </w:r>
      <w:r>
        <w:rPr>
          <w:rFonts w:ascii="Courier New" w:eastAsia="Courier New" w:hAnsi="Courier New" w:cs="Courier New"/>
        </w:rPr>
        <w:t xml:space="preserve">hgnetv2_b5.ssld_stage2_ft_in1k </w:t>
      </w:r>
      <w:r>
        <w:t xml:space="preserve">checkpoint </w:t>
      </w:r>
      <w:r>
        <w:rPr>
          <w:color w:val="0000FF"/>
          <w:sz w:val="18"/>
        </w:rPr>
        <w:t>[</w:t>
      </w:r>
      <w:r>
        <w:rPr>
          <w:color w:val="0000FF"/>
        </w:rPr>
        <w:t>35</w:t>
      </w:r>
      <w:r>
        <w:rPr>
          <w:color w:val="0000FF"/>
          <w:sz w:val="18"/>
        </w:rPr>
        <w:t xml:space="preserve">] </w:t>
      </w:r>
      <w:r>
        <w:t>from the</w:t>
      </w:r>
    </w:p>
    <w:p w14:paraId="7D8174C8" w14:textId="77777777" w:rsidR="00357641" w:rsidRDefault="00000000">
      <w:pPr>
        <w:spacing w:after="0"/>
        <w:ind w:left="47" w:right="20"/>
      </w:pPr>
      <w:r>
        <w:t xml:space="preserve">Timm library </w:t>
      </w:r>
      <w:r>
        <w:rPr>
          <w:color w:val="0000FF"/>
          <w:sz w:val="18"/>
        </w:rPr>
        <w:t>[</w:t>
      </w:r>
      <w:r>
        <w:rPr>
          <w:color w:val="0000FF"/>
        </w:rPr>
        <w:t>36</w:t>
      </w:r>
      <w:r>
        <w:rPr>
          <w:color w:val="0000FF"/>
          <w:sz w:val="18"/>
        </w:rPr>
        <w:t>]</w:t>
      </w:r>
      <w:r>
        <w:t xml:space="preserve">, which was originally trained using SSLD knowledge distillation </w:t>
      </w:r>
      <w:r>
        <w:rPr>
          <w:color w:val="0000FF"/>
          <w:sz w:val="18"/>
        </w:rPr>
        <w:t>[</w:t>
      </w:r>
      <w:r>
        <w:rPr>
          <w:color w:val="0000FF"/>
        </w:rPr>
        <w:t>37</w:t>
      </w:r>
      <w:r>
        <w:rPr>
          <w:color w:val="0000FF"/>
          <w:sz w:val="18"/>
        </w:rPr>
        <w:t>]</w:t>
      </w:r>
      <w:r>
        <w:t xml:space="preserve">. HGNetV2 </w:t>
      </w:r>
      <w:r>
        <w:rPr>
          <w:color w:val="0000FF"/>
          <w:sz w:val="18"/>
        </w:rPr>
        <w:t>[</w:t>
      </w:r>
      <w:r>
        <w:rPr>
          <w:color w:val="0000FF"/>
        </w:rPr>
        <w:t>38</w:t>
      </w:r>
      <w:r>
        <w:rPr>
          <w:color w:val="0000FF"/>
          <w:sz w:val="18"/>
        </w:rPr>
        <w:t xml:space="preserve">] </w:t>
      </w:r>
      <w:r>
        <w:t xml:space="preserve">is a high-capacity CNN architecture designed to achieve substantially higher accuracy than models of comparable inference speed on NVIDIA GPUs, making it well-suited for real-life deployment. For fine-tuning, a dataset of 253,325 fire/smoke/normal images was compiled from internet sources and partitioned into training </w:t>
      </w:r>
      <w:r>
        <w:rPr>
          <w:sz w:val="18"/>
        </w:rPr>
        <w:t>(</w:t>
      </w:r>
      <w:r>
        <w:t>90%</w:t>
      </w:r>
      <w:r>
        <w:rPr>
          <w:sz w:val="18"/>
        </w:rPr>
        <w:t xml:space="preserve">) </w:t>
      </w:r>
      <w:r>
        <w:t xml:space="preserve">and validation </w:t>
      </w:r>
      <w:r>
        <w:rPr>
          <w:sz w:val="18"/>
        </w:rPr>
        <w:t>(</w:t>
      </w:r>
      <w:r>
        <w:t>10%</w:t>
      </w:r>
      <w:r>
        <w:rPr>
          <w:sz w:val="18"/>
        </w:rPr>
        <w:t xml:space="preserve">) </w:t>
      </w:r>
      <w:r>
        <w:t xml:space="preserve">subsets. The model was trained for 100 epochs with a batch size of 64 using the Adam optimizer </w:t>
      </w:r>
      <w:r>
        <w:rPr>
          <w:color w:val="0000FF"/>
          <w:sz w:val="18"/>
        </w:rPr>
        <w:t>[</w:t>
      </w:r>
      <w:r>
        <w:rPr>
          <w:color w:val="0000FF"/>
        </w:rPr>
        <w:t>39</w:t>
      </w:r>
      <w:r>
        <w:rPr>
          <w:color w:val="0000FF"/>
          <w:sz w:val="18"/>
        </w:rPr>
        <w:t>]</w:t>
      </w:r>
      <w:r>
        <w:t xml:space="preserve">, configured with a learning rate of 0.003, weight decay of 0.05, and a warmup over the first 5 epochs. The training was conducted on a single NVIDIA RTX 5090 GPU </w:t>
      </w:r>
      <w:r>
        <w:rPr>
          <w:sz w:val="18"/>
        </w:rPr>
        <w:t>(</w:t>
      </w:r>
      <w:r>
        <w:t>32 GB</w:t>
      </w:r>
    </w:p>
    <w:p w14:paraId="6A6A0913" w14:textId="77777777" w:rsidR="00357641" w:rsidRDefault="00000000">
      <w:pPr>
        <w:spacing w:after="111" w:line="265" w:lineRule="auto"/>
        <w:ind w:left="45" w:right="0" w:firstLine="0"/>
        <w:jc w:val="left"/>
      </w:pPr>
      <w:r>
        <w:t>VRAM</w:t>
      </w:r>
      <w:r>
        <w:rPr>
          <w:sz w:val="18"/>
        </w:rPr>
        <w:t xml:space="preserve">) </w:t>
      </w:r>
      <w:r>
        <w:t>paired with an Intel Core Ultra 9 285K processor and 128 GB of system RAM</w:t>
      </w:r>
      <w:proofErr w:type="gramStart"/>
      <w:r>
        <w:t>, running</w:t>
      </w:r>
      <w:proofErr w:type="gramEnd"/>
      <w:r>
        <w:t xml:space="preserve"> PyTorch 2.7.1 with CUDA Toolkit 12.8. All input images were preprocessed by resizing to 3 × 360 × 640 (𝐶 × 𝐻 × 𝑊). The fine-tuned model achieved a classification accuracy of 98.34% and a high recall of 98.12% on the validation set.</w:t>
      </w:r>
    </w:p>
    <w:p w14:paraId="00EB17D1" w14:textId="77777777" w:rsidR="00357641" w:rsidRDefault="00000000">
      <w:pPr>
        <w:spacing w:after="1"/>
        <w:ind w:left="47" w:right="20"/>
      </w:pPr>
      <w:r>
        <w:rPr>
          <w:b/>
        </w:rPr>
        <w:t>Implementation Details</w:t>
      </w:r>
      <w:r>
        <w:t>: Unless stated otherwise, all experiments were conducted on a workstation equipped with an</w:t>
      </w:r>
    </w:p>
    <w:p w14:paraId="55FD4E58" w14:textId="77777777" w:rsidR="00357641" w:rsidRDefault="00000000">
      <w:pPr>
        <w:spacing w:after="1"/>
        <w:ind w:left="47" w:right="20"/>
      </w:pPr>
      <w:r>
        <w:t xml:space="preserve">Intel Core i9-10900K CPU, 64 GB DDR4 system memory, and an NVIDIA GeForce RTX 3090 GPU </w:t>
      </w:r>
      <w:r>
        <w:rPr>
          <w:sz w:val="18"/>
        </w:rPr>
        <w:t>(</w:t>
      </w:r>
      <w:r>
        <w:t>24 GB VRAM</w:t>
      </w:r>
      <w:r>
        <w:rPr>
          <w:sz w:val="18"/>
        </w:rPr>
        <w:t xml:space="preserve">), </w:t>
      </w:r>
      <w:r>
        <w:t>running</w:t>
      </w:r>
    </w:p>
    <w:p w14:paraId="71B36041" w14:textId="77777777" w:rsidR="00357641" w:rsidRDefault="00000000">
      <w:pPr>
        <w:spacing w:after="319"/>
        <w:ind w:left="47" w:right="20"/>
      </w:pPr>
      <w:r>
        <w:t xml:space="preserve">Windows 10 Pro </w:t>
      </w:r>
      <w:r>
        <w:rPr>
          <w:sz w:val="18"/>
        </w:rPr>
        <w:t>(</w:t>
      </w:r>
      <w:r>
        <w:t xml:space="preserve">22H2, </w:t>
      </w:r>
      <w:proofErr w:type="gramStart"/>
      <w:r>
        <w:t>build</w:t>
      </w:r>
      <w:proofErr w:type="gramEnd"/>
      <w:r>
        <w:t xml:space="preserve"> 19045</w:t>
      </w:r>
      <w:r>
        <w:rPr>
          <w:sz w:val="18"/>
        </w:rPr>
        <w:t xml:space="preserve">). </w:t>
      </w:r>
      <w:r>
        <w:t xml:space="preserve">Deep learning inference was performed using PyTorch 2.7.1 under CUDA 12.9, and video processing and motion estimation were carried out using OpenCV 4.11 </w:t>
      </w:r>
      <w:r>
        <w:rPr>
          <w:sz w:val="18"/>
        </w:rPr>
        <w:t>(</w:t>
      </w:r>
      <w:r>
        <w:t>CPU-only</w:t>
      </w:r>
      <w:r>
        <w:rPr>
          <w:sz w:val="18"/>
        </w:rPr>
        <w:t>).</w:t>
      </w:r>
    </w:p>
    <w:p w14:paraId="0980A490" w14:textId="77777777" w:rsidR="00357641" w:rsidRDefault="00000000">
      <w:pPr>
        <w:pStyle w:val="Heading2"/>
        <w:tabs>
          <w:tab w:val="center" w:pos="1075"/>
        </w:tabs>
        <w:ind w:left="0" w:firstLine="0"/>
      </w:pPr>
      <w:r>
        <w:t>4.4</w:t>
      </w:r>
      <w:r>
        <w:tab/>
        <w:t>Results</w:t>
      </w:r>
    </w:p>
    <w:p w14:paraId="2735E109" w14:textId="77777777" w:rsidR="00357641" w:rsidRDefault="00000000">
      <w:pPr>
        <w:pStyle w:val="Heading3"/>
        <w:tabs>
          <w:tab w:val="center" w:pos="2663"/>
        </w:tabs>
        <w:ind w:left="0" w:firstLine="0"/>
      </w:pPr>
      <w:r>
        <w:t>4.4.1</w:t>
      </w:r>
      <w:r>
        <w:tab/>
        <w:t>Hyperparameter Optimization Results</w:t>
      </w:r>
    </w:p>
    <w:p w14:paraId="5906DD00" w14:textId="77777777" w:rsidR="00357641" w:rsidRDefault="00000000">
      <w:pPr>
        <w:spacing w:after="268"/>
        <w:ind w:left="47" w:right="20"/>
      </w:pPr>
      <w:r>
        <w:t>In this work, the recall tolerance 𝛿</w:t>
      </w:r>
      <w:r>
        <w:rPr>
          <w:vertAlign w:val="subscript"/>
        </w:rPr>
        <w:t xml:space="preserve">𝑅 </w:t>
      </w:r>
      <w:r>
        <w:t xml:space="preserve">is set </w:t>
      </w:r>
      <w:proofErr w:type="gramStart"/>
      <w:r>
        <w:t>to 𝛿</w:t>
      </w:r>
      <w:r>
        <w:rPr>
          <w:vertAlign w:val="subscript"/>
        </w:rPr>
        <w:t>𝑅</w:t>
      </w:r>
      <w:proofErr w:type="gramEnd"/>
      <w:r>
        <w:rPr>
          <w:vertAlign w:val="subscript"/>
        </w:rPr>
        <w:t xml:space="preserve"> </w:t>
      </w:r>
      <w:r>
        <w:t>= 0.015, permitting a maximum absolute recall drop of 1.5% relative to the baseline. At the baseline recall of approximately 95%, this ensures the worst-case deployed system retains a recall of at least 93.5%, while affording the hyperparameter search sufficient flexibility to identify configurations with meaningful efficiency gains. The optimization weights are set to 𝑤</w:t>
      </w:r>
      <w:r>
        <w:rPr>
          <w:vertAlign w:val="subscript"/>
        </w:rPr>
        <w:t xml:space="preserve">𝑆 </w:t>
      </w:r>
      <w:r>
        <w:t>= 0.7 and 𝑤</w:t>
      </w:r>
      <w:r>
        <w:rPr>
          <w:vertAlign w:val="subscript"/>
        </w:rPr>
        <w:t xml:space="preserve">𝑅 </w:t>
      </w:r>
      <w:r>
        <w:t xml:space="preserve">= 0.3, prioritizing skip rate </w:t>
      </w:r>
      <w:r>
        <w:rPr>
          <w:sz w:val="18"/>
        </w:rPr>
        <w:t>(</w:t>
      </w:r>
      <w:r>
        <w:t>the primary determinant of throughput gain</w:t>
      </w:r>
      <w:r>
        <w:rPr>
          <w:sz w:val="18"/>
        </w:rPr>
        <w:t xml:space="preserve">) </w:t>
      </w:r>
      <w:r>
        <w:t>while using recall retention as a secondary criterion to favor configurations closer to baseline performance among feasible candidates.</w:t>
      </w:r>
    </w:p>
    <w:p w14:paraId="775934D2" w14:textId="77777777" w:rsidR="00357641" w:rsidRDefault="00000000">
      <w:pPr>
        <w:ind w:left="47" w:right="20"/>
      </w:pPr>
      <w:r>
        <w:rPr>
          <w:b/>
        </w:rPr>
        <w:t xml:space="preserve">4.4.1.1 Hyperparameter Optimization Results for the FrameDiffDet-based Skip Module </w:t>
      </w:r>
      <w:r>
        <w:t>To identify the optimal configuration for the FrameDiffDet-based skip module, we performed a systematic grid search over four hyperparameters: scale factor 𝛼, block size 𝐵, block active threshold 𝜏, and difference sensitivity threshold 𝜏</w:t>
      </w:r>
      <w:r>
        <w:rPr>
          <w:vertAlign w:val="subscript"/>
        </w:rPr>
        <w:t>𝑑</w:t>
      </w:r>
      <w:r>
        <w:t>, yielding a total of 2×2×3×4 = 48 candidate configurations. The search space is as follows:</w:t>
      </w:r>
    </w:p>
    <w:p w14:paraId="344C44BD" w14:textId="77777777" w:rsidR="00357641" w:rsidRDefault="00000000">
      <w:pPr>
        <w:numPr>
          <w:ilvl w:val="0"/>
          <w:numId w:val="4"/>
        </w:numPr>
        <w:ind w:right="20" w:hanging="255"/>
      </w:pPr>
      <w:r>
        <w:rPr>
          <w:b/>
        </w:rPr>
        <w:t xml:space="preserve">Scale factor </w:t>
      </w:r>
      <w:r>
        <w:t xml:space="preserve">𝛼 ∈ {0.5,1.0}: controls the downsampling ratio applied to input frames prior to motion computation. A smaller 𝛼 reduces computational cost but may lose subtle motion detail. For simplicity, we evaluate full resolution </w:t>
      </w:r>
      <w:r>
        <w:rPr>
          <w:sz w:val="18"/>
        </w:rPr>
        <w:t>(</w:t>
      </w:r>
      <w:r>
        <w:t>𝛼 = 1.0</w:t>
      </w:r>
      <w:r>
        <w:rPr>
          <w:sz w:val="18"/>
        </w:rPr>
        <w:t xml:space="preserve">) </w:t>
      </w:r>
      <w:r>
        <w:t xml:space="preserve">and half resolution </w:t>
      </w:r>
      <w:r>
        <w:rPr>
          <w:sz w:val="18"/>
        </w:rPr>
        <w:t>(</w:t>
      </w:r>
      <w:r>
        <w:t>𝛼 = 0.5</w:t>
      </w:r>
      <w:r>
        <w:rPr>
          <w:sz w:val="18"/>
        </w:rPr>
        <w:t>).</w:t>
      </w:r>
    </w:p>
    <w:p w14:paraId="6CF5E897" w14:textId="77777777" w:rsidR="00357641" w:rsidRDefault="00000000">
      <w:pPr>
        <w:numPr>
          <w:ilvl w:val="0"/>
          <w:numId w:val="4"/>
        </w:numPr>
        <w:ind w:right="20" w:hanging="255"/>
      </w:pPr>
      <w:r>
        <w:rPr>
          <w:b/>
        </w:rPr>
        <w:t xml:space="preserve">Block size </w:t>
      </w:r>
      <w:r>
        <w:t>𝐵 ∈ {16,32}</w:t>
      </w:r>
      <w:r>
        <w:rPr>
          <w:sz w:val="18"/>
        </w:rPr>
        <w:t xml:space="preserve">: </w:t>
      </w:r>
      <w:r>
        <w:t xml:space="preserve">determines the spatial granularity of motion detection, expressed in pixels of the original frame </w:t>
      </w:r>
      <w:r>
        <w:rPr>
          <w:sz w:val="18"/>
        </w:rPr>
        <w:t>(</w:t>
      </w:r>
      <w:r>
        <w:t>the effective block size on the downsampled frame is 𝐵</w:t>
      </w:r>
      <w:r>
        <w:rPr>
          <w:vertAlign w:val="subscript"/>
        </w:rPr>
        <w:t xml:space="preserve">𝑠 </w:t>
      </w:r>
      <w:r>
        <w:t>= 𝐵 ⋅ 𝛼</w:t>
      </w:r>
      <w:r>
        <w:rPr>
          <w:sz w:val="18"/>
        </w:rPr>
        <w:t xml:space="preserve">). </w:t>
      </w:r>
      <w:r>
        <w:t xml:space="preserve">Smaller blocks </w:t>
      </w:r>
      <w:r>
        <w:rPr>
          <w:sz w:val="18"/>
        </w:rPr>
        <w:t>(</w:t>
      </w:r>
      <w:proofErr w:type="gramStart"/>
      <w:r>
        <w:t>𝐵 = 16</w:t>
      </w:r>
      <w:proofErr w:type="gramEnd"/>
      <w:r>
        <w:rPr>
          <w:sz w:val="18"/>
        </w:rPr>
        <w:t xml:space="preserve">) </w:t>
      </w:r>
      <w:r>
        <w:t xml:space="preserve">capture localized motion from small fire or smoke regions, while larger blocks </w:t>
      </w:r>
      <w:r>
        <w:rPr>
          <w:sz w:val="18"/>
        </w:rPr>
        <w:t>(</w:t>
      </w:r>
      <w:proofErr w:type="gramStart"/>
      <w:r>
        <w:t>𝐵 = 32</w:t>
      </w:r>
      <w:proofErr w:type="gramEnd"/>
      <w:r>
        <w:rPr>
          <w:sz w:val="18"/>
        </w:rPr>
        <w:t xml:space="preserve">) </w:t>
      </w:r>
      <w:r>
        <w:t>aggregate motion over a broader spatial context, providing greater robustness against isolated pixel-level noise.</w:t>
      </w:r>
    </w:p>
    <w:p w14:paraId="30E8D235" w14:textId="77777777" w:rsidR="00357641" w:rsidRDefault="00000000">
      <w:pPr>
        <w:numPr>
          <w:ilvl w:val="0"/>
          <w:numId w:val="4"/>
        </w:numPr>
        <w:ind w:right="20" w:hanging="255"/>
      </w:pPr>
      <w:r>
        <w:rPr>
          <w:b/>
        </w:rPr>
        <w:t xml:space="preserve">Block active threshold </w:t>
      </w:r>
      <w:r>
        <w:t xml:space="preserve">𝜏 ∈ {0.05,0.10,0.15}: defines the minimum foreground pixel ratio within a block for it to be declared active; inference is triggered if at least one active block is detected. A low value </w:t>
      </w:r>
      <w:r>
        <w:rPr>
          <w:sz w:val="18"/>
        </w:rPr>
        <w:t>(</w:t>
      </w:r>
      <w:r>
        <w:t>𝜏 = 0.05</w:t>
      </w:r>
      <w:r>
        <w:rPr>
          <w:sz w:val="18"/>
        </w:rPr>
        <w:t xml:space="preserve">) </w:t>
      </w:r>
      <w:r>
        <w:t xml:space="preserve">is sensitive to sparse motion within a block, minimizing missed detections, while a higher value </w:t>
      </w:r>
      <w:r>
        <w:rPr>
          <w:sz w:val="18"/>
        </w:rPr>
        <w:t>(</w:t>
      </w:r>
      <w:r>
        <w:t>𝜏 = 0.15</w:t>
      </w:r>
      <w:r>
        <w:rPr>
          <w:sz w:val="18"/>
        </w:rPr>
        <w:t xml:space="preserve">) </w:t>
      </w:r>
      <w:r>
        <w:t>demands denser local motion, suppressing responses to minor pixel-level disturbances. The three values provide a systematic sweep from fine to coarse sensitivity.</w:t>
      </w:r>
    </w:p>
    <w:p w14:paraId="6ED4FDB6" w14:textId="77777777" w:rsidR="00357641" w:rsidRDefault="00000000">
      <w:pPr>
        <w:numPr>
          <w:ilvl w:val="0"/>
          <w:numId w:val="4"/>
        </w:numPr>
        <w:ind w:right="20" w:hanging="255"/>
      </w:pPr>
      <w:r>
        <w:rPr>
          <w:b/>
        </w:rPr>
        <w:t xml:space="preserve">Difference sensitivity threshold </w:t>
      </w:r>
      <w:r>
        <w:t>𝜏</w:t>
      </w:r>
      <w:r>
        <w:rPr>
          <w:vertAlign w:val="subscript"/>
        </w:rPr>
        <w:t xml:space="preserve">𝑑 </w:t>
      </w:r>
      <w:r>
        <w:t xml:space="preserve">∈ {3,5,7,10}: defines the minimum absolute inter-frame intensity change required for a pixel to be declared active. This range is chosen to cover diverse sensitivity levels, from near-noise-level detection </w:t>
      </w:r>
      <w:r>
        <w:rPr>
          <w:sz w:val="18"/>
        </w:rPr>
        <w:t>(</w:t>
      </w:r>
      <w:proofErr w:type="gramStart"/>
      <w:r>
        <w:t>𝜏</w:t>
      </w:r>
      <w:r>
        <w:rPr>
          <w:vertAlign w:val="subscript"/>
        </w:rPr>
        <w:t xml:space="preserve">𝑑 </w:t>
      </w:r>
      <w:r>
        <w:t>= 3</w:t>
      </w:r>
      <w:proofErr w:type="gramEnd"/>
      <w:r>
        <w:rPr>
          <w:sz w:val="18"/>
        </w:rPr>
        <w:t xml:space="preserve">, </w:t>
      </w:r>
      <w:r>
        <w:t>responding to subtle illumination changes</w:t>
      </w:r>
      <w:r>
        <w:rPr>
          <w:sz w:val="18"/>
        </w:rPr>
        <w:t xml:space="preserve">) </w:t>
      </w:r>
      <w:r>
        <w:t xml:space="preserve">to robust large-motion detection </w:t>
      </w:r>
      <w:r>
        <w:rPr>
          <w:sz w:val="18"/>
        </w:rPr>
        <w:t>(</w:t>
      </w:r>
      <w:proofErr w:type="gramStart"/>
      <w:r>
        <w:t>𝜏</w:t>
      </w:r>
      <w:r>
        <w:rPr>
          <w:vertAlign w:val="subscript"/>
        </w:rPr>
        <w:t xml:space="preserve">𝑑 </w:t>
      </w:r>
      <w:r>
        <w:t>= 10</w:t>
      </w:r>
      <w:proofErr w:type="gramEnd"/>
      <w:r>
        <w:rPr>
          <w:sz w:val="18"/>
        </w:rPr>
        <w:t xml:space="preserve">, </w:t>
      </w:r>
      <w:r>
        <w:t>requiring strong, unambiguous motion</w:t>
      </w:r>
      <w:r>
        <w:rPr>
          <w:sz w:val="18"/>
        </w:rPr>
        <w:t>).</w:t>
      </w:r>
    </w:p>
    <w:p w14:paraId="7C1633BD" w14:textId="77777777" w:rsidR="00357641" w:rsidRDefault="00000000">
      <w:pPr>
        <w:spacing w:after="136"/>
        <w:ind w:left="47" w:right="20"/>
      </w:pPr>
      <w:r>
        <w:t xml:space="preserve">Table </w:t>
      </w:r>
      <w:r>
        <w:rPr>
          <w:color w:val="0000FF"/>
        </w:rPr>
        <w:t xml:space="preserve">2 </w:t>
      </w:r>
      <w:r>
        <w:t xml:space="preserve">presents representative configurations illustrating the recall–efficiency trade-off; the full search space of 48 configurations is omitted for brevity. The results reveal a fundamental limitation of FrameDiffDet: it fails to deliver meaningful throughput improvement under the safety </w:t>
      </w:r>
      <w:proofErr w:type="gramStart"/>
      <w:r>
        <w:t>constraint 𝛿</w:t>
      </w:r>
      <w:r>
        <w:rPr>
          <w:vertAlign w:val="subscript"/>
        </w:rPr>
        <w:t>𝑅</w:t>
      </w:r>
      <w:proofErr w:type="gramEnd"/>
      <w:r>
        <w:rPr>
          <w:vertAlign w:val="subscript"/>
        </w:rPr>
        <w:t xml:space="preserve"> </w:t>
      </w:r>
      <w:r>
        <w:t>= 0.015.</w:t>
      </w:r>
    </w:p>
    <w:p w14:paraId="7ACBC6FA" w14:textId="77777777" w:rsidR="00357641" w:rsidRDefault="00000000">
      <w:pPr>
        <w:ind w:left="47" w:right="20"/>
      </w:pPr>
      <w:r>
        <w:t>Among all 48 evaluated configurations, only three satisfy the recall constraint, all requiring the lowest sensitivity setting 𝜏</w:t>
      </w:r>
      <w:r>
        <w:rPr>
          <w:vertAlign w:val="subscript"/>
        </w:rPr>
        <w:t xml:space="preserve">𝑑 </w:t>
      </w:r>
      <w:r>
        <w:t xml:space="preserve">= 3. The best-ranked feasible configuration </w:t>
      </w:r>
      <w:r>
        <w:rPr>
          <w:sz w:val="18"/>
        </w:rPr>
        <w:t>(</w:t>
      </w:r>
      <w:r>
        <w:t xml:space="preserve">𝛼=0.5, </w:t>
      </w:r>
      <w:proofErr w:type="gramStart"/>
      <w:r>
        <w:t>𝐵=16</w:t>
      </w:r>
      <w:proofErr w:type="gramEnd"/>
      <w:r>
        <w:t xml:space="preserve">, 𝜏=0.05, </w:t>
      </w:r>
      <w:proofErr w:type="gramStart"/>
      <w:r>
        <w:t>𝜏</w:t>
      </w:r>
      <w:r>
        <w:rPr>
          <w:vertAlign w:val="subscript"/>
        </w:rPr>
        <w:t>𝑑</w:t>
      </w:r>
      <w:r>
        <w:t>=3</w:t>
      </w:r>
      <w:proofErr w:type="gramEnd"/>
      <w:r>
        <w:rPr>
          <w:sz w:val="18"/>
        </w:rPr>
        <w:t xml:space="preserve">) </w:t>
      </w:r>
      <w:r>
        <w:t xml:space="preserve">achieves a skip rate of merely 0.94%, bypassing fewer than 1 in 100 background frames. Consequently, the FPS of all feasible configurations </w:t>
      </w:r>
      <w:r>
        <w:rPr>
          <w:sz w:val="18"/>
        </w:rPr>
        <w:t>(</w:t>
      </w:r>
      <w:r>
        <w:t>22.0–23.3</w:t>
      </w:r>
      <w:r>
        <w:rPr>
          <w:sz w:val="18"/>
        </w:rPr>
        <w:t xml:space="preserve">) </w:t>
      </w:r>
      <w:r>
        <w:t xml:space="preserve">falls below the no-skip baseline </w:t>
      </w:r>
      <w:r>
        <w:rPr>
          <w:sz w:val="18"/>
        </w:rPr>
        <w:t>(</w:t>
      </w:r>
      <w:r>
        <w:t>24.7</w:t>
      </w:r>
      <w:r>
        <w:rPr>
          <w:sz w:val="18"/>
        </w:rPr>
        <w:t xml:space="preserve">), </w:t>
      </w:r>
      <w:r>
        <w:t xml:space="preserve">indicating that the skip module overhead outweighs the benefit of skipped inference calls. Conversely, configurations that do achieve substantial skip rates </w:t>
      </w:r>
      <w:r>
        <w:rPr>
          <w:sz w:val="18"/>
        </w:rPr>
        <w:t>(</w:t>
      </w:r>
      <w:r>
        <w:t>reaching 47–60% at higher 𝜏</w:t>
      </w:r>
      <w:r>
        <w:rPr>
          <w:vertAlign w:val="subscript"/>
        </w:rPr>
        <w:t xml:space="preserve">𝑑 </w:t>
      </w:r>
      <w:r>
        <w:t>values of 7 and 10</w:t>
      </w:r>
      <w:r>
        <w:rPr>
          <w:sz w:val="18"/>
        </w:rPr>
        <w:t xml:space="preserve">) </w:t>
      </w:r>
      <w:r>
        <w:t>suffer severe recall degradation of 5–10%, far exceeding the safety tolerance.</w:t>
      </w:r>
    </w:p>
    <w:p w14:paraId="769D659E" w14:textId="77777777" w:rsidR="00357641" w:rsidRDefault="00000000">
      <w:pPr>
        <w:ind w:left="47" w:right="20"/>
      </w:pPr>
      <w:r>
        <w:t xml:space="preserve">These results demonstrate that FrameDiffDet, without noise suppression or robust sustained-motion confirmation, is unsuitable as a skip gate: it either skips too few frames to yield any efficiency </w:t>
      </w:r>
      <w:proofErr w:type="gramStart"/>
      <w:r>
        <w:t>gain, or</w:t>
      </w:r>
      <w:proofErr w:type="gramEnd"/>
      <w:r>
        <w:t xml:space="preserve"> skips too aggressively and suffer unacceptable recall loss. This </w:t>
      </w:r>
      <w:r>
        <w:lastRenderedPageBreak/>
        <w:t>motivates the development of AccMotionDet, which accumulates motion evidence over multiple frames to provide a more reliable signal for skip decisions, as described in the following section.</w:t>
      </w:r>
    </w:p>
    <w:p w14:paraId="0F5067E5" w14:textId="77777777" w:rsidR="00357641" w:rsidRDefault="00000000">
      <w:pPr>
        <w:spacing w:after="0"/>
        <w:ind w:left="47" w:right="20"/>
      </w:pPr>
      <w:r>
        <w:t xml:space="preserve">Table 2: Representative FrameDiffDet hyperparameter configurations evaluated on the validation set, illustrating the recall–efficiency trade-off across the full search space of 48 configurations </w:t>
      </w:r>
      <w:r>
        <w:rPr>
          <w:sz w:val="18"/>
        </w:rPr>
        <w:t>(</w:t>
      </w:r>
      <w:r>
        <w:t>subset shown for brevity</w:t>
      </w:r>
      <w:r>
        <w:rPr>
          <w:sz w:val="18"/>
        </w:rPr>
        <w:t xml:space="preserve">). </w:t>
      </w:r>
      <w:r>
        <w:t xml:space="preserve">Configurations with a ranking score of </w:t>
      </w:r>
      <w:r>
        <w:rPr>
          <w:sz w:val="18"/>
        </w:rPr>
        <w:t>“</w:t>
      </w:r>
      <w:r>
        <w:t>-</w:t>
      </w:r>
      <w:r>
        <w:rPr>
          <w:sz w:val="18"/>
        </w:rPr>
        <w:t xml:space="preserve">” </w:t>
      </w:r>
      <w:r>
        <w:t xml:space="preserve">violate the recall constraint </w:t>
      </w:r>
      <w:r>
        <w:rPr>
          <w:sz w:val="18"/>
        </w:rPr>
        <w:t>(</w:t>
      </w:r>
      <w:r>
        <w:t>𝛿</w:t>
      </w:r>
      <w:r>
        <w:rPr>
          <w:vertAlign w:val="subscript"/>
        </w:rPr>
        <w:t xml:space="preserve">𝑅 </w:t>
      </w:r>
      <w:r>
        <w:t>= 0.015</w:t>
      </w:r>
      <w:r>
        <w:rPr>
          <w:sz w:val="18"/>
        </w:rPr>
        <w:t xml:space="preserve">) </w:t>
      </w:r>
      <w:r>
        <w:t xml:space="preserve">and are included solely to illustrate the trade-off at higher skip rates. Recall </w:t>
      </w:r>
      <w:r>
        <w:rPr>
          <w:sz w:val="18"/>
        </w:rPr>
        <w:t>(</w:t>
      </w:r>
      <w:r>
        <w:t>%</w:t>
      </w:r>
      <w:r>
        <w:rPr>
          <w:sz w:val="18"/>
        </w:rPr>
        <w:t xml:space="preserve">) </w:t>
      </w:r>
      <w:r>
        <w:t xml:space="preserve">reports the retained recall with the absolute drop relative to the baseline in parentheses, i.e., </w:t>
      </w:r>
      <w:proofErr w:type="gramStart"/>
      <w:r>
        <w:t>𝑅 (−Δ𝑅</w:t>
      </w:r>
      <w:proofErr w:type="gramEnd"/>
      <w:r>
        <w:t xml:space="preserve">). The best and second-best values per metric are highlighted in </w:t>
      </w:r>
      <w:r>
        <w:rPr>
          <w:b/>
        </w:rPr>
        <w:t xml:space="preserve">bold </w:t>
      </w:r>
      <w:r>
        <w:t xml:space="preserve">and </w:t>
      </w:r>
      <w:r>
        <w:rPr>
          <w:i/>
          <w:u w:val="single" w:color="000000"/>
        </w:rPr>
        <w:t>italic underline</w:t>
      </w:r>
      <w:r>
        <w:t>, respectively.</w:t>
      </w:r>
    </w:p>
    <w:p w14:paraId="7342FF02" w14:textId="77777777" w:rsidR="00D46CAD" w:rsidRDefault="00D46CAD">
      <w:pPr>
        <w:spacing w:after="0"/>
        <w:ind w:left="47" w:right="20"/>
      </w:pPr>
    </w:p>
    <w:p w14:paraId="1B281D74" w14:textId="77777777" w:rsidR="00D46CAD" w:rsidRDefault="00D46CAD">
      <w:pPr>
        <w:spacing w:after="0"/>
        <w:ind w:left="47" w:right="20"/>
      </w:pPr>
    </w:p>
    <w:p w14:paraId="0322B684" w14:textId="77777777" w:rsidR="00D46CAD" w:rsidRDefault="00D46CAD">
      <w:pPr>
        <w:spacing w:after="0"/>
        <w:ind w:left="47" w:right="20"/>
      </w:pPr>
    </w:p>
    <w:tbl>
      <w:tblPr>
        <w:tblStyle w:val="TableGrid"/>
        <w:tblW w:w="10764" w:type="dxa"/>
        <w:tblInd w:w="64" w:type="dxa"/>
        <w:tblCellMar>
          <w:top w:w="99" w:type="dxa"/>
          <w:left w:w="31" w:type="dxa"/>
          <w:right w:w="31" w:type="dxa"/>
        </w:tblCellMar>
        <w:tblLook w:val="04A0" w:firstRow="1" w:lastRow="0" w:firstColumn="1" w:lastColumn="0" w:noHBand="0" w:noVBand="1"/>
      </w:tblPr>
      <w:tblGrid>
        <w:gridCol w:w="1917"/>
        <w:gridCol w:w="983"/>
        <w:gridCol w:w="983"/>
        <w:gridCol w:w="983"/>
        <w:gridCol w:w="983"/>
        <w:gridCol w:w="983"/>
        <w:gridCol w:w="983"/>
        <w:gridCol w:w="983"/>
        <w:gridCol w:w="983"/>
        <w:gridCol w:w="983"/>
      </w:tblGrid>
      <w:tr w:rsidR="00357641" w14:paraId="3BFEBB58" w14:textId="77777777">
        <w:trPr>
          <w:trHeight w:val="327"/>
        </w:trPr>
        <w:tc>
          <w:tcPr>
            <w:tcW w:w="1918" w:type="dxa"/>
            <w:vMerge w:val="restart"/>
            <w:tcBorders>
              <w:top w:val="single" w:sz="3" w:space="0" w:color="000000"/>
              <w:left w:val="single" w:sz="3" w:space="0" w:color="000000"/>
              <w:bottom w:val="single" w:sz="3" w:space="0" w:color="000000"/>
              <w:right w:val="single" w:sz="3" w:space="0" w:color="000000"/>
            </w:tcBorders>
            <w:vAlign w:val="center"/>
          </w:tcPr>
          <w:p w14:paraId="1AAE7BA9" w14:textId="77777777" w:rsidR="00357641" w:rsidRDefault="00000000">
            <w:pPr>
              <w:spacing w:after="0" w:line="259" w:lineRule="auto"/>
              <w:ind w:left="0" w:right="0" w:firstLine="0"/>
              <w:jc w:val="center"/>
            </w:pPr>
            <w:r>
              <w:rPr>
                <w:b/>
                <w:sz w:val="14"/>
              </w:rPr>
              <w:t>Exp.</w:t>
            </w:r>
          </w:p>
        </w:tc>
        <w:tc>
          <w:tcPr>
            <w:tcW w:w="3931" w:type="dxa"/>
            <w:gridSpan w:val="4"/>
            <w:tcBorders>
              <w:top w:val="single" w:sz="3" w:space="0" w:color="000000"/>
              <w:left w:val="single" w:sz="3" w:space="0" w:color="000000"/>
              <w:bottom w:val="single" w:sz="3" w:space="0" w:color="000000"/>
              <w:right w:val="single" w:sz="3" w:space="0" w:color="000000"/>
            </w:tcBorders>
          </w:tcPr>
          <w:p w14:paraId="32CAB01A" w14:textId="77777777" w:rsidR="00357641" w:rsidRDefault="00000000">
            <w:pPr>
              <w:spacing w:after="0" w:line="259" w:lineRule="auto"/>
              <w:ind w:left="0" w:right="0" w:firstLine="0"/>
              <w:jc w:val="center"/>
            </w:pPr>
            <w:r>
              <w:rPr>
                <w:b/>
                <w:sz w:val="14"/>
              </w:rPr>
              <w:t>Parameters</w:t>
            </w:r>
          </w:p>
        </w:tc>
        <w:tc>
          <w:tcPr>
            <w:tcW w:w="2949" w:type="dxa"/>
            <w:gridSpan w:val="3"/>
            <w:tcBorders>
              <w:top w:val="single" w:sz="3" w:space="0" w:color="000000"/>
              <w:left w:val="single" w:sz="3" w:space="0" w:color="000000"/>
              <w:bottom w:val="single" w:sz="3" w:space="0" w:color="000000"/>
              <w:right w:val="nil"/>
            </w:tcBorders>
          </w:tcPr>
          <w:p w14:paraId="24D2A7A5" w14:textId="77777777" w:rsidR="00357641" w:rsidRDefault="00000000">
            <w:pPr>
              <w:spacing w:after="0" w:line="259" w:lineRule="auto"/>
              <w:ind w:left="983" w:right="0" w:firstLine="0"/>
              <w:jc w:val="center"/>
            </w:pPr>
            <w:r>
              <w:rPr>
                <w:b/>
                <w:sz w:val="14"/>
              </w:rPr>
              <w:t>Metrics</w:t>
            </w:r>
          </w:p>
        </w:tc>
        <w:tc>
          <w:tcPr>
            <w:tcW w:w="983" w:type="dxa"/>
            <w:tcBorders>
              <w:top w:val="single" w:sz="3" w:space="0" w:color="000000"/>
              <w:left w:val="nil"/>
              <w:bottom w:val="single" w:sz="3" w:space="0" w:color="000000"/>
              <w:right w:val="single" w:sz="3" w:space="0" w:color="000000"/>
            </w:tcBorders>
          </w:tcPr>
          <w:p w14:paraId="40762262" w14:textId="77777777" w:rsidR="00357641" w:rsidRDefault="00357641">
            <w:pPr>
              <w:spacing w:after="160" w:line="259" w:lineRule="auto"/>
              <w:ind w:left="0" w:right="0" w:firstLine="0"/>
              <w:jc w:val="left"/>
            </w:pPr>
          </w:p>
        </w:tc>
        <w:tc>
          <w:tcPr>
            <w:tcW w:w="983" w:type="dxa"/>
            <w:vMerge w:val="restart"/>
            <w:tcBorders>
              <w:top w:val="single" w:sz="3" w:space="0" w:color="000000"/>
              <w:left w:val="single" w:sz="3" w:space="0" w:color="000000"/>
              <w:bottom w:val="single" w:sz="3" w:space="0" w:color="000000"/>
              <w:right w:val="single" w:sz="3" w:space="0" w:color="000000"/>
            </w:tcBorders>
            <w:vAlign w:val="center"/>
          </w:tcPr>
          <w:p w14:paraId="0F11E159" w14:textId="77777777" w:rsidR="00357641" w:rsidRDefault="00000000">
            <w:pPr>
              <w:spacing w:after="0" w:line="259" w:lineRule="auto"/>
              <w:ind w:left="0" w:right="0" w:firstLine="0"/>
              <w:jc w:val="center"/>
            </w:pPr>
            <w:r>
              <w:rPr>
                <w:b/>
                <w:sz w:val="14"/>
              </w:rPr>
              <w:t>Ranking Score</w:t>
            </w:r>
          </w:p>
        </w:tc>
      </w:tr>
      <w:tr w:rsidR="00357641" w14:paraId="45991ADD" w14:textId="77777777">
        <w:trPr>
          <w:trHeight w:val="646"/>
        </w:trPr>
        <w:tc>
          <w:tcPr>
            <w:tcW w:w="0" w:type="auto"/>
            <w:vMerge/>
            <w:tcBorders>
              <w:top w:val="nil"/>
              <w:left w:val="single" w:sz="3" w:space="0" w:color="000000"/>
              <w:bottom w:val="single" w:sz="3" w:space="0" w:color="000000"/>
              <w:right w:val="single" w:sz="3" w:space="0" w:color="000000"/>
            </w:tcBorders>
          </w:tcPr>
          <w:p w14:paraId="3665F8A9" w14:textId="77777777" w:rsidR="00357641" w:rsidRDefault="00357641">
            <w:pPr>
              <w:spacing w:after="160" w:line="259" w:lineRule="auto"/>
              <w:ind w:left="0" w:right="0" w:firstLine="0"/>
              <w:jc w:val="left"/>
            </w:pPr>
          </w:p>
        </w:tc>
        <w:tc>
          <w:tcPr>
            <w:tcW w:w="983" w:type="dxa"/>
            <w:tcBorders>
              <w:top w:val="single" w:sz="3" w:space="0" w:color="000000"/>
              <w:left w:val="single" w:sz="3" w:space="0" w:color="000000"/>
              <w:bottom w:val="single" w:sz="3" w:space="0" w:color="000000"/>
              <w:right w:val="single" w:sz="3" w:space="0" w:color="000000"/>
            </w:tcBorders>
            <w:vAlign w:val="center"/>
          </w:tcPr>
          <w:p w14:paraId="01012F22" w14:textId="77777777" w:rsidR="00357641" w:rsidRDefault="00000000">
            <w:pPr>
              <w:spacing w:after="0" w:line="259" w:lineRule="auto"/>
              <w:ind w:left="0" w:right="0" w:firstLine="0"/>
            </w:pPr>
            <w:r>
              <w:rPr>
                <w:b/>
                <w:sz w:val="14"/>
              </w:rPr>
              <w:t xml:space="preserve">Scale </w:t>
            </w:r>
            <w:proofErr w:type="gramStart"/>
            <w:r>
              <w:rPr>
                <w:b/>
                <w:sz w:val="14"/>
              </w:rPr>
              <w:t>factor</w:t>
            </w:r>
            <w:proofErr w:type="gramEnd"/>
          </w:p>
          <w:p w14:paraId="2579E69F" w14:textId="77777777" w:rsidR="00357641" w:rsidRDefault="00000000">
            <w:pPr>
              <w:spacing w:after="0" w:line="259" w:lineRule="auto"/>
              <w:ind w:left="0" w:right="0" w:firstLine="0"/>
              <w:jc w:val="center"/>
            </w:pPr>
            <w:r>
              <w:rPr>
                <w:sz w:val="14"/>
              </w:rPr>
              <w:t>𝛼</w:t>
            </w:r>
          </w:p>
        </w:tc>
        <w:tc>
          <w:tcPr>
            <w:tcW w:w="983" w:type="dxa"/>
            <w:tcBorders>
              <w:top w:val="single" w:sz="3" w:space="0" w:color="000000"/>
              <w:left w:val="single" w:sz="3" w:space="0" w:color="000000"/>
              <w:bottom w:val="single" w:sz="3" w:space="0" w:color="000000"/>
              <w:right w:val="single" w:sz="3" w:space="0" w:color="000000"/>
            </w:tcBorders>
            <w:vAlign w:val="center"/>
          </w:tcPr>
          <w:p w14:paraId="50912F3D" w14:textId="77777777" w:rsidR="00357641" w:rsidRDefault="00000000">
            <w:pPr>
              <w:spacing w:after="0" w:line="259" w:lineRule="auto"/>
              <w:ind w:left="66" w:right="0" w:firstLine="0"/>
              <w:jc w:val="left"/>
            </w:pPr>
            <w:r>
              <w:rPr>
                <w:b/>
                <w:sz w:val="14"/>
              </w:rPr>
              <w:t>Block size</w:t>
            </w:r>
          </w:p>
          <w:p w14:paraId="6CCE1574" w14:textId="77777777" w:rsidR="00357641" w:rsidRDefault="00000000">
            <w:pPr>
              <w:spacing w:after="0" w:line="259" w:lineRule="auto"/>
              <w:ind w:left="0" w:right="0" w:firstLine="0"/>
              <w:jc w:val="center"/>
            </w:pPr>
            <w:r>
              <w:rPr>
                <w:sz w:val="14"/>
              </w:rPr>
              <w:t>𝐵</w:t>
            </w:r>
          </w:p>
        </w:tc>
        <w:tc>
          <w:tcPr>
            <w:tcW w:w="983" w:type="dxa"/>
            <w:tcBorders>
              <w:top w:val="single" w:sz="3" w:space="0" w:color="000000"/>
              <w:left w:val="single" w:sz="3" w:space="0" w:color="000000"/>
              <w:bottom w:val="single" w:sz="3" w:space="0" w:color="000000"/>
              <w:right w:val="single" w:sz="3" w:space="0" w:color="000000"/>
            </w:tcBorders>
          </w:tcPr>
          <w:p w14:paraId="391A0704" w14:textId="77777777" w:rsidR="00357641" w:rsidRDefault="00000000">
            <w:pPr>
              <w:spacing w:after="0" w:line="259" w:lineRule="auto"/>
              <w:ind w:left="17" w:right="0" w:firstLine="221"/>
              <w:jc w:val="left"/>
            </w:pPr>
            <w:r>
              <w:rPr>
                <w:b/>
                <w:sz w:val="14"/>
              </w:rPr>
              <w:t xml:space="preserve">Block active threshold </w:t>
            </w:r>
            <w:r>
              <w:rPr>
                <w:sz w:val="14"/>
              </w:rPr>
              <w:t>𝜏</w:t>
            </w:r>
          </w:p>
        </w:tc>
        <w:tc>
          <w:tcPr>
            <w:tcW w:w="983" w:type="dxa"/>
            <w:tcBorders>
              <w:top w:val="single" w:sz="3" w:space="0" w:color="000000"/>
              <w:left w:val="single" w:sz="3" w:space="0" w:color="000000"/>
              <w:bottom w:val="single" w:sz="3" w:space="0" w:color="000000"/>
              <w:right w:val="single" w:sz="3" w:space="0" w:color="000000"/>
            </w:tcBorders>
          </w:tcPr>
          <w:p w14:paraId="368BF24E" w14:textId="77777777" w:rsidR="00357641" w:rsidRDefault="00000000">
            <w:pPr>
              <w:spacing w:after="51" w:line="237" w:lineRule="auto"/>
              <w:ind w:left="0" w:right="0" w:firstLine="0"/>
              <w:jc w:val="center"/>
            </w:pPr>
            <w:r>
              <w:rPr>
                <w:b/>
                <w:sz w:val="14"/>
              </w:rPr>
              <w:t>Diff threshold</w:t>
            </w:r>
          </w:p>
          <w:p w14:paraId="31DB699C" w14:textId="77777777" w:rsidR="00357641" w:rsidRDefault="00000000">
            <w:pPr>
              <w:spacing w:after="0" w:line="259" w:lineRule="auto"/>
              <w:ind w:left="0" w:right="10" w:firstLine="0"/>
              <w:jc w:val="center"/>
            </w:pPr>
            <w:r>
              <w:rPr>
                <w:sz w:val="14"/>
              </w:rPr>
              <w:t>𝜏</w:t>
            </w:r>
            <w:r>
              <w:rPr>
                <w:sz w:val="14"/>
                <w:vertAlign w:val="subscript"/>
              </w:rPr>
              <w:t>𝑑</w:t>
            </w:r>
          </w:p>
        </w:tc>
        <w:tc>
          <w:tcPr>
            <w:tcW w:w="983" w:type="dxa"/>
            <w:tcBorders>
              <w:top w:val="single" w:sz="3" w:space="0" w:color="000000"/>
              <w:left w:val="single" w:sz="3" w:space="0" w:color="000000"/>
              <w:bottom w:val="single" w:sz="3" w:space="0" w:color="000000"/>
              <w:right w:val="single" w:sz="3" w:space="0" w:color="000000"/>
            </w:tcBorders>
            <w:vAlign w:val="center"/>
          </w:tcPr>
          <w:p w14:paraId="496F6641" w14:textId="77777777" w:rsidR="00357641" w:rsidRDefault="00000000">
            <w:pPr>
              <w:spacing w:after="0" w:line="259" w:lineRule="auto"/>
              <w:ind w:left="20" w:right="0" w:firstLine="0"/>
            </w:pPr>
            <w:proofErr w:type="gramStart"/>
            <w:r>
              <w:rPr>
                <w:b/>
                <w:sz w:val="14"/>
              </w:rPr>
              <w:t>Recall</w:t>
            </w:r>
            <w:proofErr w:type="gramEnd"/>
            <w:r>
              <w:rPr>
                <w:b/>
                <w:sz w:val="14"/>
              </w:rPr>
              <w:t xml:space="preserve"> </w:t>
            </w:r>
            <w:r>
              <w:rPr>
                <w:b/>
                <w:sz w:val="12"/>
              </w:rPr>
              <w:t>(</w:t>
            </w:r>
            <w:r>
              <w:rPr>
                <w:b/>
                <w:sz w:val="14"/>
              </w:rPr>
              <w:t>%</w:t>
            </w:r>
            <w:r>
              <w:rPr>
                <w:b/>
                <w:sz w:val="12"/>
              </w:rPr>
              <w:t>)</w:t>
            </w:r>
            <w:r>
              <w:rPr>
                <w:sz w:val="14"/>
              </w:rPr>
              <w:t>↑</w:t>
            </w:r>
          </w:p>
        </w:tc>
        <w:tc>
          <w:tcPr>
            <w:tcW w:w="983" w:type="dxa"/>
            <w:tcBorders>
              <w:top w:val="single" w:sz="3" w:space="0" w:color="000000"/>
              <w:left w:val="single" w:sz="3" w:space="0" w:color="000000"/>
              <w:bottom w:val="single" w:sz="3" w:space="0" w:color="000000"/>
              <w:right w:val="single" w:sz="3" w:space="0" w:color="000000"/>
            </w:tcBorders>
            <w:vAlign w:val="center"/>
          </w:tcPr>
          <w:p w14:paraId="51B2AA9F" w14:textId="77777777" w:rsidR="00357641" w:rsidRDefault="00000000">
            <w:pPr>
              <w:spacing w:after="0" w:line="259" w:lineRule="auto"/>
              <w:ind w:left="0" w:right="0" w:firstLine="0"/>
              <w:jc w:val="center"/>
            </w:pPr>
            <w:r>
              <w:rPr>
                <w:b/>
                <w:sz w:val="14"/>
              </w:rPr>
              <w:t xml:space="preserve">Skip Rate </w:t>
            </w:r>
            <w:r>
              <w:rPr>
                <w:b/>
                <w:sz w:val="12"/>
              </w:rPr>
              <w:t>(</w:t>
            </w:r>
            <w:r>
              <w:rPr>
                <w:b/>
                <w:sz w:val="14"/>
              </w:rPr>
              <w:t>%</w:t>
            </w:r>
            <w:r>
              <w:rPr>
                <w:b/>
                <w:sz w:val="12"/>
              </w:rPr>
              <w:t>)</w:t>
            </w:r>
            <w:r>
              <w:rPr>
                <w:sz w:val="14"/>
              </w:rPr>
              <w:t>↑</w:t>
            </w:r>
          </w:p>
        </w:tc>
        <w:tc>
          <w:tcPr>
            <w:tcW w:w="983" w:type="dxa"/>
            <w:tcBorders>
              <w:top w:val="single" w:sz="3" w:space="0" w:color="000000"/>
              <w:left w:val="single" w:sz="3" w:space="0" w:color="000000"/>
              <w:bottom w:val="single" w:sz="3" w:space="0" w:color="000000"/>
              <w:right w:val="single" w:sz="3" w:space="0" w:color="000000"/>
            </w:tcBorders>
            <w:vAlign w:val="center"/>
          </w:tcPr>
          <w:p w14:paraId="4E487BE3" w14:textId="77777777" w:rsidR="00357641" w:rsidRDefault="00000000">
            <w:pPr>
              <w:spacing w:after="0" w:line="259" w:lineRule="auto"/>
              <w:ind w:left="82" w:right="0" w:firstLine="0"/>
              <w:jc w:val="left"/>
            </w:pPr>
            <w:r>
              <w:rPr>
                <w:b/>
                <w:sz w:val="14"/>
              </w:rPr>
              <w:t xml:space="preserve">FAR </w:t>
            </w:r>
            <w:r>
              <w:rPr>
                <w:b/>
                <w:sz w:val="12"/>
              </w:rPr>
              <w:t>(</w:t>
            </w:r>
            <w:r>
              <w:rPr>
                <w:b/>
                <w:sz w:val="14"/>
              </w:rPr>
              <w:t>%</w:t>
            </w:r>
            <w:r>
              <w:rPr>
                <w:b/>
                <w:sz w:val="12"/>
              </w:rPr>
              <w:t>)</w:t>
            </w:r>
            <w:r>
              <w:rPr>
                <w:sz w:val="14"/>
              </w:rPr>
              <w:t>↓</w:t>
            </w:r>
          </w:p>
        </w:tc>
        <w:tc>
          <w:tcPr>
            <w:tcW w:w="983" w:type="dxa"/>
            <w:tcBorders>
              <w:top w:val="single" w:sz="3" w:space="0" w:color="000000"/>
              <w:left w:val="single" w:sz="3" w:space="0" w:color="000000"/>
              <w:bottom w:val="single" w:sz="3" w:space="0" w:color="000000"/>
              <w:right w:val="single" w:sz="3" w:space="0" w:color="000000"/>
            </w:tcBorders>
            <w:vAlign w:val="center"/>
          </w:tcPr>
          <w:p w14:paraId="4DC5A368" w14:textId="77777777" w:rsidR="00357641" w:rsidRDefault="00000000">
            <w:pPr>
              <w:spacing w:after="0" w:line="259" w:lineRule="auto"/>
              <w:ind w:left="0" w:right="0" w:firstLine="0"/>
              <w:jc w:val="center"/>
            </w:pPr>
            <w:r>
              <w:rPr>
                <w:b/>
                <w:sz w:val="14"/>
              </w:rPr>
              <w:t xml:space="preserve">FPS </w:t>
            </w:r>
            <w:r>
              <w:rPr>
                <w:sz w:val="14"/>
              </w:rPr>
              <w:t>↑</w:t>
            </w:r>
          </w:p>
        </w:tc>
        <w:tc>
          <w:tcPr>
            <w:tcW w:w="0" w:type="auto"/>
            <w:vMerge/>
            <w:tcBorders>
              <w:top w:val="nil"/>
              <w:left w:val="single" w:sz="3" w:space="0" w:color="000000"/>
              <w:bottom w:val="single" w:sz="3" w:space="0" w:color="000000"/>
              <w:right w:val="single" w:sz="3" w:space="0" w:color="000000"/>
            </w:tcBorders>
          </w:tcPr>
          <w:p w14:paraId="321AB4DC" w14:textId="77777777" w:rsidR="00357641" w:rsidRDefault="00357641">
            <w:pPr>
              <w:spacing w:after="160" w:line="259" w:lineRule="auto"/>
              <w:ind w:left="0" w:right="0" w:firstLine="0"/>
              <w:jc w:val="left"/>
            </w:pPr>
          </w:p>
        </w:tc>
      </w:tr>
      <w:tr w:rsidR="00357641" w14:paraId="332018A3"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1DA859F1" w14:textId="77777777" w:rsidR="00357641" w:rsidRDefault="00000000">
            <w:pPr>
              <w:spacing w:after="0" w:line="259" w:lineRule="auto"/>
              <w:ind w:left="13" w:right="0" w:firstLine="0"/>
            </w:pPr>
            <w:r>
              <w:rPr>
                <w:sz w:val="14"/>
              </w:rPr>
              <w:t xml:space="preserve">Baseline </w:t>
            </w:r>
            <w:r>
              <w:rPr>
                <w:sz w:val="12"/>
              </w:rPr>
              <w:t>(</w:t>
            </w:r>
            <w:r>
              <w:rPr>
                <w:sz w:val="14"/>
              </w:rPr>
              <w:t>No Skip module</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5E8F3B3B" w14:textId="77777777" w:rsidR="00357641" w:rsidRDefault="00000000">
            <w:pPr>
              <w:spacing w:after="0" w:line="259" w:lineRule="auto"/>
              <w:ind w:left="0" w:right="0" w:firstLine="0"/>
              <w:jc w:val="center"/>
            </w:pPr>
            <w:r>
              <w:rPr>
                <w:sz w:val="14"/>
              </w:rPr>
              <w:t>-</w:t>
            </w:r>
          </w:p>
        </w:tc>
        <w:tc>
          <w:tcPr>
            <w:tcW w:w="983" w:type="dxa"/>
            <w:tcBorders>
              <w:top w:val="single" w:sz="3" w:space="0" w:color="000000"/>
              <w:left w:val="single" w:sz="3" w:space="0" w:color="000000"/>
              <w:bottom w:val="single" w:sz="3" w:space="0" w:color="000000"/>
              <w:right w:val="single" w:sz="3" w:space="0" w:color="000000"/>
            </w:tcBorders>
          </w:tcPr>
          <w:p w14:paraId="37E0279E" w14:textId="77777777" w:rsidR="00357641" w:rsidRDefault="00000000">
            <w:pPr>
              <w:spacing w:after="0" w:line="259" w:lineRule="auto"/>
              <w:ind w:left="0" w:right="0" w:firstLine="0"/>
              <w:jc w:val="center"/>
            </w:pPr>
            <w:r>
              <w:rPr>
                <w:sz w:val="14"/>
              </w:rPr>
              <w:t>-</w:t>
            </w:r>
          </w:p>
        </w:tc>
        <w:tc>
          <w:tcPr>
            <w:tcW w:w="983" w:type="dxa"/>
            <w:tcBorders>
              <w:top w:val="single" w:sz="3" w:space="0" w:color="000000"/>
              <w:left w:val="single" w:sz="3" w:space="0" w:color="000000"/>
              <w:bottom w:val="single" w:sz="3" w:space="0" w:color="000000"/>
              <w:right w:val="single" w:sz="3" w:space="0" w:color="000000"/>
            </w:tcBorders>
          </w:tcPr>
          <w:p w14:paraId="2D5CA26E" w14:textId="77777777" w:rsidR="00357641" w:rsidRDefault="00000000">
            <w:pPr>
              <w:spacing w:after="0" w:line="259" w:lineRule="auto"/>
              <w:ind w:left="0" w:right="0" w:firstLine="0"/>
              <w:jc w:val="center"/>
            </w:pPr>
            <w:r>
              <w:rPr>
                <w:sz w:val="14"/>
              </w:rPr>
              <w:t>-</w:t>
            </w:r>
          </w:p>
        </w:tc>
        <w:tc>
          <w:tcPr>
            <w:tcW w:w="983" w:type="dxa"/>
            <w:tcBorders>
              <w:top w:val="single" w:sz="3" w:space="0" w:color="000000"/>
              <w:left w:val="single" w:sz="3" w:space="0" w:color="000000"/>
              <w:bottom w:val="single" w:sz="3" w:space="0" w:color="000000"/>
              <w:right w:val="single" w:sz="3" w:space="0" w:color="000000"/>
            </w:tcBorders>
          </w:tcPr>
          <w:p w14:paraId="55D01B1E" w14:textId="77777777" w:rsidR="00357641" w:rsidRDefault="00000000">
            <w:pPr>
              <w:spacing w:after="0" w:line="259" w:lineRule="auto"/>
              <w:ind w:left="0" w:right="0" w:firstLine="0"/>
              <w:jc w:val="center"/>
            </w:pPr>
            <w:r>
              <w:rPr>
                <w:sz w:val="14"/>
              </w:rPr>
              <w:t>-</w:t>
            </w:r>
          </w:p>
        </w:tc>
        <w:tc>
          <w:tcPr>
            <w:tcW w:w="983" w:type="dxa"/>
            <w:tcBorders>
              <w:top w:val="single" w:sz="3" w:space="0" w:color="000000"/>
              <w:left w:val="single" w:sz="3" w:space="0" w:color="000000"/>
              <w:bottom w:val="single" w:sz="3" w:space="0" w:color="000000"/>
              <w:right w:val="single" w:sz="3" w:space="0" w:color="000000"/>
            </w:tcBorders>
          </w:tcPr>
          <w:p w14:paraId="2BAD40D7" w14:textId="77777777" w:rsidR="00357641" w:rsidRDefault="00000000">
            <w:pPr>
              <w:spacing w:after="0" w:line="259" w:lineRule="auto"/>
              <w:ind w:left="16" w:right="0" w:firstLine="0"/>
            </w:pPr>
            <w:r>
              <w:rPr>
                <w:b/>
                <w:sz w:val="14"/>
              </w:rPr>
              <w:t xml:space="preserve">94.35 </w:t>
            </w:r>
            <w:r>
              <w:rPr>
                <w:sz w:val="12"/>
              </w:rPr>
              <w:t>(</w:t>
            </w:r>
            <w:r>
              <w:rPr>
                <w:sz w:val="14"/>
              </w:rPr>
              <w:t>-0.00</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309D4402" w14:textId="77777777" w:rsidR="00357641" w:rsidRDefault="00000000">
            <w:pPr>
              <w:spacing w:after="0" w:line="259" w:lineRule="auto"/>
              <w:ind w:left="0" w:right="0" w:firstLine="0"/>
              <w:jc w:val="center"/>
            </w:pPr>
            <w:r>
              <w:rPr>
                <w:sz w:val="14"/>
              </w:rPr>
              <w:t>0.0</w:t>
            </w:r>
          </w:p>
        </w:tc>
        <w:tc>
          <w:tcPr>
            <w:tcW w:w="983" w:type="dxa"/>
            <w:tcBorders>
              <w:top w:val="single" w:sz="3" w:space="0" w:color="000000"/>
              <w:left w:val="single" w:sz="3" w:space="0" w:color="000000"/>
              <w:bottom w:val="single" w:sz="3" w:space="0" w:color="000000"/>
              <w:right w:val="single" w:sz="3" w:space="0" w:color="000000"/>
            </w:tcBorders>
          </w:tcPr>
          <w:p w14:paraId="1C46DAA5" w14:textId="77777777" w:rsidR="00357641" w:rsidRDefault="00000000">
            <w:pPr>
              <w:spacing w:after="0" w:line="259" w:lineRule="auto"/>
              <w:ind w:left="0" w:right="0" w:firstLine="0"/>
              <w:jc w:val="center"/>
            </w:pPr>
            <w:r>
              <w:rPr>
                <w:sz w:val="14"/>
              </w:rPr>
              <w:t>0.74</w:t>
            </w:r>
          </w:p>
        </w:tc>
        <w:tc>
          <w:tcPr>
            <w:tcW w:w="983" w:type="dxa"/>
            <w:tcBorders>
              <w:top w:val="single" w:sz="3" w:space="0" w:color="000000"/>
              <w:left w:val="single" w:sz="3" w:space="0" w:color="000000"/>
              <w:bottom w:val="single" w:sz="3" w:space="0" w:color="000000"/>
              <w:right w:val="single" w:sz="3" w:space="0" w:color="000000"/>
            </w:tcBorders>
          </w:tcPr>
          <w:p w14:paraId="653E9E37" w14:textId="77777777" w:rsidR="00357641" w:rsidRDefault="00000000">
            <w:pPr>
              <w:spacing w:after="0" w:line="259" w:lineRule="auto"/>
              <w:ind w:left="0" w:right="0" w:firstLine="0"/>
              <w:jc w:val="center"/>
            </w:pPr>
            <w:r>
              <w:rPr>
                <w:sz w:val="14"/>
              </w:rPr>
              <w:t>24.7</w:t>
            </w:r>
          </w:p>
        </w:tc>
        <w:tc>
          <w:tcPr>
            <w:tcW w:w="983" w:type="dxa"/>
            <w:tcBorders>
              <w:top w:val="single" w:sz="3" w:space="0" w:color="000000"/>
              <w:left w:val="single" w:sz="3" w:space="0" w:color="000000"/>
              <w:bottom w:val="single" w:sz="3" w:space="0" w:color="000000"/>
              <w:right w:val="single" w:sz="3" w:space="0" w:color="000000"/>
            </w:tcBorders>
          </w:tcPr>
          <w:p w14:paraId="2E489F9D" w14:textId="77777777" w:rsidR="00357641" w:rsidRDefault="00000000">
            <w:pPr>
              <w:spacing w:after="0" w:line="259" w:lineRule="auto"/>
              <w:ind w:left="0" w:right="0" w:firstLine="0"/>
              <w:jc w:val="center"/>
            </w:pPr>
            <w:r>
              <w:rPr>
                <w:sz w:val="14"/>
              </w:rPr>
              <w:t>-</w:t>
            </w:r>
          </w:p>
        </w:tc>
      </w:tr>
      <w:tr w:rsidR="00357641" w14:paraId="23D562EF"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715DED71"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3B6B0C26"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14BDF0A3"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55C56718"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1110E14F"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4FA04227" w14:textId="77777777" w:rsidR="00357641" w:rsidRDefault="00000000">
            <w:pPr>
              <w:spacing w:after="0" w:line="259" w:lineRule="auto"/>
              <w:ind w:left="41" w:right="0" w:firstLine="0"/>
              <w:jc w:val="left"/>
            </w:pPr>
            <w:r>
              <w:rPr>
                <w:sz w:val="14"/>
              </w:rPr>
              <w:t xml:space="preserve">93.97 </w:t>
            </w:r>
            <w:r>
              <w:rPr>
                <w:sz w:val="12"/>
              </w:rPr>
              <w:t>(</w:t>
            </w:r>
            <w:r>
              <w:rPr>
                <w:sz w:val="14"/>
              </w:rPr>
              <w:t>-0.38</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5216C3AF" w14:textId="77777777" w:rsidR="00357641" w:rsidRDefault="00000000">
            <w:pPr>
              <w:spacing w:after="0" w:line="259" w:lineRule="auto"/>
              <w:ind w:left="0" w:right="0" w:firstLine="0"/>
              <w:jc w:val="center"/>
            </w:pPr>
            <w:r>
              <w:rPr>
                <w:sz w:val="14"/>
              </w:rPr>
              <w:t>0.94</w:t>
            </w:r>
          </w:p>
        </w:tc>
        <w:tc>
          <w:tcPr>
            <w:tcW w:w="983" w:type="dxa"/>
            <w:tcBorders>
              <w:top w:val="single" w:sz="3" w:space="0" w:color="000000"/>
              <w:left w:val="single" w:sz="3" w:space="0" w:color="000000"/>
              <w:bottom w:val="single" w:sz="3" w:space="0" w:color="000000"/>
              <w:right w:val="single" w:sz="3" w:space="0" w:color="000000"/>
            </w:tcBorders>
          </w:tcPr>
          <w:p w14:paraId="4E5DF188"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0507C9E6" w14:textId="77777777" w:rsidR="00357641" w:rsidRDefault="00000000">
            <w:pPr>
              <w:spacing w:after="0" w:line="259" w:lineRule="auto"/>
              <w:ind w:left="0" w:right="0" w:firstLine="0"/>
              <w:jc w:val="center"/>
            </w:pPr>
            <w:r>
              <w:rPr>
                <w:sz w:val="14"/>
              </w:rPr>
              <w:t>23.3</w:t>
            </w:r>
          </w:p>
        </w:tc>
        <w:tc>
          <w:tcPr>
            <w:tcW w:w="983" w:type="dxa"/>
            <w:tcBorders>
              <w:top w:val="single" w:sz="3" w:space="0" w:color="000000"/>
              <w:left w:val="single" w:sz="3" w:space="0" w:color="000000"/>
              <w:bottom w:val="single" w:sz="3" w:space="0" w:color="000000"/>
              <w:right w:val="single" w:sz="3" w:space="0" w:color="000000"/>
            </w:tcBorders>
          </w:tcPr>
          <w:p w14:paraId="16D927B7" w14:textId="77777777" w:rsidR="00357641" w:rsidRDefault="00000000">
            <w:pPr>
              <w:spacing w:after="0" w:line="259" w:lineRule="auto"/>
              <w:ind w:left="0" w:right="0" w:firstLine="0"/>
              <w:jc w:val="center"/>
            </w:pPr>
            <w:r>
              <w:rPr>
                <w:b/>
                <w:sz w:val="14"/>
              </w:rPr>
              <w:t>0.8046</w:t>
            </w:r>
          </w:p>
        </w:tc>
      </w:tr>
      <w:tr w:rsidR="00357641" w14:paraId="7E7F2D49"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4C41414B"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7E72A53F" w14:textId="77777777" w:rsidR="00357641" w:rsidRDefault="00000000">
            <w:pPr>
              <w:spacing w:after="0" w:line="259" w:lineRule="auto"/>
              <w:ind w:left="0" w:right="0" w:firstLine="0"/>
              <w:jc w:val="center"/>
            </w:pPr>
            <w:r>
              <w:rPr>
                <w:sz w:val="14"/>
              </w:rPr>
              <w:t>1.0</w:t>
            </w:r>
          </w:p>
        </w:tc>
        <w:tc>
          <w:tcPr>
            <w:tcW w:w="983" w:type="dxa"/>
            <w:tcBorders>
              <w:top w:val="single" w:sz="3" w:space="0" w:color="000000"/>
              <w:left w:val="single" w:sz="3" w:space="0" w:color="000000"/>
              <w:bottom w:val="single" w:sz="3" w:space="0" w:color="000000"/>
              <w:right w:val="single" w:sz="3" w:space="0" w:color="000000"/>
            </w:tcBorders>
          </w:tcPr>
          <w:p w14:paraId="0F3A5B46"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4CCC49CC" w14:textId="77777777" w:rsidR="00357641" w:rsidRDefault="00000000">
            <w:pPr>
              <w:spacing w:after="0" w:line="259" w:lineRule="auto"/>
              <w:ind w:left="0" w:right="0" w:firstLine="0"/>
              <w:jc w:val="center"/>
            </w:pPr>
            <w:r>
              <w:rPr>
                <w:sz w:val="14"/>
              </w:rPr>
              <w:t>0.1</w:t>
            </w:r>
          </w:p>
        </w:tc>
        <w:tc>
          <w:tcPr>
            <w:tcW w:w="983" w:type="dxa"/>
            <w:tcBorders>
              <w:top w:val="single" w:sz="3" w:space="0" w:color="000000"/>
              <w:left w:val="single" w:sz="3" w:space="0" w:color="000000"/>
              <w:bottom w:val="single" w:sz="3" w:space="0" w:color="000000"/>
              <w:right w:val="single" w:sz="3" w:space="0" w:color="000000"/>
            </w:tcBorders>
          </w:tcPr>
          <w:p w14:paraId="5437E7E2"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7FC79B98" w14:textId="77777777" w:rsidR="00357641" w:rsidRDefault="00000000">
            <w:pPr>
              <w:spacing w:after="0" w:line="259" w:lineRule="auto"/>
              <w:ind w:left="41" w:right="0" w:firstLine="0"/>
              <w:jc w:val="left"/>
            </w:pPr>
            <w:r>
              <w:rPr>
                <w:sz w:val="14"/>
              </w:rPr>
              <w:t xml:space="preserve">93.54 </w:t>
            </w:r>
            <w:r>
              <w:rPr>
                <w:sz w:val="12"/>
              </w:rPr>
              <w:t>(</w:t>
            </w:r>
            <w:r>
              <w:rPr>
                <w:sz w:val="14"/>
              </w:rPr>
              <w:t>-0.81</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27A915E6" w14:textId="77777777" w:rsidR="00357641" w:rsidRDefault="00000000">
            <w:pPr>
              <w:spacing w:after="0" w:line="259" w:lineRule="auto"/>
              <w:ind w:left="0" w:right="0" w:firstLine="0"/>
              <w:jc w:val="center"/>
            </w:pPr>
            <w:r>
              <w:rPr>
                <w:sz w:val="14"/>
              </w:rPr>
              <w:t>0.97</w:t>
            </w:r>
          </w:p>
        </w:tc>
        <w:tc>
          <w:tcPr>
            <w:tcW w:w="983" w:type="dxa"/>
            <w:tcBorders>
              <w:top w:val="single" w:sz="3" w:space="0" w:color="000000"/>
              <w:left w:val="single" w:sz="3" w:space="0" w:color="000000"/>
              <w:bottom w:val="single" w:sz="3" w:space="0" w:color="000000"/>
              <w:right w:val="single" w:sz="3" w:space="0" w:color="000000"/>
            </w:tcBorders>
          </w:tcPr>
          <w:p w14:paraId="1CB9DFD0"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21CBFE70" w14:textId="77777777" w:rsidR="00357641" w:rsidRDefault="00000000">
            <w:pPr>
              <w:spacing w:after="0" w:line="259" w:lineRule="auto"/>
              <w:ind w:left="0" w:right="0" w:firstLine="0"/>
              <w:jc w:val="center"/>
            </w:pPr>
            <w:r>
              <w:rPr>
                <w:sz w:val="14"/>
              </w:rPr>
              <w:t>22.3</w:t>
            </w:r>
          </w:p>
        </w:tc>
        <w:tc>
          <w:tcPr>
            <w:tcW w:w="983" w:type="dxa"/>
            <w:tcBorders>
              <w:top w:val="single" w:sz="3" w:space="0" w:color="000000"/>
              <w:left w:val="single" w:sz="3" w:space="0" w:color="000000"/>
              <w:bottom w:val="single" w:sz="3" w:space="0" w:color="000000"/>
              <w:right w:val="single" w:sz="3" w:space="0" w:color="000000"/>
            </w:tcBorders>
          </w:tcPr>
          <w:p w14:paraId="29ECDA4B" w14:textId="77777777" w:rsidR="00357641" w:rsidRDefault="00000000">
            <w:pPr>
              <w:spacing w:after="0" w:line="259" w:lineRule="auto"/>
              <w:ind w:left="0" w:right="0" w:firstLine="0"/>
              <w:jc w:val="center"/>
            </w:pPr>
            <w:r>
              <w:rPr>
                <w:sz w:val="14"/>
                <w:u w:val="single" w:color="000000"/>
              </w:rPr>
              <w:t>0.7000</w:t>
            </w:r>
          </w:p>
        </w:tc>
      </w:tr>
      <w:tr w:rsidR="00357641" w14:paraId="0226BF1A"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6FF932A4"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4618B7C9" w14:textId="77777777" w:rsidR="00357641" w:rsidRDefault="00000000">
            <w:pPr>
              <w:spacing w:after="0" w:line="259" w:lineRule="auto"/>
              <w:ind w:left="0" w:right="0" w:firstLine="0"/>
              <w:jc w:val="center"/>
            </w:pPr>
            <w:r>
              <w:rPr>
                <w:sz w:val="14"/>
              </w:rPr>
              <w:t>1.0</w:t>
            </w:r>
          </w:p>
        </w:tc>
        <w:tc>
          <w:tcPr>
            <w:tcW w:w="983" w:type="dxa"/>
            <w:tcBorders>
              <w:top w:val="single" w:sz="3" w:space="0" w:color="000000"/>
              <w:left w:val="single" w:sz="3" w:space="0" w:color="000000"/>
              <w:bottom w:val="single" w:sz="3" w:space="0" w:color="000000"/>
              <w:right w:val="single" w:sz="3" w:space="0" w:color="000000"/>
            </w:tcBorders>
          </w:tcPr>
          <w:p w14:paraId="3D4F7DC0"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2D97FF86"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3B328A2D"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1CEBB9AA" w14:textId="77777777" w:rsidR="00357641" w:rsidRDefault="00000000">
            <w:pPr>
              <w:spacing w:after="0" w:line="259" w:lineRule="auto"/>
              <w:ind w:left="41" w:right="0" w:firstLine="0"/>
              <w:jc w:val="left"/>
            </w:pPr>
            <w:r>
              <w:rPr>
                <w:sz w:val="14"/>
                <w:u w:val="single" w:color="000000"/>
              </w:rPr>
              <w:t xml:space="preserve">94.18 </w:t>
            </w:r>
            <w:r>
              <w:rPr>
                <w:sz w:val="12"/>
              </w:rPr>
              <w:t>(</w:t>
            </w:r>
            <w:r>
              <w:rPr>
                <w:sz w:val="14"/>
              </w:rPr>
              <w:t>-0.17</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1A3E7604" w14:textId="77777777" w:rsidR="00357641" w:rsidRDefault="00000000">
            <w:pPr>
              <w:spacing w:after="0" w:line="259" w:lineRule="auto"/>
              <w:ind w:left="0" w:right="0" w:firstLine="0"/>
              <w:jc w:val="center"/>
            </w:pPr>
            <w:r>
              <w:rPr>
                <w:sz w:val="14"/>
              </w:rPr>
              <w:t>0.72</w:t>
            </w:r>
          </w:p>
        </w:tc>
        <w:tc>
          <w:tcPr>
            <w:tcW w:w="983" w:type="dxa"/>
            <w:tcBorders>
              <w:top w:val="single" w:sz="3" w:space="0" w:color="000000"/>
              <w:left w:val="single" w:sz="3" w:space="0" w:color="000000"/>
              <w:bottom w:val="single" w:sz="3" w:space="0" w:color="000000"/>
              <w:right w:val="single" w:sz="3" w:space="0" w:color="000000"/>
            </w:tcBorders>
          </w:tcPr>
          <w:p w14:paraId="69424753"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2EB72D1F" w14:textId="77777777" w:rsidR="00357641" w:rsidRDefault="00000000">
            <w:pPr>
              <w:spacing w:after="0" w:line="259" w:lineRule="auto"/>
              <w:ind w:left="0" w:right="0" w:firstLine="0"/>
              <w:jc w:val="center"/>
            </w:pPr>
            <w:r>
              <w:rPr>
                <w:sz w:val="14"/>
              </w:rPr>
              <w:t>22.0</w:t>
            </w:r>
          </w:p>
        </w:tc>
        <w:tc>
          <w:tcPr>
            <w:tcW w:w="983" w:type="dxa"/>
            <w:tcBorders>
              <w:top w:val="single" w:sz="3" w:space="0" w:color="000000"/>
              <w:left w:val="single" w:sz="3" w:space="0" w:color="000000"/>
              <w:bottom w:val="single" w:sz="3" w:space="0" w:color="000000"/>
              <w:right w:val="single" w:sz="3" w:space="0" w:color="000000"/>
            </w:tcBorders>
          </w:tcPr>
          <w:p w14:paraId="444ABC4D" w14:textId="77777777" w:rsidR="00357641" w:rsidRDefault="00000000">
            <w:pPr>
              <w:spacing w:after="0" w:line="259" w:lineRule="auto"/>
              <w:ind w:left="0" w:right="0" w:firstLine="0"/>
              <w:jc w:val="center"/>
            </w:pPr>
            <w:r>
              <w:rPr>
                <w:sz w:val="14"/>
              </w:rPr>
              <w:t>0.3000</w:t>
            </w:r>
          </w:p>
        </w:tc>
      </w:tr>
      <w:tr w:rsidR="00357641" w14:paraId="0B4EA709"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237DF5DB"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324D88E3"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63892B07"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20449F16" w14:textId="77777777" w:rsidR="00357641" w:rsidRDefault="00000000">
            <w:pPr>
              <w:spacing w:after="0" w:line="259" w:lineRule="auto"/>
              <w:ind w:left="0" w:right="0" w:firstLine="0"/>
              <w:jc w:val="center"/>
            </w:pPr>
            <w:r>
              <w:rPr>
                <w:sz w:val="14"/>
              </w:rPr>
              <w:t>0.1</w:t>
            </w:r>
          </w:p>
        </w:tc>
        <w:tc>
          <w:tcPr>
            <w:tcW w:w="983" w:type="dxa"/>
            <w:tcBorders>
              <w:top w:val="single" w:sz="3" w:space="0" w:color="000000"/>
              <w:left w:val="single" w:sz="3" w:space="0" w:color="000000"/>
              <w:bottom w:val="single" w:sz="3" w:space="0" w:color="000000"/>
              <w:right w:val="single" w:sz="3" w:space="0" w:color="000000"/>
            </w:tcBorders>
          </w:tcPr>
          <w:p w14:paraId="0397C5EB"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70908150" w14:textId="77777777" w:rsidR="00357641" w:rsidRDefault="00000000">
            <w:pPr>
              <w:spacing w:after="0" w:line="259" w:lineRule="auto"/>
              <w:ind w:left="41" w:right="0" w:firstLine="0"/>
              <w:jc w:val="left"/>
            </w:pPr>
            <w:r>
              <w:rPr>
                <w:sz w:val="14"/>
              </w:rPr>
              <w:t xml:space="preserve">92.83 </w:t>
            </w:r>
            <w:r>
              <w:rPr>
                <w:sz w:val="12"/>
              </w:rPr>
              <w:t>(</w:t>
            </w:r>
            <w:r>
              <w:rPr>
                <w:sz w:val="14"/>
              </w:rPr>
              <w:t>-1.51</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72BDDC0F" w14:textId="77777777" w:rsidR="00357641" w:rsidRDefault="00000000">
            <w:pPr>
              <w:spacing w:after="0" w:line="259" w:lineRule="auto"/>
              <w:ind w:left="0" w:right="0" w:firstLine="0"/>
              <w:jc w:val="center"/>
            </w:pPr>
            <w:r>
              <w:rPr>
                <w:sz w:val="14"/>
              </w:rPr>
              <w:t>1.35</w:t>
            </w:r>
          </w:p>
        </w:tc>
        <w:tc>
          <w:tcPr>
            <w:tcW w:w="983" w:type="dxa"/>
            <w:tcBorders>
              <w:top w:val="single" w:sz="3" w:space="0" w:color="000000"/>
              <w:left w:val="single" w:sz="3" w:space="0" w:color="000000"/>
              <w:bottom w:val="single" w:sz="3" w:space="0" w:color="000000"/>
              <w:right w:val="single" w:sz="3" w:space="0" w:color="000000"/>
            </w:tcBorders>
          </w:tcPr>
          <w:p w14:paraId="78B03158"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1A61ED97" w14:textId="77777777" w:rsidR="00357641" w:rsidRDefault="00000000">
            <w:pPr>
              <w:spacing w:after="0" w:line="259" w:lineRule="auto"/>
              <w:ind w:left="0" w:right="0" w:firstLine="0"/>
              <w:jc w:val="center"/>
            </w:pPr>
            <w:r>
              <w:rPr>
                <w:sz w:val="14"/>
              </w:rPr>
              <w:t>23.6</w:t>
            </w:r>
          </w:p>
        </w:tc>
        <w:tc>
          <w:tcPr>
            <w:tcW w:w="983" w:type="dxa"/>
            <w:tcBorders>
              <w:top w:val="single" w:sz="3" w:space="0" w:color="000000"/>
              <w:left w:val="single" w:sz="3" w:space="0" w:color="000000"/>
              <w:bottom w:val="single" w:sz="3" w:space="0" w:color="000000"/>
              <w:right w:val="single" w:sz="3" w:space="0" w:color="000000"/>
            </w:tcBorders>
          </w:tcPr>
          <w:p w14:paraId="39E46DA2" w14:textId="77777777" w:rsidR="00357641" w:rsidRDefault="00000000">
            <w:pPr>
              <w:spacing w:after="0" w:line="259" w:lineRule="auto"/>
              <w:ind w:left="0" w:right="0" w:firstLine="0"/>
              <w:jc w:val="center"/>
            </w:pPr>
            <w:r>
              <w:rPr>
                <w:sz w:val="14"/>
              </w:rPr>
              <w:t>-</w:t>
            </w:r>
          </w:p>
        </w:tc>
      </w:tr>
      <w:tr w:rsidR="00357641" w14:paraId="5D9864EE"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636ACD2C"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134E0713" w14:textId="77777777" w:rsidR="00357641" w:rsidRDefault="00000000">
            <w:pPr>
              <w:spacing w:after="0" w:line="259" w:lineRule="auto"/>
              <w:ind w:left="0" w:right="0" w:firstLine="0"/>
              <w:jc w:val="center"/>
            </w:pPr>
            <w:r>
              <w:rPr>
                <w:sz w:val="14"/>
              </w:rPr>
              <w:t>1.0</w:t>
            </w:r>
          </w:p>
        </w:tc>
        <w:tc>
          <w:tcPr>
            <w:tcW w:w="983" w:type="dxa"/>
            <w:tcBorders>
              <w:top w:val="single" w:sz="3" w:space="0" w:color="000000"/>
              <w:left w:val="single" w:sz="3" w:space="0" w:color="000000"/>
              <w:bottom w:val="single" w:sz="3" w:space="0" w:color="000000"/>
              <w:right w:val="single" w:sz="3" w:space="0" w:color="000000"/>
            </w:tcBorders>
          </w:tcPr>
          <w:p w14:paraId="33722192"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3C7EA453" w14:textId="77777777" w:rsidR="00357641" w:rsidRDefault="00000000">
            <w:pPr>
              <w:spacing w:after="0" w:line="259" w:lineRule="auto"/>
              <w:ind w:left="0" w:right="0" w:firstLine="0"/>
              <w:jc w:val="center"/>
            </w:pPr>
            <w:r>
              <w:rPr>
                <w:sz w:val="14"/>
              </w:rPr>
              <w:t>0.15</w:t>
            </w:r>
          </w:p>
        </w:tc>
        <w:tc>
          <w:tcPr>
            <w:tcW w:w="983" w:type="dxa"/>
            <w:tcBorders>
              <w:top w:val="single" w:sz="3" w:space="0" w:color="000000"/>
              <w:left w:val="single" w:sz="3" w:space="0" w:color="000000"/>
              <w:bottom w:val="single" w:sz="3" w:space="0" w:color="000000"/>
              <w:right w:val="single" w:sz="3" w:space="0" w:color="000000"/>
            </w:tcBorders>
          </w:tcPr>
          <w:p w14:paraId="6172C62A"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0B291413" w14:textId="77777777" w:rsidR="00357641" w:rsidRDefault="00000000">
            <w:pPr>
              <w:spacing w:after="0" w:line="259" w:lineRule="auto"/>
              <w:ind w:left="41" w:right="0" w:firstLine="0"/>
              <w:jc w:val="left"/>
            </w:pPr>
            <w:r>
              <w:rPr>
                <w:sz w:val="14"/>
              </w:rPr>
              <w:t xml:space="preserve">92.05 </w:t>
            </w:r>
            <w:r>
              <w:rPr>
                <w:sz w:val="12"/>
              </w:rPr>
              <w:t>(</w:t>
            </w:r>
            <w:r>
              <w:rPr>
                <w:sz w:val="14"/>
              </w:rPr>
              <w:t>-2.30</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41F3D613" w14:textId="77777777" w:rsidR="00357641" w:rsidRDefault="00000000">
            <w:pPr>
              <w:spacing w:after="0" w:line="259" w:lineRule="auto"/>
              <w:ind w:left="0" w:right="0" w:firstLine="0"/>
              <w:jc w:val="center"/>
            </w:pPr>
            <w:r>
              <w:rPr>
                <w:sz w:val="14"/>
              </w:rPr>
              <w:t>1.53</w:t>
            </w:r>
          </w:p>
        </w:tc>
        <w:tc>
          <w:tcPr>
            <w:tcW w:w="983" w:type="dxa"/>
            <w:tcBorders>
              <w:top w:val="single" w:sz="3" w:space="0" w:color="000000"/>
              <w:left w:val="single" w:sz="3" w:space="0" w:color="000000"/>
              <w:bottom w:val="single" w:sz="3" w:space="0" w:color="000000"/>
              <w:right w:val="single" w:sz="3" w:space="0" w:color="000000"/>
            </w:tcBorders>
          </w:tcPr>
          <w:p w14:paraId="42686115"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396135BA" w14:textId="77777777" w:rsidR="00357641" w:rsidRDefault="00000000">
            <w:pPr>
              <w:spacing w:after="0" w:line="259" w:lineRule="auto"/>
              <w:ind w:left="0" w:right="0" w:firstLine="0"/>
              <w:jc w:val="center"/>
            </w:pPr>
            <w:r>
              <w:rPr>
                <w:sz w:val="14"/>
              </w:rPr>
              <w:t>22.5</w:t>
            </w:r>
          </w:p>
        </w:tc>
        <w:tc>
          <w:tcPr>
            <w:tcW w:w="983" w:type="dxa"/>
            <w:tcBorders>
              <w:top w:val="single" w:sz="3" w:space="0" w:color="000000"/>
              <w:left w:val="single" w:sz="3" w:space="0" w:color="000000"/>
              <w:bottom w:val="single" w:sz="3" w:space="0" w:color="000000"/>
              <w:right w:val="single" w:sz="3" w:space="0" w:color="000000"/>
            </w:tcBorders>
          </w:tcPr>
          <w:p w14:paraId="6156E4E7" w14:textId="77777777" w:rsidR="00357641" w:rsidRDefault="00000000">
            <w:pPr>
              <w:spacing w:after="0" w:line="259" w:lineRule="auto"/>
              <w:ind w:left="0" w:right="0" w:firstLine="0"/>
              <w:jc w:val="center"/>
            </w:pPr>
            <w:r>
              <w:rPr>
                <w:sz w:val="14"/>
              </w:rPr>
              <w:t>-</w:t>
            </w:r>
          </w:p>
        </w:tc>
      </w:tr>
      <w:tr w:rsidR="00357641" w14:paraId="38EE5E30"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3A64F7B2"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4E7F3D75" w14:textId="77777777" w:rsidR="00357641" w:rsidRDefault="00000000">
            <w:pPr>
              <w:spacing w:after="0" w:line="259" w:lineRule="auto"/>
              <w:ind w:left="0" w:right="0" w:firstLine="0"/>
              <w:jc w:val="center"/>
            </w:pPr>
            <w:r>
              <w:rPr>
                <w:sz w:val="14"/>
              </w:rPr>
              <w:t>1.0</w:t>
            </w:r>
          </w:p>
        </w:tc>
        <w:tc>
          <w:tcPr>
            <w:tcW w:w="983" w:type="dxa"/>
            <w:tcBorders>
              <w:top w:val="single" w:sz="3" w:space="0" w:color="000000"/>
              <w:left w:val="single" w:sz="3" w:space="0" w:color="000000"/>
              <w:bottom w:val="single" w:sz="3" w:space="0" w:color="000000"/>
              <w:right w:val="single" w:sz="3" w:space="0" w:color="000000"/>
            </w:tcBorders>
          </w:tcPr>
          <w:p w14:paraId="02658A86" w14:textId="77777777" w:rsidR="00357641" w:rsidRDefault="00000000">
            <w:pPr>
              <w:spacing w:after="0" w:line="259" w:lineRule="auto"/>
              <w:ind w:left="0" w:right="0" w:firstLine="0"/>
              <w:jc w:val="center"/>
            </w:pPr>
            <w:r>
              <w:rPr>
                <w:sz w:val="14"/>
              </w:rPr>
              <w:t>32.0</w:t>
            </w:r>
          </w:p>
        </w:tc>
        <w:tc>
          <w:tcPr>
            <w:tcW w:w="983" w:type="dxa"/>
            <w:tcBorders>
              <w:top w:val="single" w:sz="3" w:space="0" w:color="000000"/>
              <w:left w:val="single" w:sz="3" w:space="0" w:color="000000"/>
              <w:bottom w:val="single" w:sz="3" w:space="0" w:color="000000"/>
              <w:right w:val="single" w:sz="3" w:space="0" w:color="000000"/>
            </w:tcBorders>
          </w:tcPr>
          <w:p w14:paraId="0C7FE211"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2110602D"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0C465916" w14:textId="77777777" w:rsidR="00357641" w:rsidRDefault="00000000">
            <w:pPr>
              <w:spacing w:after="0" w:line="259" w:lineRule="auto"/>
              <w:ind w:left="41" w:right="0" w:firstLine="0"/>
              <w:jc w:val="left"/>
            </w:pPr>
            <w:r>
              <w:rPr>
                <w:sz w:val="14"/>
              </w:rPr>
              <w:t xml:space="preserve">91.63 </w:t>
            </w:r>
            <w:r>
              <w:rPr>
                <w:sz w:val="12"/>
              </w:rPr>
              <w:t>(</w:t>
            </w:r>
            <w:r>
              <w:rPr>
                <w:sz w:val="14"/>
              </w:rPr>
              <w:t>-2.72</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01D454CF" w14:textId="77777777" w:rsidR="00357641" w:rsidRDefault="00000000">
            <w:pPr>
              <w:spacing w:after="0" w:line="259" w:lineRule="auto"/>
              <w:ind w:left="0" w:right="0" w:firstLine="0"/>
              <w:jc w:val="center"/>
            </w:pPr>
            <w:r>
              <w:rPr>
                <w:sz w:val="14"/>
              </w:rPr>
              <w:t>2.43</w:t>
            </w:r>
          </w:p>
        </w:tc>
        <w:tc>
          <w:tcPr>
            <w:tcW w:w="983" w:type="dxa"/>
            <w:tcBorders>
              <w:top w:val="single" w:sz="3" w:space="0" w:color="000000"/>
              <w:left w:val="single" w:sz="3" w:space="0" w:color="000000"/>
              <w:bottom w:val="single" w:sz="3" w:space="0" w:color="000000"/>
              <w:right w:val="single" w:sz="3" w:space="0" w:color="000000"/>
            </w:tcBorders>
          </w:tcPr>
          <w:p w14:paraId="49C640AF"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55AC539A" w14:textId="77777777" w:rsidR="00357641" w:rsidRDefault="00000000">
            <w:pPr>
              <w:spacing w:after="0" w:line="259" w:lineRule="auto"/>
              <w:ind w:left="0" w:right="0" w:firstLine="0"/>
              <w:jc w:val="center"/>
            </w:pPr>
            <w:r>
              <w:rPr>
                <w:sz w:val="14"/>
              </w:rPr>
              <w:t>23.2</w:t>
            </w:r>
          </w:p>
        </w:tc>
        <w:tc>
          <w:tcPr>
            <w:tcW w:w="983" w:type="dxa"/>
            <w:tcBorders>
              <w:top w:val="single" w:sz="3" w:space="0" w:color="000000"/>
              <w:left w:val="single" w:sz="3" w:space="0" w:color="000000"/>
              <w:bottom w:val="single" w:sz="3" w:space="0" w:color="000000"/>
              <w:right w:val="single" w:sz="3" w:space="0" w:color="000000"/>
            </w:tcBorders>
          </w:tcPr>
          <w:p w14:paraId="4F1021D2" w14:textId="77777777" w:rsidR="00357641" w:rsidRDefault="00000000">
            <w:pPr>
              <w:spacing w:after="0" w:line="259" w:lineRule="auto"/>
              <w:ind w:left="0" w:right="0" w:firstLine="0"/>
              <w:jc w:val="center"/>
            </w:pPr>
            <w:r>
              <w:rPr>
                <w:sz w:val="14"/>
              </w:rPr>
              <w:t>-</w:t>
            </w:r>
          </w:p>
        </w:tc>
      </w:tr>
      <w:tr w:rsidR="00357641" w14:paraId="19C59EC4"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2BA03CAB"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3D442ECF" w14:textId="77777777" w:rsidR="00357641" w:rsidRDefault="00000000">
            <w:pPr>
              <w:spacing w:after="0" w:line="259" w:lineRule="auto"/>
              <w:ind w:left="0" w:right="0" w:firstLine="0"/>
              <w:jc w:val="center"/>
            </w:pPr>
            <w:r>
              <w:rPr>
                <w:sz w:val="14"/>
              </w:rPr>
              <w:t>1.0</w:t>
            </w:r>
          </w:p>
        </w:tc>
        <w:tc>
          <w:tcPr>
            <w:tcW w:w="983" w:type="dxa"/>
            <w:tcBorders>
              <w:top w:val="single" w:sz="3" w:space="0" w:color="000000"/>
              <w:left w:val="single" w:sz="3" w:space="0" w:color="000000"/>
              <w:bottom w:val="single" w:sz="3" w:space="0" w:color="000000"/>
              <w:right w:val="single" w:sz="3" w:space="0" w:color="000000"/>
            </w:tcBorders>
          </w:tcPr>
          <w:p w14:paraId="7BC487FF"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3DA248CF"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15CFFAC1" w14:textId="77777777" w:rsidR="00357641" w:rsidRDefault="00000000">
            <w:pPr>
              <w:spacing w:after="0" w:line="259" w:lineRule="auto"/>
              <w:ind w:left="0" w:right="0" w:firstLine="0"/>
              <w:jc w:val="center"/>
            </w:pPr>
            <w:r>
              <w:rPr>
                <w:sz w:val="14"/>
              </w:rPr>
              <w:t>5.0</w:t>
            </w:r>
          </w:p>
        </w:tc>
        <w:tc>
          <w:tcPr>
            <w:tcW w:w="983" w:type="dxa"/>
            <w:tcBorders>
              <w:top w:val="single" w:sz="3" w:space="0" w:color="000000"/>
              <w:left w:val="single" w:sz="3" w:space="0" w:color="000000"/>
              <w:bottom w:val="single" w:sz="3" w:space="0" w:color="000000"/>
              <w:right w:val="single" w:sz="3" w:space="0" w:color="000000"/>
            </w:tcBorders>
          </w:tcPr>
          <w:p w14:paraId="66D37183" w14:textId="77777777" w:rsidR="00357641" w:rsidRDefault="00000000">
            <w:pPr>
              <w:spacing w:after="0" w:line="259" w:lineRule="auto"/>
              <w:ind w:left="41" w:right="0" w:firstLine="0"/>
              <w:jc w:val="left"/>
            </w:pPr>
            <w:r>
              <w:rPr>
                <w:sz w:val="14"/>
              </w:rPr>
              <w:t xml:space="preserve">91.46 </w:t>
            </w:r>
            <w:r>
              <w:rPr>
                <w:sz w:val="12"/>
              </w:rPr>
              <w:t>(</w:t>
            </w:r>
            <w:r>
              <w:rPr>
                <w:sz w:val="14"/>
              </w:rPr>
              <w:t>-2.88</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58B69FA8" w14:textId="77777777" w:rsidR="00357641" w:rsidRDefault="00000000">
            <w:pPr>
              <w:spacing w:after="0" w:line="259" w:lineRule="auto"/>
              <w:ind w:left="0" w:right="0" w:firstLine="0"/>
              <w:jc w:val="center"/>
            </w:pPr>
            <w:r>
              <w:rPr>
                <w:sz w:val="14"/>
              </w:rPr>
              <w:t>1.94</w:t>
            </w:r>
          </w:p>
        </w:tc>
        <w:tc>
          <w:tcPr>
            <w:tcW w:w="983" w:type="dxa"/>
            <w:tcBorders>
              <w:top w:val="single" w:sz="3" w:space="0" w:color="000000"/>
              <w:left w:val="single" w:sz="3" w:space="0" w:color="000000"/>
              <w:bottom w:val="single" w:sz="3" w:space="0" w:color="000000"/>
              <w:right w:val="single" w:sz="3" w:space="0" w:color="000000"/>
            </w:tcBorders>
          </w:tcPr>
          <w:p w14:paraId="7117CD8A"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39351B59" w14:textId="77777777" w:rsidR="00357641" w:rsidRDefault="00000000">
            <w:pPr>
              <w:spacing w:after="0" w:line="259" w:lineRule="auto"/>
              <w:ind w:left="0" w:right="0" w:firstLine="0"/>
              <w:jc w:val="center"/>
            </w:pPr>
            <w:r>
              <w:rPr>
                <w:sz w:val="14"/>
              </w:rPr>
              <w:t>22.6</w:t>
            </w:r>
          </w:p>
        </w:tc>
        <w:tc>
          <w:tcPr>
            <w:tcW w:w="983" w:type="dxa"/>
            <w:tcBorders>
              <w:top w:val="single" w:sz="3" w:space="0" w:color="000000"/>
              <w:left w:val="single" w:sz="3" w:space="0" w:color="000000"/>
              <w:bottom w:val="single" w:sz="3" w:space="0" w:color="000000"/>
              <w:right w:val="single" w:sz="3" w:space="0" w:color="000000"/>
            </w:tcBorders>
          </w:tcPr>
          <w:p w14:paraId="4566F4AE" w14:textId="77777777" w:rsidR="00357641" w:rsidRDefault="00000000">
            <w:pPr>
              <w:spacing w:after="0" w:line="259" w:lineRule="auto"/>
              <w:ind w:left="0" w:right="0" w:firstLine="0"/>
              <w:jc w:val="center"/>
            </w:pPr>
            <w:r>
              <w:rPr>
                <w:sz w:val="14"/>
              </w:rPr>
              <w:t>-</w:t>
            </w:r>
          </w:p>
        </w:tc>
      </w:tr>
      <w:tr w:rsidR="00357641" w14:paraId="7528D249"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4D6879BA"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3C12BB13"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359F8DF6"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4515E9D6" w14:textId="77777777" w:rsidR="00357641" w:rsidRDefault="00000000">
            <w:pPr>
              <w:spacing w:after="0" w:line="259" w:lineRule="auto"/>
              <w:ind w:left="0" w:right="0" w:firstLine="0"/>
              <w:jc w:val="center"/>
            </w:pPr>
            <w:r>
              <w:rPr>
                <w:sz w:val="14"/>
              </w:rPr>
              <w:t>0.15</w:t>
            </w:r>
          </w:p>
        </w:tc>
        <w:tc>
          <w:tcPr>
            <w:tcW w:w="983" w:type="dxa"/>
            <w:tcBorders>
              <w:top w:val="single" w:sz="3" w:space="0" w:color="000000"/>
              <w:left w:val="single" w:sz="3" w:space="0" w:color="000000"/>
              <w:bottom w:val="single" w:sz="3" w:space="0" w:color="000000"/>
              <w:right w:val="single" w:sz="3" w:space="0" w:color="000000"/>
            </w:tcBorders>
          </w:tcPr>
          <w:p w14:paraId="74B89DEA"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698F1EC7" w14:textId="77777777" w:rsidR="00357641" w:rsidRDefault="00000000">
            <w:pPr>
              <w:spacing w:after="0" w:line="259" w:lineRule="auto"/>
              <w:ind w:left="41" w:right="0" w:firstLine="0"/>
              <w:jc w:val="left"/>
            </w:pPr>
            <w:r>
              <w:rPr>
                <w:sz w:val="14"/>
              </w:rPr>
              <w:t xml:space="preserve">91.45 </w:t>
            </w:r>
            <w:r>
              <w:rPr>
                <w:sz w:val="12"/>
              </w:rPr>
              <w:t>(</w:t>
            </w:r>
            <w:r>
              <w:rPr>
                <w:sz w:val="14"/>
              </w:rPr>
              <w:t>-2.90</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329CB367" w14:textId="77777777" w:rsidR="00357641" w:rsidRDefault="00000000">
            <w:pPr>
              <w:spacing w:after="0" w:line="259" w:lineRule="auto"/>
              <w:ind w:left="0" w:right="0" w:firstLine="0"/>
              <w:jc w:val="center"/>
            </w:pPr>
            <w:r>
              <w:rPr>
                <w:sz w:val="14"/>
              </w:rPr>
              <w:t>3.92</w:t>
            </w:r>
          </w:p>
        </w:tc>
        <w:tc>
          <w:tcPr>
            <w:tcW w:w="983" w:type="dxa"/>
            <w:tcBorders>
              <w:top w:val="single" w:sz="3" w:space="0" w:color="000000"/>
              <w:left w:val="single" w:sz="3" w:space="0" w:color="000000"/>
              <w:bottom w:val="single" w:sz="3" w:space="0" w:color="000000"/>
              <w:right w:val="single" w:sz="3" w:space="0" w:color="000000"/>
            </w:tcBorders>
          </w:tcPr>
          <w:p w14:paraId="409B3A9A"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1E240B07" w14:textId="77777777" w:rsidR="00357641" w:rsidRDefault="00000000">
            <w:pPr>
              <w:spacing w:after="0" w:line="259" w:lineRule="auto"/>
              <w:ind w:left="0" w:right="0" w:firstLine="0"/>
              <w:jc w:val="center"/>
            </w:pPr>
            <w:r>
              <w:rPr>
                <w:sz w:val="14"/>
              </w:rPr>
              <w:t>24.3</w:t>
            </w:r>
          </w:p>
        </w:tc>
        <w:tc>
          <w:tcPr>
            <w:tcW w:w="983" w:type="dxa"/>
            <w:tcBorders>
              <w:top w:val="single" w:sz="3" w:space="0" w:color="000000"/>
              <w:left w:val="single" w:sz="3" w:space="0" w:color="000000"/>
              <w:bottom w:val="single" w:sz="3" w:space="0" w:color="000000"/>
              <w:right w:val="single" w:sz="3" w:space="0" w:color="000000"/>
            </w:tcBorders>
          </w:tcPr>
          <w:p w14:paraId="67C7C04A" w14:textId="77777777" w:rsidR="00357641" w:rsidRDefault="00000000">
            <w:pPr>
              <w:spacing w:after="0" w:line="259" w:lineRule="auto"/>
              <w:ind w:left="0" w:right="0" w:firstLine="0"/>
              <w:jc w:val="center"/>
            </w:pPr>
            <w:r>
              <w:rPr>
                <w:sz w:val="14"/>
              </w:rPr>
              <w:t>-</w:t>
            </w:r>
          </w:p>
        </w:tc>
      </w:tr>
      <w:tr w:rsidR="00357641" w14:paraId="38CCDA11"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3A1840F1"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4F80324B"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041651CC" w14:textId="77777777" w:rsidR="00357641" w:rsidRDefault="00000000">
            <w:pPr>
              <w:spacing w:after="0" w:line="259" w:lineRule="auto"/>
              <w:ind w:left="0" w:right="0" w:firstLine="0"/>
              <w:jc w:val="center"/>
            </w:pPr>
            <w:r>
              <w:rPr>
                <w:sz w:val="14"/>
              </w:rPr>
              <w:t>32.0</w:t>
            </w:r>
          </w:p>
        </w:tc>
        <w:tc>
          <w:tcPr>
            <w:tcW w:w="983" w:type="dxa"/>
            <w:tcBorders>
              <w:top w:val="single" w:sz="3" w:space="0" w:color="000000"/>
              <w:left w:val="single" w:sz="3" w:space="0" w:color="000000"/>
              <w:bottom w:val="single" w:sz="3" w:space="0" w:color="000000"/>
              <w:right w:val="single" w:sz="3" w:space="0" w:color="000000"/>
            </w:tcBorders>
          </w:tcPr>
          <w:p w14:paraId="674CBDD3"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061B22C5" w14:textId="77777777" w:rsidR="00357641" w:rsidRDefault="00000000">
            <w:pPr>
              <w:spacing w:after="0" w:line="259" w:lineRule="auto"/>
              <w:ind w:left="0" w:right="0" w:firstLine="0"/>
              <w:jc w:val="center"/>
            </w:pPr>
            <w:r>
              <w:rPr>
                <w:sz w:val="14"/>
              </w:rPr>
              <w:t>3.0</w:t>
            </w:r>
          </w:p>
        </w:tc>
        <w:tc>
          <w:tcPr>
            <w:tcW w:w="983" w:type="dxa"/>
            <w:tcBorders>
              <w:top w:val="single" w:sz="3" w:space="0" w:color="000000"/>
              <w:left w:val="single" w:sz="3" w:space="0" w:color="000000"/>
              <w:bottom w:val="single" w:sz="3" w:space="0" w:color="000000"/>
              <w:right w:val="single" w:sz="3" w:space="0" w:color="000000"/>
            </w:tcBorders>
          </w:tcPr>
          <w:p w14:paraId="5A118E3F" w14:textId="77777777" w:rsidR="00357641" w:rsidRDefault="00000000">
            <w:pPr>
              <w:spacing w:after="0" w:line="259" w:lineRule="auto"/>
              <w:ind w:left="41" w:right="0" w:firstLine="0"/>
              <w:jc w:val="left"/>
            </w:pPr>
            <w:r>
              <w:rPr>
                <w:sz w:val="14"/>
              </w:rPr>
              <w:t xml:space="preserve">90.98 </w:t>
            </w:r>
            <w:r>
              <w:rPr>
                <w:sz w:val="12"/>
              </w:rPr>
              <w:t>(</w:t>
            </w:r>
            <w:r>
              <w:rPr>
                <w:sz w:val="14"/>
              </w:rPr>
              <w:t>-3.36</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6E8AE6F1" w14:textId="77777777" w:rsidR="00357641" w:rsidRDefault="00000000">
            <w:pPr>
              <w:spacing w:after="0" w:line="259" w:lineRule="auto"/>
              <w:ind w:left="0" w:right="0" w:firstLine="0"/>
              <w:jc w:val="center"/>
            </w:pPr>
            <w:r>
              <w:rPr>
                <w:sz w:val="14"/>
              </w:rPr>
              <w:t>7.11</w:t>
            </w:r>
          </w:p>
        </w:tc>
        <w:tc>
          <w:tcPr>
            <w:tcW w:w="983" w:type="dxa"/>
            <w:tcBorders>
              <w:top w:val="single" w:sz="3" w:space="0" w:color="000000"/>
              <w:left w:val="single" w:sz="3" w:space="0" w:color="000000"/>
              <w:bottom w:val="single" w:sz="3" w:space="0" w:color="000000"/>
              <w:right w:val="single" w:sz="3" w:space="0" w:color="000000"/>
            </w:tcBorders>
          </w:tcPr>
          <w:p w14:paraId="61CAA682"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3662A5EA" w14:textId="77777777" w:rsidR="00357641" w:rsidRDefault="00000000">
            <w:pPr>
              <w:spacing w:after="0" w:line="259" w:lineRule="auto"/>
              <w:ind w:left="0" w:right="0" w:firstLine="0"/>
              <w:jc w:val="center"/>
            </w:pPr>
            <w:r>
              <w:rPr>
                <w:sz w:val="14"/>
              </w:rPr>
              <w:t>25.3</w:t>
            </w:r>
          </w:p>
        </w:tc>
        <w:tc>
          <w:tcPr>
            <w:tcW w:w="983" w:type="dxa"/>
            <w:tcBorders>
              <w:top w:val="single" w:sz="3" w:space="0" w:color="000000"/>
              <w:left w:val="single" w:sz="3" w:space="0" w:color="000000"/>
              <w:bottom w:val="single" w:sz="3" w:space="0" w:color="000000"/>
              <w:right w:val="single" w:sz="3" w:space="0" w:color="000000"/>
            </w:tcBorders>
          </w:tcPr>
          <w:p w14:paraId="0183CFF0" w14:textId="77777777" w:rsidR="00357641" w:rsidRDefault="00000000">
            <w:pPr>
              <w:spacing w:after="0" w:line="259" w:lineRule="auto"/>
              <w:ind w:left="0" w:right="0" w:firstLine="0"/>
              <w:jc w:val="center"/>
            </w:pPr>
            <w:r>
              <w:rPr>
                <w:sz w:val="14"/>
              </w:rPr>
              <w:t>-</w:t>
            </w:r>
          </w:p>
        </w:tc>
      </w:tr>
      <w:tr w:rsidR="00357641" w14:paraId="7CB5D06D"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25D69AA4"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34F74A10"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0DE12267"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10F1940D"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1EC966E7" w14:textId="77777777" w:rsidR="00357641" w:rsidRDefault="00000000">
            <w:pPr>
              <w:spacing w:after="0" w:line="259" w:lineRule="auto"/>
              <w:ind w:left="0" w:right="0" w:firstLine="0"/>
              <w:jc w:val="center"/>
            </w:pPr>
            <w:r>
              <w:rPr>
                <w:sz w:val="14"/>
              </w:rPr>
              <w:t>5.0</w:t>
            </w:r>
          </w:p>
        </w:tc>
        <w:tc>
          <w:tcPr>
            <w:tcW w:w="983" w:type="dxa"/>
            <w:tcBorders>
              <w:top w:val="single" w:sz="3" w:space="0" w:color="000000"/>
              <w:left w:val="single" w:sz="3" w:space="0" w:color="000000"/>
              <w:bottom w:val="single" w:sz="3" w:space="0" w:color="000000"/>
              <w:right w:val="single" w:sz="3" w:space="0" w:color="000000"/>
            </w:tcBorders>
          </w:tcPr>
          <w:p w14:paraId="2F7D7DE4" w14:textId="77777777" w:rsidR="00357641" w:rsidRDefault="00000000">
            <w:pPr>
              <w:spacing w:after="0" w:line="259" w:lineRule="auto"/>
              <w:ind w:left="41" w:right="0" w:firstLine="0"/>
              <w:jc w:val="left"/>
            </w:pPr>
            <w:r>
              <w:rPr>
                <w:sz w:val="14"/>
              </w:rPr>
              <w:t xml:space="preserve">90.55 </w:t>
            </w:r>
            <w:r>
              <w:rPr>
                <w:sz w:val="12"/>
              </w:rPr>
              <w:t>(</w:t>
            </w:r>
            <w:r>
              <w:rPr>
                <w:sz w:val="14"/>
              </w:rPr>
              <w:t>-3.80</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7C5362B9" w14:textId="77777777" w:rsidR="00357641" w:rsidRDefault="00000000">
            <w:pPr>
              <w:spacing w:after="0" w:line="259" w:lineRule="auto"/>
              <w:ind w:left="0" w:right="0" w:firstLine="0"/>
              <w:jc w:val="center"/>
            </w:pPr>
            <w:r>
              <w:rPr>
                <w:sz w:val="14"/>
              </w:rPr>
              <w:t>6.23</w:t>
            </w:r>
          </w:p>
        </w:tc>
        <w:tc>
          <w:tcPr>
            <w:tcW w:w="983" w:type="dxa"/>
            <w:tcBorders>
              <w:top w:val="single" w:sz="3" w:space="0" w:color="000000"/>
              <w:left w:val="single" w:sz="3" w:space="0" w:color="000000"/>
              <w:bottom w:val="single" w:sz="3" w:space="0" w:color="000000"/>
              <w:right w:val="single" w:sz="3" w:space="0" w:color="000000"/>
            </w:tcBorders>
          </w:tcPr>
          <w:p w14:paraId="25FF5DAD" w14:textId="77777777" w:rsidR="00357641" w:rsidRDefault="00000000">
            <w:pPr>
              <w:spacing w:after="0" w:line="259" w:lineRule="auto"/>
              <w:ind w:left="0" w:right="0" w:firstLine="0"/>
              <w:jc w:val="center"/>
            </w:pPr>
            <w:r>
              <w:rPr>
                <w:sz w:val="14"/>
              </w:rPr>
              <w:t>0.737</w:t>
            </w:r>
          </w:p>
        </w:tc>
        <w:tc>
          <w:tcPr>
            <w:tcW w:w="983" w:type="dxa"/>
            <w:tcBorders>
              <w:top w:val="single" w:sz="3" w:space="0" w:color="000000"/>
              <w:left w:val="single" w:sz="3" w:space="0" w:color="000000"/>
              <w:bottom w:val="single" w:sz="3" w:space="0" w:color="000000"/>
              <w:right w:val="single" w:sz="3" w:space="0" w:color="000000"/>
            </w:tcBorders>
          </w:tcPr>
          <w:p w14:paraId="50B98319" w14:textId="77777777" w:rsidR="00357641" w:rsidRDefault="00000000">
            <w:pPr>
              <w:spacing w:after="0" w:line="259" w:lineRule="auto"/>
              <w:ind w:left="0" w:right="0" w:firstLine="0"/>
              <w:jc w:val="center"/>
            </w:pPr>
            <w:r>
              <w:rPr>
                <w:sz w:val="14"/>
              </w:rPr>
              <w:t>24.7</w:t>
            </w:r>
          </w:p>
        </w:tc>
        <w:tc>
          <w:tcPr>
            <w:tcW w:w="983" w:type="dxa"/>
            <w:tcBorders>
              <w:top w:val="single" w:sz="3" w:space="0" w:color="000000"/>
              <w:left w:val="single" w:sz="3" w:space="0" w:color="000000"/>
              <w:bottom w:val="single" w:sz="3" w:space="0" w:color="000000"/>
              <w:right w:val="single" w:sz="3" w:space="0" w:color="000000"/>
            </w:tcBorders>
          </w:tcPr>
          <w:p w14:paraId="77E73A55" w14:textId="77777777" w:rsidR="00357641" w:rsidRDefault="00000000">
            <w:pPr>
              <w:spacing w:after="0" w:line="259" w:lineRule="auto"/>
              <w:ind w:left="0" w:right="0" w:firstLine="0"/>
              <w:jc w:val="center"/>
            </w:pPr>
            <w:r>
              <w:rPr>
                <w:sz w:val="14"/>
              </w:rPr>
              <w:t>-</w:t>
            </w:r>
          </w:p>
        </w:tc>
      </w:tr>
      <w:tr w:rsidR="00357641" w14:paraId="546C5D94"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6609E80C"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2517F757"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23789C6C"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6515B093" w14:textId="77777777" w:rsidR="00357641" w:rsidRDefault="00000000">
            <w:pPr>
              <w:spacing w:after="0" w:line="259" w:lineRule="auto"/>
              <w:ind w:left="0" w:right="0" w:firstLine="0"/>
              <w:jc w:val="center"/>
            </w:pPr>
            <w:r>
              <w:rPr>
                <w:sz w:val="14"/>
              </w:rPr>
              <w:t>0.1</w:t>
            </w:r>
          </w:p>
        </w:tc>
        <w:tc>
          <w:tcPr>
            <w:tcW w:w="983" w:type="dxa"/>
            <w:tcBorders>
              <w:top w:val="single" w:sz="3" w:space="0" w:color="000000"/>
              <w:left w:val="single" w:sz="3" w:space="0" w:color="000000"/>
              <w:bottom w:val="single" w:sz="3" w:space="0" w:color="000000"/>
              <w:right w:val="single" w:sz="3" w:space="0" w:color="000000"/>
            </w:tcBorders>
          </w:tcPr>
          <w:p w14:paraId="0C23F356" w14:textId="77777777" w:rsidR="00357641" w:rsidRDefault="00000000">
            <w:pPr>
              <w:spacing w:after="0" w:line="259" w:lineRule="auto"/>
              <w:ind w:left="0" w:right="0" w:firstLine="0"/>
              <w:jc w:val="center"/>
            </w:pPr>
            <w:r>
              <w:rPr>
                <w:sz w:val="14"/>
              </w:rPr>
              <w:t>7.0</w:t>
            </w:r>
          </w:p>
        </w:tc>
        <w:tc>
          <w:tcPr>
            <w:tcW w:w="983" w:type="dxa"/>
            <w:tcBorders>
              <w:top w:val="single" w:sz="3" w:space="0" w:color="000000"/>
              <w:left w:val="single" w:sz="3" w:space="0" w:color="000000"/>
              <w:bottom w:val="single" w:sz="3" w:space="0" w:color="000000"/>
              <w:right w:val="single" w:sz="3" w:space="0" w:color="000000"/>
            </w:tcBorders>
          </w:tcPr>
          <w:p w14:paraId="5A3AEE5A" w14:textId="77777777" w:rsidR="00357641" w:rsidRDefault="00000000">
            <w:pPr>
              <w:spacing w:after="0" w:line="259" w:lineRule="auto"/>
              <w:ind w:left="41" w:right="0" w:firstLine="0"/>
              <w:jc w:val="left"/>
            </w:pPr>
            <w:r>
              <w:rPr>
                <w:sz w:val="14"/>
              </w:rPr>
              <w:t xml:space="preserve">88.87 </w:t>
            </w:r>
            <w:r>
              <w:rPr>
                <w:sz w:val="12"/>
              </w:rPr>
              <w:t>(</w:t>
            </w:r>
            <w:r>
              <w:rPr>
                <w:sz w:val="14"/>
              </w:rPr>
              <w:t>-5.47</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21D6D0CF" w14:textId="77777777" w:rsidR="00357641" w:rsidRDefault="00000000">
            <w:pPr>
              <w:spacing w:after="0" w:line="259" w:lineRule="auto"/>
              <w:ind w:left="0" w:right="0" w:firstLine="0"/>
              <w:jc w:val="center"/>
            </w:pPr>
            <w:r>
              <w:rPr>
                <w:sz w:val="14"/>
              </w:rPr>
              <w:t>47.22</w:t>
            </w:r>
          </w:p>
        </w:tc>
        <w:tc>
          <w:tcPr>
            <w:tcW w:w="983" w:type="dxa"/>
            <w:tcBorders>
              <w:top w:val="single" w:sz="3" w:space="0" w:color="000000"/>
              <w:left w:val="single" w:sz="3" w:space="0" w:color="000000"/>
              <w:bottom w:val="single" w:sz="3" w:space="0" w:color="000000"/>
              <w:right w:val="single" w:sz="3" w:space="0" w:color="000000"/>
            </w:tcBorders>
          </w:tcPr>
          <w:p w14:paraId="49154E12" w14:textId="77777777" w:rsidR="00357641" w:rsidRDefault="00000000">
            <w:pPr>
              <w:spacing w:after="0" w:line="259" w:lineRule="auto"/>
              <w:ind w:left="0" w:right="0" w:firstLine="0"/>
              <w:jc w:val="center"/>
            </w:pPr>
            <w:r>
              <w:rPr>
                <w:sz w:val="14"/>
                <w:u w:val="single" w:color="000000"/>
              </w:rPr>
              <w:t>0.733</w:t>
            </w:r>
          </w:p>
        </w:tc>
        <w:tc>
          <w:tcPr>
            <w:tcW w:w="983" w:type="dxa"/>
            <w:tcBorders>
              <w:top w:val="single" w:sz="3" w:space="0" w:color="000000"/>
              <w:left w:val="single" w:sz="3" w:space="0" w:color="000000"/>
              <w:bottom w:val="single" w:sz="3" w:space="0" w:color="000000"/>
              <w:right w:val="single" w:sz="3" w:space="0" w:color="000000"/>
            </w:tcBorders>
          </w:tcPr>
          <w:p w14:paraId="5160DD35" w14:textId="77777777" w:rsidR="00357641" w:rsidRDefault="00000000">
            <w:pPr>
              <w:spacing w:after="0" w:line="259" w:lineRule="auto"/>
              <w:ind w:left="0" w:right="0" w:firstLine="0"/>
              <w:jc w:val="center"/>
            </w:pPr>
            <w:r>
              <w:rPr>
                <w:sz w:val="14"/>
              </w:rPr>
              <w:t>37.3</w:t>
            </w:r>
          </w:p>
        </w:tc>
        <w:tc>
          <w:tcPr>
            <w:tcW w:w="983" w:type="dxa"/>
            <w:tcBorders>
              <w:top w:val="single" w:sz="3" w:space="0" w:color="000000"/>
              <w:left w:val="single" w:sz="3" w:space="0" w:color="000000"/>
              <w:bottom w:val="single" w:sz="3" w:space="0" w:color="000000"/>
              <w:right w:val="single" w:sz="3" w:space="0" w:color="000000"/>
            </w:tcBorders>
          </w:tcPr>
          <w:p w14:paraId="0C131DD6" w14:textId="77777777" w:rsidR="00357641" w:rsidRDefault="00000000">
            <w:pPr>
              <w:spacing w:after="0" w:line="259" w:lineRule="auto"/>
              <w:ind w:left="0" w:right="0" w:firstLine="0"/>
              <w:jc w:val="center"/>
            </w:pPr>
            <w:r>
              <w:rPr>
                <w:sz w:val="14"/>
              </w:rPr>
              <w:t>-</w:t>
            </w:r>
          </w:p>
        </w:tc>
      </w:tr>
      <w:tr w:rsidR="00357641" w14:paraId="15ABD63A"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5C4ED181"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56C81A6D"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55AABC43" w14:textId="77777777" w:rsidR="00357641" w:rsidRDefault="00000000">
            <w:pPr>
              <w:spacing w:after="0" w:line="259" w:lineRule="auto"/>
              <w:ind w:left="0" w:right="0" w:firstLine="0"/>
              <w:jc w:val="center"/>
            </w:pPr>
            <w:r>
              <w:rPr>
                <w:sz w:val="14"/>
              </w:rPr>
              <w:t>16.0</w:t>
            </w:r>
          </w:p>
        </w:tc>
        <w:tc>
          <w:tcPr>
            <w:tcW w:w="983" w:type="dxa"/>
            <w:tcBorders>
              <w:top w:val="single" w:sz="3" w:space="0" w:color="000000"/>
              <w:left w:val="single" w:sz="3" w:space="0" w:color="000000"/>
              <w:bottom w:val="single" w:sz="3" w:space="0" w:color="000000"/>
              <w:right w:val="single" w:sz="3" w:space="0" w:color="000000"/>
            </w:tcBorders>
          </w:tcPr>
          <w:p w14:paraId="12052910"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6B0512AB" w14:textId="77777777" w:rsidR="00357641" w:rsidRDefault="00000000">
            <w:pPr>
              <w:spacing w:after="0" w:line="259" w:lineRule="auto"/>
              <w:ind w:left="0" w:right="0" w:firstLine="0"/>
              <w:jc w:val="center"/>
            </w:pPr>
            <w:r>
              <w:rPr>
                <w:sz w:val="14"/>
              </w:rPr>
              <w:t>10.0</w:t>
            </w:r>
          </w:p>
        </w:tc>
        <w:tc>
          <w:tcPr>
            <w:tcW w:w="983" w:type="dxa"/>
            <w:tcBorders>
              <w:top w:val="single" w:sz="3" w:space="0" w:color="000000"/>
              <w:left w:val="single" w:sz="3" w:space="0" w:color="000000"/>
              <w:bottom w:val="single" w:sz="3" w:space="0" w:color="000000"/>
              <w:right w:val="single" w:sz="3" w:space="0" w:color="000000"/>
            </w:tcBorders>
          </w:tcPr>
          <w:p w14:paraId="3CAA0B61" w14:textId="77777777" w:rsidR="00357641" w:rsidRDefault="00000000">
            <w:pPr>
              <w:spacing w:after="0" w:line="259" w:lineRule="auto"/>
              <w:ind w:left="41" w:right="0" w:firstLine="0"/>
              <w:jc w:val="left"/>
            </w:pPr>
            <w:r>
              <w:rPr>
                <w:sz w:val="14"/>
              </w:rPr>
              <w:t xml:space="preserve">88.19 </w:t>
            </w:r>
            <w:r>
              <w:rPr>
                <w:sz w:val="12"/>
              </w:rPr>
              <w:t>(</w:t>
            </w:r>
            <w:r>
              <w:rPr>
                <w:sz w:val="14"/>
              </w:rPr>
              <w:t>-6.16</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62835962" w14:textId="77777777" w:rsidR="00357641" w:rsidRDefault="00000000">
            <w:pPr>
              <w:spacing w:after="0" w:line="259" w:lineRule="auto"/>
              <w:ind w:left="0" w:right="0" w:firstLine="0"/>
              <w:jc w:val="center"/>
            </w:pPr>
            <w:r>
              <w:rPr>
                <w:sz w:val="14"/>
                <w:u w:val="single" w:color="000000"/>
              </w:rPr>
              <w:t>49.0</w:t>
            </w:r>
          </w:p>
        </w:tc>
        <w:tc>
          <w:tcPr>
            <w:tcW w:w="983" w:type="dxa"/>
            <w:tcBorders>
              <w:top w:val="single" w:sz="3" w:space="0" w:color="000000"/>
              <w:left w:val="single" w:sz="3" w:space="0" w:color="000000"/>
              <w:bottom w:val="single" w:sz="3" w:space="0" w:color="000000"/>
              <w:right w:val="single" w:sz="3" w:space="0" w:color="000000"/>
            </w:tcBorders>
          </w:tcPr>
          <w:p w14:paraId="6408F9F0" w14:textId="77777777" w:rsidR="00357641" w:rsidRDefault="00000000">
            <w:pPr>
              <w:spacing w:after="0" w:line="259" w:lineRule="auto"/>
              <w:ind w:left="0" w:right="0" w:firstLine="0"/>
              <w:jc w:val="center"/>
            </w:pPr>
            <w:r>
              <w:rPr>
                <w:sz w:val="14"/>
                <w:u w:val="single" w:color="000000"/>
              </w:rPr>
              <w:t>0.733</w:t>
            </w:r>
          </w:p>
        </w:tc>
        <w:tc>
          <w:tcPr>
            <w:tcW w:w="983" w:type="dxa"/>
            <w:tcBorders>
              <w:top w:val="single" w:sz="3" w:space="0" w:color="000000"/>
              <w:left w:val="single" w:sz="3" w:space="0" w:color="000000"/>
              <w:bottom w:val="single" w:sz="3" w:space="0" w:color="000000"/>
              <w:right w:val="single" w:sz="3" w:space="0" w:color="000000"/>
            </w:tcBorders>
          </w:tcPr>
          <w:p w14:paraId="47695743" w14:textId="77777777" w:rsidR="00357641" w:rsidRDefault="00000000">
            <w:pPr>
              <w:spacing w:after="0" w:line="259" w:lineRule="auto"/>
              <w:ind w:left="0" w:right="0" w:firstLine="0"/>
              <w:jc w:val="center"/>
            </w:pPr>
            <w:r>
              <w:rPr>
                <w:sz w:val="14"/>
                <w:u w:val="single" w:color="000000"/>
              </w:rPr>
              <w:t>38.3</w:t>
            </w:r>
          </w:p>
        </w:tc>
        <w:tc>
          <w:tcPr>
            <w:tcW w:w="983" w:type="dxa"/>
            <w:tcBorders>
              <w:top w:val="single" w:sz="3" w:space="0" w:color="000000"/>
              <w:left w:val="single" w:sz="3" w:space="0" w:color="000000"/>
              <w:bottom w:val="single" w:sz="3" w:space="0" w:color="000000"/>
              <w:right w:val="single" w:sz="3" w:space="0" w:color="000000"/>
            </w:tcBorders>
          </w:tcPr>
          <w:p w14:paraId="2F456E79" w14:textId="77777777" w:rsidR="00357641" w:rsidRDefault="00000000">
            <w:pPr>
              <w:spacing w:after="0" w:line="259" w:lineRule="auto"/>
              <w:ind w:left="0" w:right="0" w:firstLine="0"/>
              <w:jc w:val="center"/>
            </w:pPr>
            <w:r>
              <w:rPr>
                <w:sz w:val="14"/>
              </w:rPr>
              <w:t>-</w:t>
            </w:r>
          </w:p>
        </w:tc>
      </w:tr>
      <w:tr w:rsidR="00357641" w14:paraId="26DE2B08" w14:textId="77777777">
        <w:trPr>
          <w:trHeight w:val="327"/>
        </w:trPr>
        <w:tc>
          <w:tcPr>
            <w:tcW w:w="1918" w:type="dxa"/>
            <w:tcBorders>
              <w:top w:val="single" w:sz="3" w:space="0" w:color="000000"/>
              <w:left w:val="single" w:sz="3" w:space="0" w:color="000000"/>
              <w:bottom w:val="single" w:sz="3" w:space="0" w:color="000000"/>
              <w:right w:val="single" w:sz="3" w:space="0" w:color="000000"/>
            </w:tcBorders>
          </w:tcPr>
          <w:p w14:paraId="7C46205F" w14:textId="77777777" w:rsidR="00357641" w:rsidRDefault="00000000">
            <w:pPr>
              <w:spacing w:after="0" w:line="259" w:lineRule="auto"/>
              <w:ind w:left="0" w:right="0" w:firstLine="0"/>
              <w:jc w:val="center"/>
            </w:pPr>
            <w:r>
              <w:rPr>
                <w:sz w:val="14"/>
              </w:rPr>
              <w:t>FrameDiff</w:t>
            </w:r>
          </w:p>
        </w:tc>
        <w:tc>
          <w:tcPr>
            <w:tcW w:w="983" w:type="dxa"/>
            <w:tcBorders>
              <w:top w:val="single" w:sz="3" w:space="0" w:color="000000"/>
              <w:left w:val="single" w:sz="3" w:space="0" w:color="000000"/>
              <w:bottom w:val="single" w:sz="3" w:space="0" w:color="000000"/>
              <w:right w:val="single" w:sz="3" w:space="0" w:color="000000"/>
            </w:tcBorders>
          </w:tcPr>
          <w:p w14:paraId="2954CA49" w14:textId="77777777" w:rsidR="00357641" w:rsidRDefault="00000000">
            <w:pPr>
              <w:spacing w:after="0" w:line="259" w:lineRule="auto"/>
              <w:ind w:left="0" w:right="0" w:firstLine="0"/>
              <w:jc w:val="center"/>
            </w:pPr>
            <w:r>
              <w:rPr>
                <w:sz w:val="14"/>
              </w:rPr>
              <w:t>0.5</w:t>
            </w:r>
          </w:p>
        </w:tc>
        <w:tc>
          <w:tcPr>
            <w:tcW w:w="983" w:type="dxa"/>
            <w:tcBorders>
              <w:top w:val="single" w:sz="3" w:space="0" w:color="000000"/>
              <w:left w:val="single" w:sz="3" w:space="0" w:color="000000"/>
              <w:bottom w:val="single" w:sz="3" w:space="0" w:color="000000"/>
              <w:right w:val="single" w:sz="3" w:space="0" w:color="000000"/>
            </w:tcBorders>
          </w:tcPr>
          <w:p w14:paraId="34E10A0B" w14:textId="77777777" w:rsidR="00357641" w:rsidRDefault="00000000">
            <w:pPr>
              <w:spacing w:after="0" w:line="259" w:lineRule="auto"/>
              <w:ind w:left="0" w:right="0" w:firstLine="0"/>
              <w:jc w:val="center"/>
            </w:pPr>
            <w:r>
              <w:rPr>
                <w:sz w:val="14"/>
              </w:rPr>
              <w:t>32.0</w:t>
            </w:r>
          </w:p>
        </w:tc>
        <w:tc>
          <w:tcPr>
            <w:tcW w:w="983" w:type="dxa"/>
            <w:tcBorders>
              <w:top w:val="single" w:sz="3" w:space="0" w:color="000000"/>
              <w:left w:val="single" w:sz="3" w:space="0" w:color="000000"/>
              <w:bottom w:val="single" w:sz="3" w:space="0" w:color="000000"/>
              <w:right w:val="single" w:sz="3" w:space="0" w:color="000000"/>
            </w:tcBorders>
          </w:tcPr>
          <w:p w14:paraId="384B1253" w14:textId="77777777" w:rsidR="00357641" w:rsidRDefault="00000000">
            <w:pPr>
              <w:spacing w:after="0" w:line="259" w:lineRule="auto"/>
              <w:ind w:left="0" w:right="0" w:firstLine="0"/>
              <w:jc w:val="center"/>
            </w:pPr>
            <w:r>
              <w:rPr>
                <w:sz w:val="14"/>
              </w:rPr>
              <w:t>0.05</w:t>
            </w:r>
          </w:p>
        </w:tc>
        <w:tc>
          <w:tcPr>
            <w:tcW w:w="983" w:type="dxa"/>
            <w:tcBorders>
              <w:top w:val="single" w:sz="3" w:space="0" w:color="000000"/>
              <w:left w:val="single" w:sz="3" w:space="0" w:color="000000"/>
              <w:bottom w:val="single" w:sz="3" w:space="0" w:color="000000"/>
              <w:right w:val="single" w:sz="3" w:space="0" w:color="000000"/>
            </w:tcBorders>
          </w:tcPr>
          <w:p w14:paraId="330ADB30" w14:textId="77777777" w:rsidR="00357641" w:rsidRDefault="00000000">
            <w:pPr>
              <w:spacing w:after="0" w:line="259" w:lineRule="auto"/>
              <w:ind w:left="0" w:right="0" w:firstLine="0"/>
              <w:jc w:val="center"/>
            </w:pPr>
            <w:r>
              <w:rPr>
                <w:sz w:val="14"/>
              </w:rPr>
              <w:t>10.0</w:t>
            </w:r>
          </w:p>
        </w:tc>
        <w:tc>
          <w:tcPr>
            <w:tcW w:w="983" w:type="dxa"/>
            <w:tcBorders>
              <w:top w:val="single" w:sz="3" w:space="0" w:color="000000"/>
              <w:left w:val="single" w:sz="3" w:space="0" w:color="000000"/>
              <w:bottom w:val="single" w:sz="3" w:space="0" w:color="000000"/>
              <w:right w:val="single" w:sz="3" w:space="0" w:color="000000"/>
            </w:tcBorders>
          </w:tcPr>
          <w:p w14:paraId="42877C88" w14:textId="77777777" w:rsidR="00357641" w:rsidRDefault="00000000">
            <w:pPr>
              <w:spacing w:after="0" w:line="259" w:lineRule="auto"/>
              <w:ind w:left="41" w:right="0" w:firstLine="0"/>
              <w:jc w:val="left"/>
            </w:pPr>
            <w:r>
              <w:rPr>
                <w:sz w:val="14"/>
              </w:rPr>
              <w:t xml:space="preserve">84.56 </w:t>
            </w:r>
            <w:r>
              <w:rPr>
                <w:sz w:val="12"/>
              </w:rPr>
              <w:t>(</w:t>
            </w:r>
            <w:r>
              <w:rPr>
                <w:sz w:val="14"/>
              </w:rPr>
              <w:t>-9.79</w:t>
            </w:r>
            <w:r>
              <w:rPr>
                <w:sz w:val="12"/>
              </w:rPr>
              <w:t>)</w:t>
            </w:r>
          </w:p>
        </w:tc>
        <w:tc>
          <w:tcPr>
            <w:tcW w:w="983" w:type="dxa"/>
            <w:tcBorders>
              <w:top w:val="single" w:sz="3" w:space="0" w:color="000000"/>
              <w:left w:val="single" w:sz="3" w:space="0" w:color="000000"/>
              <w:bottom w:val="single" w:sz="3" w:space="0" w:color="000000"/>
              <w:right w:val="single" w:sz="3" w:space="0" w:color="000000"/>
            </w:tcBorders>
          </w:tcPr>
          <w:p w14:paraId="62C13ACE" w14:textId="77777777" w:rsidR="00357641" w:rsidRDefault="00000000">
            <w:pPr>
              <w:spacing w:after="0" w:line="259" w:lineRule="auto"/>
              <w:ind w:left="0" w:right="0" w:firstLine="0"/>
              <w:jc w:val="center"/>
            </w:pPr>
            <w:r>
              <w:rPr>
                <w:b/>
                <w:sz w:val="14"/>
              </w:rPr>
              <w:t>59.53</w:t>
            </w:r>
          </w:p>
        </w:tc>
        <w:tc>
          <w:tcPr>
            <w:tcW w:w="983" w:type="dxa"/>
            <w:tcBorders>
              <w:top w:val="single" w:sz="3" w:space="0" w:color="000000"/>
              <w:left w:val="single" w:sz="3" w:space="0" w:color="000000"/>
              <w:bottom w:val="single" w:sz="3" w:space="0" w:color="000000"/>
              <w:right w:val="single" w:sz="3" w:space="0" w:color="000000"/>
            </w:tcBorders>
          </w:tcPr>
          <w:p w14:paraId="29F9E307" w14:textId="77777777" w:rsidR="00357641" w:rsidRDefault="00000000">
            <w:pPr>
              <w:spacing w:after="0" w:line="259" w:lineRule="auto"/>
              <w:ind w:left="0" w:right="0" w:firstLine="0"/>
              <w:jc w:val="center"/>
            </w:pPr>
            <w:r>
              <w:rPr>
                <w:b/>
                <w:sz w:val="14"/>
              </w:rPr>
              <w:t>0.73</w:t>
            </w:r>
          </w:p>
        </w:tc>
        <w:tc>
          <w:tcPr>
            <w:tcW w:w="983" w:type="dxa"/>
            <w:tcBorders>
              <w:top w:val="single" w:sz="3" w:space="0" w:color="000000"/>
              <w:left w:val="single" w:sz="3" w:space="0" w:color="000000"/>
              <w:bottom w:val="single" w:sz="3" w:space="0" w:color="000000"/>
              <w:right w:val="single" w:sz="3" w:space="0" w:color="000000"/>
            </w:tcBorders>
          </w:tcPr>
          <w:p w14:paraId="7287567C" w14:textId="77777777" w:rsidR="00357641" w:rsidRDefault="00000000">
            <w:pPr>
              <w:spacing w:after="0" w:line="259" w:lineRule="auto"/>
              <w:ind w:left="0" w:right="0" w:firstLine="0"/>
              <w:jc w:val="center"/>
            </w:pPr>
            <w:r>
              <w:rPr>
                <w:b/>
                <w:sz w:val="14"/>
              </w:rPr>
              <w:t>45.5</w:t>
            </w:r>
          </w:p>
        </w:tc>
        <w:tc>
          <w:tcPr>
            <w:tcW w:w="983" w:type="dxa"/>
            <w:tcBorders>
              <w:top w:val="single" w:sz="3" w:space="0" w:color="000000"/>
              <w:left w:val="single" w:sz="3" w:space="0" w:color="000000"/>
              <w:bottom w:val="single" w:sz="3" w:space="0" w:color="000000"/>
              <w:right w:val="single" w:sz="3" w:space="0" w:color="000000"/>
            </w:tcBorders>
          </w:tcPr>
          <w:p w14:paraId="4D0DD62C" w14:textId="77777777" w:rsidR="00357641" w:rsidRDefault="00000000">
            <w:pPr>
              <w:spacing w:after="0" w:line="259" w:lineRule="auto"/>
              <w:ind w:left="0" w:right="0" w:firstLine="0"/>
              <w:jc w:val="center"/>
            </w:pPr>
            <w:r>
              <w:rPr>
                <w:sz w:val="14"/>
              </w:rPr>
              <w:t>-</w:t>
            </w:r>
          </w:p>
        </w:tc>
      </w:tr>
    </w:tbl>
    <w:p w14:paraId="34258B9A" w14:textId="77777777" w:rsidR="00357641" w:rsidRDefault="00000000">
      <w:pPr>
        <w:spacing w:after="6"/>
        <w:ind w:left="47" w:right="20"/>
      </w:pPr>
      <w:r>
        <w:t xml:space="preserve">Table 3: Representative AccMotionDet hyperparameter configurations and their corresponding validation-set performance. Note that the </w:t>
      </w:r>
      <w:r>
        <w:rPr>
          <w:sz w:val="18"/>
        </w:rPr>
        <w:t>“</w:t>
      </w:r>
      <w:r>
        <w:t xml:space="preserve">Recall </w:t>
      </w:r>
      <w:r>
        <w:rPr>
          <w:sz w:val="18"/>
        </w:rPr>
        <w:t>(</w:t>
      </w:r>
      <w:r>
        <w:t>%</w:t>
      </w:r>
      <w:r>
        <w:rPr>
          <w:sz w:val="18"/>
        </w:rPr>
        <w:t xml:space="preserve">)” </w:t>
      </w:r>
      <w:r>
        <w:t xml:space="preserve">column displays the retained recall alongside the absolute recall drop relative to the baseline in parentheses, i.e., Recall </w:t>
      </w:r>
      <w:r>
        <w:rPr>
          <w:sz w:val="18"/>
        </w:rPr>
        <w:t>(</w:t>
      </w:r>
      <w:r>
        <w:t>-Recall Drop</w:t>
      </w:r>
      <w:r>
        <w:rPr>
          <w:sz w:val="18"/>
        </w:rPr>
        <w:t xml:space="preserve">). </w:t>
      </w:r>
      <w:r>
        <w:t xml:space="preserve">The best and second-best results for each metric are highlighted in </w:t>
      </w:r>
      <w:r>
        <w:rPr>
          <w:b/>
        </w:rPr>
        <w:t xml:space="preserve">bold </w:t>
      </w:r>
      <w:r>
        <w:t xml:space="preserve">and </w:t>
      </w:r>
      <w:r>
        <w:rPr>
          <w:i/>
          <w:u w:val="single" w:color="000000"/>
        </w:rPr>
        <w:t>italic underline</w:t>
      </w:r>
      <w:r>
        <w:t>, respectively. Note that Motion increment 𝜔 = 5 and Decay rate 𝛿 = 0.1 are fixed across all configurations.</w:t>
      </w:r>
    </w:p>
    <w:tbl>
      <w:tblPr>
        <w:tblStyle w:val="TableGrid"/>
        <w:tblW w:w="10764" w:type="dxa"/>
        <w:tblInd w:w="64" w:type="dxa"/>
        <w:tblCellMar>
          <w:top w:w="99" w:type="dxa"/>
          <w:left w:w="29" w:type="dxa"/>
          <w:right w:w="29" w:type="dxa"/>
        </w:tblCellMar>
        <w:tblLook w:val="04A0" w:firstRow="1" w:lastRow="0" w:firstColumn="1" w:lastColumn="0" w:noHBand="0" w:noVBand="1"/>
      </w:tblPr>
      <w:tblGrid>
        <w:gridCol w:w="1614"/>
        <w:gridCol w:w="831"/>
        <w:gridCol w:w="831"/>
        <w:gridCol w:w="832"/>
        <w:gridCol w:w="832"/>
        <w:gridCol w:w="832"/>
        <w:gridCol w:w="832"/>
        <w:gridCol w:w="832"/>
        <w:gridCol w:w="832"/>
        <w:gridCol w:w="832"/>
        <w:gridCol w:w="832"/>
        <w:gridCol w:w="832"/>
      </w:tblGrid>
      <w:tr w:rsidR="00357641" w14:paraId="7F067554" w14:textId="77777777">
        <w:trPr>
          <w:trHeight w:val="327"/>
        </w:trPr>
        <w:tc>
          <w:tcPr>
            <w:tcW w:w="1615" w:type="dxa"/>
            <w:vMerge w:val="restart"/>
            <w:tcBorders>
              <w:top w:val="single" w:sz="3" w:space="0" w:color="000000"/>
              <w:left w:val="single" w:sz="3" w:space="0" w:color="000000"/>
              <w:bottom w:val="single" w:sz="3" w:space="0" w:color="000000"/>
              <w:right w:val="single" w:sz="3" w:space="0" w:color="000000"/>
            </w:tcBorders>
            <w:vAlign w:val="center"/>
          </w:tcPr>
          <w:p w14:paraId="1F69678B" w14:textId="77777777" w:rsidR="00357641" w:rsidRDefault="00000000">
            <w:pPr>
              <w:spacing w:after="0" w:line="259" w:lineRule="auto"/>
              <w:ind w:left="0" w:right="0" w:firstLine="0"/>
              <w:jc w:val="center"/>
            </w:pPr>
            <w:r>
              <w:rPr>
                <w:b/>
                <w:sz w:val="14"/>
              </w:rPr>
              <w:t>Method</w:t>
            </w:r>
          </w:p>
        </w:tc>
        <w:tc>
          <w:tcPr>
            <w:tcW w:w="8317" w:type="dxa"/>
            <w:gridSpan w:val="10"/>
            <w:tcBorders>
              <w:top w:val="single" w:sz="3" w:space="0" w:color="000000"/>
              <w:left w:val="single" w:sz="3" w:space="0" w:color="000000"/>
              <w:bottom w:val="single" w:sz="3" w:space="0" w:color="000000"/>
              <w:right w:val="single" w:sz="3" w:space="0" w:color="000000"/>
            </w:tcBorders>
          </w:tcPr>
          <w:p w14:paraId="29B5F5BF" w14:textId="77777777" w:rsidR="00357641" w:rsidRDefault="00000000">
            <w:pPr>
              <w:spacing w:after="0" w:line="259" w:lineRule="auto"/>
              <w:ind w:left="2848" w:right="0" w:firstLine="0"/>
              <w:jc w:val="left"/>
            </w:pPr>
            <w:r>
              <w:rPr>
                <w:b/>
                <w:sz w:val="14"/>
              </w:rPr>
              <w:t>Parameters</w:t>
            </w:r>
          </w:p>
        </w:tc>
        <w:tc>
          <w:tcPr>
            <w:tcW w:w="832" w:type="dxa"/>
            <w:vMerge w:val="restart"/>
            <w:tcBorders>
              <w:top w:val="single" w:sz="3" w:space="0" w:color="000000"/>
              <w:left w:val="single" w:sz="3" w:space="0" w:color="000000"/>
              <w:bottom w:val="single" w:sz="3" w:space="0" w:color="000000"/>
              <w:right w:val="single" w:sz="3" w:space="0" w:color="000000"/>
            </w:tcBorders>
            <w:vAlign w:val="center"/>
          </w:tcPr>
          <w:p w14:paraId="44A16758" w14:textId="77777777" w:rsidR="00357641" w:rsidRDefault="00000000">
            <w:pPr>
              <w:spacing w:after="0" w:line="259" w:lineRule="auto"/>
              <w:ind w:left="0" w:right="0" w:firstLine="0"/>
              <w:jc w:val="center"/>
            </w:pPr>
            <w:r>
              <w:rPr>
                <w:b/>
                <w:sz w:val="14"/>
              </w:rPr>
              <w:t>Ranking Score</w:t>
            </w:r>
          </w:p>
        </w:tc>
      </w:tr>
      <w:tr w:rsidR="00357641" w14:paraId="55E35DAB" w14:textId="77777777">
        <w:trPr>
          <w:trHeight w:val="566"/>
        </w:trPr>
        <w:tc>
          <w:tcPr>
            <w:tcW w:w="0" w:type="auto"/>
            <w:vMerge/>
            <w:tcBorders>
              <w:top w:val="nil"/>
              <w:left w:val="single" w:sz="3" w:space="0" w:color="000000"/>
              <w:bottom w:val="single" w:sz="3" w:space="0" w:color="000000"/>
              <w:right w:val="single" w:sz="3" w:space="0" w:color="000000"/>
            </w:tcBorders>
          </w:tcPr>
          <w:p w14:paraId="35D019F7" w14:textId="77777777" w:rsidR="00357641" w:rsidRDefault="00357641">
            <w:pPr>
              <w:spacing w:after="160" w:line="259" w:lineRule="auto"/>
              <w:ind w:left="0" w:right="0" w:firstLine="0"/>
              <w:jc w:val="left"/>
            </w:pPr>
          </w:p>
        </w:tc>
        <w:tc>
          <w:tcPr>
            <w:tcW w:w="832" w:type="dxa"/>
            <w:tcBorders>
              <w:top w:val="single" w:sz="3" w:space="0" w:color="000000"/>
              <w:left w:val="single" w:sz="3" w:space="0" w:color="000000"/>
              <w:bottom w:val="single" w:sz="3" w:space="0" w:color="000000"/>
              <w:right w:val="single" w:sz="3" w:space="0" w:color="000000"/>
            </w:tcBorders>
            <w:vAlign w:val="center"/>
          </w:tcPr>
          <w:p w14:paraId="0B80FBB7" w14:textId="77777777" w:rsidR="00357641" w:rsidRDefault="00000000">
            <w:pPr>
              <w:spacing w:after="0" w:line="259" w:lineRule="auto"/>
              <w:ind w:left="0" w:right="0" w:firstLine="0"/>
            </w:pPr>
            <w:r>
              <w:rPr>
                <w:b/>
                <w:sz w:val="10"/>
              </w:rPr>
              <w:t xml:space="preserve">Scale </w:t>
            </w:r>
            <w:proofErr w:type="gramStart"/>
            <w:r>
              <w:rPr>
                <w:b/>
                <w:sz w:val="10"/>
              </w:rPr>
              <w:t>factor</w:t>
            </w:r>
            <w:proofErr w:type="gramEnd"/>
          </w:p>
          <w:p w14:paraId="6E454CEE" w14:textId="77777777" w:rsidR="00357641" w:rsidRDefault="00000000">
            <w:pPr>
              <w:spacing w:after="0" w:line="259" w:lineRule="auto"/>
              <w:ind w:left="0" w:right="0" w:firstLine="0"/>
              <w:jc w:val="center"/>
            </w:pPr>
            <w:r>
              <w:rPr>
                <w:sz w:val="10"/>
              </w:rPr>
              <w:t>𝛼</w:t>
            </w:r>
          </w:p>
        </w:tc>
        <w:tc>
          <w:tcPr>
            <w:tcW w:w="832" w:type="dxa"/>
            <w:tcBorders>
              <w:top w:val="single" w:sz="3" w:space="0" w:color="000000"/>
              <w:left w:val="single" w:sz="3" w:space="0" w:color="000000"/>
              <w:bottom w:val="single" w:sz="3" w:space="0" w:color="000000"/>
              <w:right w:val="single" w:sz="3" w:space="0" w:color="000000"/>
            </w:tcBorders>
            <w:vAlign w:val="center"/>
          </w:tcPr>
          <w:p w14:paraId="73A5422A" w14:textId="77777777" w:rsidR="00357641" w:rsidRDefault="00000000">
            <w:pPr>
              <w:spacing w:after="0" w:line="259" w:lineRule="auto"/>
              <w:ind w:left="55" w:right="0" w:firstLine="0"/>
              <w:jc w:val="left"/>
            </w:pPr>
            <w:r>
              <w:rPr>
                <w:b/>
                <w:sz w:val="10"/>
              </w:rPr>
              <w:t>Block size</w:t>
            </w:r>
          </w:p>
          <w:p w14:paraId="25E84144" w14:textId="77777777" w:rsidR="00357641" w:rsidRDefault="00000000">
            <w:pPr>
              <w:spacing w:after="0" w:line="259" w:lineRule="auto"/>
              <w:ind w:left="0" w:right="0" w:firstLine="0"/>
              <w:jc w:val="center"/>
            </w:pPr>
            <w:r>
              <w:rPr>
                <w:sz w:val="10"/>
              </w:rPr>
              <w:t>𝐵</w:t>
            </w:r>
          </w:p>
        </w:tc>
        <w:tc>
          <w:tcPr>
            <w:tcW w:w="832" w:type="dxa"/>
            <w:tcBorders>
              <w:top w:val="single" w:sz="3" w:space="0" w:color="000000"/>
              <w:left w:val="single" w:sz="3" w:space="0" w:color="000000"/>
              <w:bottom w:val="single" w:sz="3" w:space="0" w:color="000000"/>
              <w:right w:val="single" w:sz="3" w:space="0" w:color="000000"/>
            </w:tcBorders>
          </w:tcPr>
          <w:p w14:paraId="5A1C98DB" w14:textId="77777777" w:rsidR="00357641" w:rsidRDefault="00000000">
            <w:pPr>
              <w:spacing w:after="0" w:line="259" w:lineRule="auto"/>
              <w:ind w:left="7" w:right="7" w:firstLine="0"/>
              <w:jc w:val="center"/>
            </w:pPr>
            <w:r>
              <w:rPr>
                <w:b/>
                <w:sz w:val="10"/>
              </w:rPr>
              <w:t xml:space="preserve">Block active threshold </w:t>
            </w:r>
            <w:r>
              <w:rPr>
                <w:sz w:val="10"/>
              </w:rPr>
              <w:t>𝜏</w:t>
            </w:r>
          </w:p>
        </w:tc>
        <w:tc>
          <w:tcPr>
            <w:tcW w:w="832" w:type="dxa"/>
            <w:tcBorders>
              <w:top w:val="single" w:sz="3" w:space="0" w:color="000000"/>
              <w:left w:val="single" w:sz="3" w:space="0" w:color="000000"/>
              <w:bottom w:val="single" w:sz="3" w:space="0" w:color="000000"/>
              <w:right w:val="single" w:sz="3" w:space="0" w:color="000000"/>
            </w:tcBorders>
          </w:tcPr>
          <w:p w14:paraId="1620EA85" w14:textId="77777777" w:rsidR="00357641" w:rsidRDefault="00000000">
            <w:pPr>
              <w:spacing w:after="36" w:line="249" w:lineRule="auto"/>
              <w:ind w:left="0" w:right="0" w:firstLine="0"/>
              <w:jc w:val="center"/>
            </w:pPr>
            <w:r>
              <w:rPr>
                <w:b/>
                <w:sz w:val="10"/>
              </w:rPr>
              <w:t>Diff threshold</w:t>
            </w:r>
          </w:p>
          <w:p w14:paraId="07D1A572" w14:textId="77777777" w:rsidR="00357641" w:rsidRDefault="00000000">
            <w:pPr>
              <w:spacing w:after="0" w:line="259" w:lineRule="auto"/>
              <w:ind w:left="0" w:right="10" w:firstLine="0"/>
              <w:jc w:val="center"/>
            </w:pPr>
            <w:r>
              <w:rPr>
                <w:sz w:val="10"/>
              </w:rPr>
              <w:t>𝜏𝑑</w:t>
            </w:r>
          </w:p>
        </w:tc>
        <w:tc>
          <w:tcPr>
            <w:tcW w:w="832" w:type="dxa"/>
            <w:tcBorders>
              <w:top w:val="single" w:sz="3" w:space="0" w:color="000000"/>
              <w:left w:val="single" w:sz="3" w:space="0" w:color="000000"/>
              <w:bottom w:val="single" w:sz="3" w:space="0" w:color="000000"/>
              <w:right w:val="single" w:sz="3" w:space="0" w:color="000000"/>
            </w:tcBorders>
          </w:tcPr>
          <w:p w14:paraId="10C4B193" w14:textId="77777777" w:rsidR="00357641" w:rsidRDefault="00000000">
            <w:pPr>
              <w:spacing w:after="28" w:line="249" w:lineRule="auto"/>
              <w:ind w:left="0" w:right="0" w:firstLine="0"/>
              <w:jc w:val="center"/>
            </w:pPr>
            <w:r>
              <w:rPr>
                <w:b/>
                <w:sz w:val="10"/>
              </w:rPr>
              <w:t>Activation threshold</w:t>
            </w:r>
          </w:p>
          <w:p w14:paraId="64DD1FDA" w14:textId="77777777" w:rsidR="00357641" w:rsidRDefault="00000000">
            <w:pPr>
              <w:spacing w:after="0" w:line="259" w:lineRule="auto"/>
              <w:ind w:left="0" w:right="10" w:firstLine="0"/>
              <w:jc w:val="center"/>
            </w:pPr>
            <w:r>
              <w:rPr>
                <w:sz w:val="10"/>
              </w:rPr>
              <w:t>𝜏𝑚</w:t>
            </w:r>
          </w:p>
        </w:tc>
        <w:tc>
          <w:tcPr>
            <w:tcW w:w="832" w:type="dxa"/>
            <w:tcBorders>
              <w:top w:val="single" w:sz="3" w:space="0" w:color="000000"/>
              <w:left w:val="single" w:sz="3" w:space="0" w:color="000000"/>
              <w:bottom w:val="single" w:sz="3" w:space="0" w:color="000000"/>
              <w:right w:val="single" w:sz="3" w:space="0" w:color="000000"/>
            </w:tcBorders>
            <w:vAlign w:val="center"/>
          </w:tcPr>
          <w:p w14:paraId="121BEB07" w14:textId="77777777" w:rsidR="00357641" w:rsidRDefault="00000000">
            <w:pPr>
              <w:spacing w:after="24" w:line="259" w:lineRule="auto"/>
              <w:ind w:left="98" w:right="0" w:firstLine="0"/>
              <w:jc w:val="left"/>
            </w:pPr>
            <w:r>
              <w:rPr>
                <w:b/>
                <w:sz w:val="10"/>
              </w:rPr>
              <w:t>Acc. cap</w:t>
            </w:r>
          </w:p>
          <w:p w14:paraId="5414368C" w14:textId="77777777" w:rsidR="00357641" w:rsidRDefault="00000000">
            <w:pPr>
              <w:spacing w:after="0" w:line="259" w:lineRule="auto"/>
              <w:ind w:left="0" w:right="10" w:firstLine="0"/>
              <w:jc w:val="center"/>
            </w:pPr>
            <w:r>
              <w:rPr>
                <w:sz w:val="10"/>
              </w:rPr>
              <w:t>𝐾max</w:t>
            </w:r>
          </w:p>
        </w:tc>
        <w:tc>
          <w:tcPr>
            <w:tcW w:w="832" w:type="dxa"/>
            <w:tcBorders>
              <w:top w:val="single" w:sz="3" w:space="0" w:color="000000"/>
              <w:left w:val="single" w:sz="3" w:space="0" w:color="000000"/>
              <w:bottom w:val="single" w:sz="3" w:space="0" w:color="000000"/>
              <w:right w:val="single" w:sz="3" w:space="0" w:color="000000"/>
            </w:tcBorders>
            <w:vAlign w:val="center"/>
          </w:tcPr>
          <w:p w14:paraId="267D6BE2" w14:textId="77777777" w:rsidR="00357641" w:rsidRDefault="00000000">
            <w:pPr>
              <w:spacing w:after="0" w:line="259" w:lineRule="auto"/>
              <w:ind w:left="30" w:right="0" w:firstLine="0"/>
            </w:pPr>
            <w:proofErr w:type="gramStart"/>
            <w:r>
              <w:rPr>
                <w:b/>
                <w:sz w:val="10"/>
              </w:rPr>
              <w:t>Recall</w:t>
            </w:r>
            <w:proofErr w:type="gramEnd"/>
            <w:r>
              <w:rPr>
                <w:b/>
                <w:sz w:val="10"/>
              </w:rPr>
              <w:t xml:space="preserve"> </w:t>
            </w:r>
            <w:r>
              <w:rPr>
                <w:b/>
                <w:sz w:val="9"/>
              </w:rPr>
              <w:t>(</w:t>
            </w:r>
            <w:r>
              <w:rPr>
                <w:b/>
                <w:sz w:val="10"/>
              </w:rPr>
              <w:t>%</w:t>
            </w:r>
            <w:r>
              <w:rPr>
                <w:b/>
                <w:sz w:val="9"/>
              </w:rPr>
              <w:t>)</w:t>
            </w:r>
            <w:r>
              <w:rPr>
                <w:sz w:val="10"/>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34A07A78" w14:textId="77777777" w:rsidR="00357641" w:rsidRDefault="00000000">
            <w:pPr>
              <w:spacing w:after="0" w:line="259" w:lineRule="auto"/>
              <w:ind w:left="84" w:right="0" w:firstLine="0"/>
              <w:jc w:val="left"/>
            </w:pPr>
            <w:r>
              <w:rPr>
                <w:b/>
                <w:sz w:val="10"/>
              </w:rPr>
              <w:t xml:space="preserve">FAR </w:t>
            </w:r>
            <w:r>
              <w:rPr>
                <w:b/>
                <w:sz w:val="9"/>
              </w:rPr>
              <w:t>(</w:t>
            </w:r>
            <w:r>
              <w:rPr>
                <w:b/>
                <w:sz w:val="10"/>
              </w:rPr>
              <w:t>%</w:t>
            </w:r>
            <w:r>
              <w:rPr>
                <w:b/>
                <w:sz w:val="9"/>
              </w:rPr>
              <w:t>)</w:t>
            </w:r>
            <w:r>
              <w:rPr>
                <w:sz w:val="10"/>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0B871E5F" w14:textId="77777777" w:rsidR="00357641" w:rsidRDefault="00000000">
            <w:pPr>
              <w:spacing w:after="0" w:line="259" w:lineRule="auto"/>
              <w:ind w:left="60" w:right="0" w:firstLine="0"/>
              <w:jc w:val="left"/>
            </w:pPr>
            <w:r>
              <w:rPr>
                <w:b/>
                <w:sz w:val="10"/>
              </w:rPr>
              <w:t>Skip Rate</w:t>
            </w:r>
          </w:p>
          <w:p w14:paraId="59A4CEA5" w14:textId="77777777" w:rsidR="00357641" w:rsidRDefault="00000000">
            <w:pPr>
              <w:spacing w:after="0" w:line="259" w:lineRule="auto"/>
              <w:ind w:left="0" w:right="0" w:firstLine="0"/>
              <w:jc w:val="center"/>
            </w:pPr>
            <w:r>
              <w:rPr>
                <w:b/>
                <w:sz w:val="9"/>
              </w:rPr>
              <w:t>(</w:t>
            </w:r>
            <w:r>
              <w:rPr>
                <w:b/>
                <w:sz w:val="10"/>
              </w:rPr>
              <w:t>%</w:t>
            </w:r>
            <w:r>
              <w:rPr>
                <w:b/>
                <w:sz w:val="9"/>
              </w:rPr>
              <w:t>)</w:t>
            </w:r>
            <w:r>
              <w:rPr>
                <w:sz w:val="10"/>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22986942" w14:textId="77777777" w:rsidR="00357641" w:rsidRDefault="00000000">
            <w:pPr>
              <w:spacing w:after="0" w:line="259" w:lineRule="auto"/>
              <w:ind w:left="0" w:right="0" w:firstLine="0"/>
              <w:jc w:val="center"/>
            </w:pPr>
            <w:r>
              <w:rPr>
                <w:b/>
                <w:sz w:val="10"/>
              </w:rPr>
              <w:t xml:space="preserve">FPS </w:t>
            </w:r>
            <w:r>
              <w:rPr>
                <w:sz w:val="10"/>
              </w:rPr>
              <w:t>↑</w:t>
            </w:r>
          </w:p>
        </w:tc>
        <w:tc>
          <w:tcPr>
            <w:tcW w:w="0" w:type="auto"/>
            <w:vMerge/>
            <w:tcBorders>
              <w:top w:val="nil"/>
              <w:left w:val="single" w:sz="3" w:space="0" w:color="000000"/>
              <w:bottom w:val="single" w:sz="3" w:space="0" w:color="000000"/>
              <w:right w:val="single" w:sz="3" w:space="0" w:color="000000"/>
            </w:tcBorders>
          </w:tcPr>
          <w:p w14:paraId="4C0AD03C" w14:textId="77777777" w:rsidR="00357641" w:rsidRDefault="00357641">
            <w:pPr>
              <w:spacing w:after="160" w:line="259" w:lineRule="auto"/>
              <w:ind w:left="0" w:right="0" w:firstLine="0"/>
              <w:jc w:val="left"/>
            </w:pPr>
          </w:p>
        </w:tc>
      </w:tr>
      <w:tr w:rsidR="00357641" w14:paraId="557B341D" w14:textId="77777777">
        <w:trPr>
          <w:trHeight w:val="486"/>
        </w:trPr>
        <w:tc>
          <w:tcPr>
            <w:tcW w:w="1615" w:type="dxa"/>
            <w:tcBorders>
              <w:top w:val="single" w:sz="3" w:space="0" w:color="000000"/>
              <w:left w:val="single" w:sz="3" w:space="0" w:color="000000"/>
              <w:bottom w:val="single" w:sz="3" w:space="0" w:color="000000"/>
              <w:right w:val="single" w:sz="3" w:space="0" w:color="000000"/>
            </w:tcBorders>
          </w:tcPr>
          <w:p w14:paraId="0E8D5B17" w14:textId="77777777" w:rsidR="00357641" w:rsidRDefault="00000000">
            <w:pPr>
              <w:spacing w:after="0" w:line="259" w:lineRule="auto"/>
              <w:ind w:left="0" w:right="0" w:firstLine="0"/>
              <w:jc w:val="center"/>
            </w:pPr>
            <w:r>
              <w:rPr>
                <w:sz w:val="14"/>
              </w:rPr>
              <w:t xml:space="preserve">Baseline </w:t>
            </w:r>
            <w:r>
              <w:rPr>
                <w:sz w:val="12"/>
              </w:rPr>
              <w:t>(</w:t>
            </w:r>
            <w:r>
              <w:rPr>
                <w:sz w:val="14"/>
              </w:rPr>
              <w:t>No Skip module</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5FEC3F65" w14:textId="77777777" w:rsidR="00357641" w:rsidRDefault="00000000">
            <w:pPr>
              <w:spacing w:after="0" w:line="259" w:lineRule="auto"/>
              <w:ind w:left="0" w:right="0" w:firstLine="0"/>
              <w:jc w:val="center"/>
            </w:pPr>
            <w:r>
              <w:rPr>
                <w:sz w:val="14"/>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0548EED2" w14:textId="77777777" w:rsidR="00357641" w:rsidRDefault="00000000">
            <w:pPr>
              <w:spacing w:after="0" w:line="259" w:lineRule="auto"/>
              <w:ind w:left="0" w:right="0" w:firstLine="0"/>
              <w:jc w:val="center"/>
            </w:pPr>
            <w:r>
              <w:rPr>
                <w:sz w:val="14"/>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59FE9BB2" w14:textId="77777777" w:rsidR="00357641" w:rsidRDefault="00000000">
            <w:pPr>
              <w:spacing w:after="0" w:line="259" w:lineRule="auto"/>
              <w:ind w:left="0" w:right="0" w:firstLine="0"/>
              <w:jc w:val="center"/>
            </w:pPr>
            <w:r>
              <w:rPr>
                <w:sz w:val="14"/>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17A7D85A" w14:textId="77777777" w:rsidR="00357641" w:rsidRDefault="00000000">
            <w:pPr>
              <w:spacing w:after="0" w:line="259" w:lineRule="auto"/>
              <w:ind w:left="0" w:right="0" w:firstLine="0"/>
              <w:jc w:val="center"/>
            </w:pPr>
            <w:r>
              <w:rPr>
                <w:sz w:val="14"/>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1D23C2A0" w14:textId="77777777" w:rsidR="00357641" w:rsidRDefault="00000000">
            <w:pPr>
              <w:spacing w:after="0" w:line="259" w:lineRule="auto"/>
              <w:ind w:left="0" w:right="0" w:firstLine="0"/>
              <w:jc w:val="center"/>
            </w:pPr>
            <w:r>
              <w:rPr>
                <w:sz w:val="14"/>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7FEE2400" w14:textId="77777777" w:rsidR="00357641" w:rsidRDefault="00000000">
            <w:pPr>
              <w:spacing w:after="0" w:line="259" w:lineRule="auto"/>
              <w:ind w:left="0" w:right="0" w:firstLine="0"/>
              <w:jc w:val="center"/>
            </w:pPr>
            <w:r>
              <w:rPr>
                <w:sz w:val="14"/>
              </w:rPr>
              <w:t>-</w:t>
            </w:r>
          </w:p>
        </w:tc>
        <w:tc>
          <w:tcPr>
            <w:tcW w:w="832" w:type="dxa"/>
            <w:tcBorders>
              <w:top w:val="single" w:sz="3" w:space="0" w:color="000000"/>
              <w:left w:val="single" w:sz="3" w:space="0" w:color="000000"/>
              <w:bottom w:val="single" w:sz="3" w:space="0" w:color="000000"/>
              <w:right w:val="single" w:sz="3" w:space="0" w:color="000000"/>
            </w:tcBorders>
          </w:tcPr>
          <w:p w14:paraId="6DE816D3" w14:textId="77777777" w:rsidR="00357641" w:rsidRDefault="00000000">
            <w:pPr>
              <w:spacing w:after="0" w:line="259" w:lineRule="auto"/>
              <w:ind w:left="0" w:right="0" w:firstLine="0"/>
              <w:jc w:val="center"/>
            </w:pPr>
            <w:r>
              <w:rPr>
                <w:b/>
                <w:sz w:val="14"/>
              </w:rPr>
              <w:t>94.35</w:t>
            </w:r>
          </w:p>
          <w:p w14:paraId="7BC07C2F" w14:textId="77777777" w:rsidR="00357641" w:rsidRDefault="00000000">
            <w:pPr>
              <w:spacing w:after="0" w:line="259" w:lineRule="auto"/>
              <w:ind w:left="0" w:right="0" w:firstLine="0"/>
              <w:jc w:val="center"/>
            </w:pPr>
            <w:r>
              <w:rPr>
                <w:sz w:val="12"/>
              </w:rPr>
              <w:t>(</w:t>
            </w:r>
            <w:r>
              <w:rPr>
                <w:sz w:val="14"/>
              </w:rPr>
              <w:t>-0.00</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226907B2" w14:textId="77777777" w:rsidR="00357641" w:rsidRDefault="00000000">
            <w:pPr>
              <w:spacing w:after="0" w:line="259" w:lineRule="auto"/>
              <w:ind w:left="0" w:right="0" w:firstLine="0"/>
              <w:jc w:val="center"/>
            </w:pPr>
            <w:r>
              <w:rPr>
                <w:sz w:val="14"/>
              </w:rPr>
              <w:t>0.74</w:t>
            </w:r>
          </w:p>
        </w:tc>
        <w:tc>
          <w:tcPr>
            <w:tcW w:w="832" w:type="dxa"/>
            <w:tcBorders>
              <w:top w:val="single" w:sz="3" w:space="0" w:color="000000"/>
              <w:left w:val="single" w:sz="3" w:space="0" w:color="000000"/>
              <w:bottom w:val="single" w:sz="3" w:space="0" w:color="000000"/>
              <w:right w:val="single" w:sz="3" w:space="0" w:color="000000"/>
            </w:tcBorders>
            <w:vAlign w:val="center"/>
          </w:tcPr>
          <w:p w14:paraId="3258EB71" w14:textId="77777777" w:rsidR="00357641" w:rsidRDefault="00000000">
            <w:pPr>
              <w:spacing w:after="0" w:line="259" w:lineRule="auto"/>
              <w:ind w:left="0" w:right="0" w:firstLine="0"/>
              <w:jc w:val="center"/>
            </w:pPr>
            <w:r>
              <w:rPr>
                <w:sz w:val="14"/>
              </w:rPr>
              <w:t>0</w:t>
            </w:r>
          </w:p>
        </w:tc>
        <w:tc>
          <w:tcPr>
            <w:tcW w:w="832" w:type="dxa"/>
            <w:tcBorders>
              <w:top w:val="single" w:sz="3" w:space="0" w:color="000000"/>
              <w:left w:val="single" w:sz="3" w:space="0" w:color="000000"/>
              <w:bottom w:val="single" w:sz="3" w:space="0" w:color="000000"/>
              <w:right w:val="single" w:sz="3" w:space="0" w:color="000000"/>
            </w:tcBorders>
            <w:vAlign w:val="center"/>
          </w:tcPr>
          <w:p w14:paraId="184D153C" w14:textId="77777777" w:rsidR="00357641" w:rsidRDefault="00000000">
            <w:pPr>
              <w:spacing w:after="0" w:line="259" w:lineRule="auto"/>
              <w:ind w:left="0" w:right="0" w:firstLine="0"/>
              <w:jc w:val="center"/>
            </w:pPr>
            <w:r>
              <w:rPr>
                <w:sz w:val="14"/>
              </w:rPr>
              <w:t>24.7</w:t>
            </w:r>
          </w:p>
        </w:tc>
        <w:tc>
          <w:tcPr>
            <w:tcW w:w="832" w:type="dxa"/>
            <w:tcBorders>
              <w:top w:val="single" w:sz="3" w:space="0" w:color="000000"/>
              <w:left w:val="single" w:sz="3" w:space="0" w:color="000000"/>
              <w:bottom w:val="single" w:sz="3" w:space="0" w:color="000000"/>
              <w:right w:val="single" w:sz="3" w:space="0" w:color="000000"/>
            </w:tcBorders>
            <w:vAlign w:val="center"/>
          </w:tcPr>
          <w:p w14:paraId="603467B3" w14:textId="77777777" w:rsidR="00357641" w:rsidRDefault="00000000">
            <w:pPr>
              <w:spacing w:after="0" w:line="259" w:lineRule="auto"/>
              <w:ind w:left="0" w:right="0" w:firstLine="0"/>
              <w:jc w:val="center"/>
            </w:pPr>
            <w:r>
              <w:rPr>
                <w:sz w:val="14"/>
              </w:rPr>
              <w:t>-</w:t>
            </w:r>
          </w:p>
        </w:tc>
      </w:tr>
      <w:tr w:rsidR="00357641" w14:paraId="6F51CD94" w14:textId="77777777">
        <w:trPr>
          <w:trHeight w:val="327"/>
        </w:trPr>
        <w:tc>
          <w:tcPr>
            <w:tcW w:w="1615" w:type="dxa"/>
            <w:tcBorders>
              <w:top w:val="single" w:sz="3" w:space="0" w:color="000000"/>
              <w:left w:val="single" w:sz="3" w:space="0" w:color="000000"/>
              <w:bottom w:val="single" w:sz="3" w:space="0" w:color="000000"/>
              <w:right w:val="single" w:sz="3" w:space="0" w:color="000000"/>
            </w:tcBorders>
          </w:tcPr>
          <w:p w14:paraId="728B2090"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tcPr>
          <w:p w14:paraId="5E6D20F5"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tcPr>
          <w:p w14:paraId="1B963F88"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tcPr>
          <w:p w14:paraId="6E1006CA" w14:textId="77777777" w:rsidR="00357641" w:rsidRDefault="00000000">
            <w:pPr>
              <w:spacing w:after="0" w:line="259" w:lineRule="auto"/>
              <w:ind w:left="0" w:right="0" w:firstLine="0"/>
              <w:jc w:val="center"/>
            </w:pPr>
            <w:r>
              <w:rPr>
                <w:sz w:val="14"/>
              </w:rPr>
              <w:t>0.05</w:t>
            </w:r>
          </w:p>
        </w:tc>
        <w:tc>
          <w:tcPr>
            <w:tcW w:w="832" w:type="dxa"/>
            <w:tcBorders>
              <w:top w:val="single" w:sz="3" w:space="0" w:color="000000"/>
              <w:left w:val="single" w:sz="3" w:space="0" w:color="000000"/>
              <w:bottom w:val="single" w:sz="3" w:space="0" w:color="000000"/>
              <w:right w:val="single" w:sz="3" w:space="0" w:color="000000"/>
            </w:tcBorders>
          </w:tcPr>
          <w:p w14:paraId="77E17109"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tcPr>
          <w:p w14:paraId="1EBA57A3"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tcPr>
          <w:p w14:paraId="6DC0DB4F" w14:textId="77777777" w:rsidR="00357641" w:rsidRDefault="00000000">
            <w:pPr>
              <w:spacing w:after="0" w:line="259" w:lineRule="auto"/>
              <w:ind w:left="0" w:right="0" w:firstLine="0"/>
              <w:jc w:val="center"/>
            </w:pPr>
            <w:r>
              <w:rPr>
                <w:sz w:val="14"/>
              </w:rPr>
              <w:t>15</w:t>
            </w:r>
          </w:p>
        </w:tc>
        <w:tc>
          <w:tcPr>
            <w:tcW w:w="832" w:type="dxa"/>
            <w:tcBorders>
              <w:top w:val="single" w:sz="3" w:space="0" w:color="000000"/>
              <w:left w:val="single" w:sz="3" w:space="0" w:color="000000"/>
              <w:bottom w:val="single" w:sz="3" w:space="0" w:color="000000"/>
              <w:right w:val="single" w:sz="3" w:space="0" w:color="000000"/>
            </w:tcBorders>
          </w:tcPr>
          <w:p w14:paraId="1AAA5066" w14:textId="77777777" w:rsidR="00357641" w:rsidRDefault="00000000">
            <w:pPr>
              <w:spacing w:after="0" w:line="259" w:lineRule="auto"/>
              <w:ind w:left="7" w:right="0" w:firstLine="0"/>
            </w:pPr>
            <w:r>
              <w:rPr>
                <w:sz w:val="14"/>
              </w:rPr>
              <w:t xml:space="preserve">93.9 </w:t>
            </w:r>
            <w:r>
              <w:rPr>
                <w:sz w:val="12"/>
              </w:rPr>
              <w:t>(</w:t>
            </w:r>
            <w:r>
              <w:rPr>
                <w:sz w:val="14"/>
              </w:rPr>
              <w:t>-0.45</w:t>
            </w:r>
            <w:r>
              <w:rPr>
                <w:sz w:val="12"/>
              </w:rPr>
              <w:t>)</w:t>
            </w:r>
          </w:p>
        </w:tc>
        <w:tc>
          <w:tcPr>
            <w:tcW w:w="832" w:type="dxa"/>
            <w:tcBorders>
              <w:top w:val="single" w:sz="3" w:space="0" w:color="000000"/>
              <w:left w:val="single" w:sz="3" w:space="0" w:color="000000"/>
              <w:bottom w:val="single" w:sz="3" w:space="0" w:color="000000"/>
              <w:right w:val="single" w:sz="3" w:space="0" w:color="000000"/>
            </w:tcBorders>
          </w:tcPr>
          <w:p w14:paraId="12DB25B6"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tcPr>
          <w:p w14:paraId="7C42639F" w14:textId="77777777" w:rsidR="00357641" w:rsidRDefault="00000000">
            <w:pPr>
              <w:spacing w:after="0" w:line="259" w:lineRule="auto"/>
              <w:ind w:left="0" w:right="0" w:firstLine="0"/>
              <w:jc w:val="center"/>
            </w:pPr>
            <w:r>
              <w:rPr>
                <w:sz w:val="14"/>
              </w:rPr>
              <w:t>44.39</w:t>
            </w:r>
          </w:p>
        </w:tc>
        <w:tc>
          <w:tcPr>
            <w:tcW w:w="832" w:type="dxa"/>
            <w:tcBorders>
              <w:top w:val="single" w:sz="3" w:space="0" w:color="000000"/>
              <w:left w:val="single" w:sz="3" w:space="0" w:color="000000"/>
              <w:bottom w:val="single" w:sz="3" w:space="0" w:color="000000"/>
              <w:right w:val="single" w:sz="3" w:space="0" w:color="000000"/>
            </w:tcBorders>
          </w:tcPr>
          <w:p w14:paraId="19F4C6EC" w14:textId="77777777" w:rsidR="00357641" w:rsidRDefault="00000000">
            <w:pPr>
              <w:spacing w:after="0" w:line="259" w:lineRule="auto"/>
              <w:ind w:left="0" w:right="0" w:firstLine="0"/>
              <w:jc w:val="center"/>
            </w:pPr>
            <w:r>
              <w:rPr>
                <w:sz w:val="14"/>
              </w:rPr>
              <w:t>36.3</w:t>
            </w:r>
          </w:p>
        </w:tc>
        <w:tc>
          <w:tcPr>
            <w:tcW w:w="832" w:type="dxa"/>
            <w:tcBorders>
              <w:top w:val="single" w:sz="3" w:space="0" w:color="000000"/>
              <w:left w:val="single" w:sz="3" w:space="0" w:color="000000"/>
              <w:bottom w:val="single" w:sz="3" w:space="0" w:color="000000"/>
              <w:right w:val="single" w:sz="3" w:space="0" w:color="000000"/>
            </w:tcBorders>
          </w:tcPr>
          <w:p w14:paraId="5E7FFE76" w14:textId="77777777" w:rsidR="00357641" w:rsidRDefault="00000000">
            <w:pPr>
              <w:spacing w:after="0" w:line="259" w:lineRule="auto"/>
              <w:ind w:left="136" w:right="0" w:firstLine="0"/>
              <w:jc w:val="left"/>
            </w:pPr>
            <w:r>
              <w:rPr>
                <w:b/>
                <w:sz w:val="14"/>
              </w:rPr>
              <w:t>0.8020</w:t>
            </w:r>
          </w:p>
        </w:tc>
      </w:tr>
      <w:tr w:rsidR="00357641" w14:paraId="71E6B683"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3048A95E"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6E9645B3"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15FCD9F8"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2042AEFA" w14:textId="77777777" w:rsidR="00357641" w:rsidRDefault="00000000">
            <w:pPr>
              <w:spacing w:after="0" w:line="259" w:lineRule="auto"/>
              <w:ind w:left="0" w:right="0" w:firstLine="0"/>
              <w:jc w:val="center"/>
            </w:pPr>
            <w:r>
              <w:rPr>
                <w:sz w:val="14"/>
              </w:rPr>
              <w:t>0.1</w:t>
            </w:r>
          </w:p>
        </w:tc>
        <w:tc>
          <w:tcPr>
            <w:tcW w:w="832" w:type="dxa"/>
            <w:tcBorders>
              <w:top w:val="single" w:sz="3" w:space="0" w:color="000000"/>
              <w:left w:val="single" w:sz="3" w:space="0" w:color="000000"/>
              <w:bottom w:val="single" w:sz="3" w:space="0" w:color="000000"/>
              <w:right w:val="single" w:sz="3" w:space="0" w:color="000000"/>
            </w:tcBorders>
            <w:vAlign w:val="center"/>
          </w:tcPr>
          <w:p w14:paraId="393F62EB"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4FC2B0C1"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7B03BEB7" w14:textId="77777777" w:rsidR="00357641" w:rsidRDefault="00000000">
            <w:pPr>
              <w:spacing w:after="0" w:line="259" w:lineRule="auto"/>
              <w:ind w:left="0" w:right="0" w:firstLine="0"/>
              <w:jc w:val="center"/>
            </w:pPr>
            <w:r>
              <w:rPr>
                <w:sz w:val="14"/>
              </w:rPr>
              <w:t>25</w:t>
            </w:r>
          </w:p>
        </w:tc>
        <w:tc>
          <w:tcPr>
            <w:tcW w:w="832" w:type="dxa"/>
            <w:tcBorders>
              <w:top w:val="single" w:sz="3" w:space="0" w:color="000000"/>
              <w:left w:val="single" w:sz="3" w:space="0" w:color="000000"/>
              <w:bottom w:val="single" w:sz="3" w:space="0" w:color="000000"/>
              <w:right w:val="single" w:sz="3" w:space="0" w:color="000000"/>
            </w:tcBorders>
          </w:tcPr>
          <w:p w14:paraId="59B8742E" w14:textId="77777777" w:rsidR="00357641" w:rsidRDefault="00000000">
            <w:pPr>
              <w:spacing w:after="0" w:line="259" w:lineRule="auto"/>
              <w:ind w:left="0" w:right="0" w:firstLine="0"/>
              <w:jc w:val="center"/>
            </w:pPr>
            <w:r>
              <w:rPr>
                <w:sz w:val="14"/>
              </w:rPr>
              <w:t xml:space="preserve">93.33 </w:t>
            </w:r>
            <w:r>
              <w:rPr>
                <w:sz w:val="12"/>
              </w:rPr>
              <w:t>(</w:t>
            </w:r>
            <w:r>
              <w:rPr>
                <w:sz w:val="14"/>
              </w:rPr>
              <w:t>-1.02</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144DF2BD"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0D65F0F7" w14:textId="77777777" w:rsidR="00357641" w:rsidRDefault="00000000">
            <w:pPr>
              <w:spacing w:after="0" w:line="259" w:lineRule="auto"/>
              <w:ind w:left="0" w:right="0" w:firstLine="0"/>
              <w:jc w:val="center"/>
            </w:pPr>
            <w:r>
              <w:rPr>
                <w:sz w:val="14"/>
                <w:u w:val="single" w:color="000000"/>
              </w:rPr>
              <w:t>55.09</w:t>
            </w:r>
          </w:p>
        </w:tc>
        <w:tc>
          <w:tcPr>
            <w:tcW w:w="832" w:type="dxa"/>
            <w:tcBorders>
              <w:top w:val="single" w:sz="3" w:space="0" w:color="000000"/>
              <w:left w:val="single" w:sz="3" w:space="0" w:color="000000"/>
              <w:bottom w:val="single" w:sz="3" w:space="0" w:color="000000"/>
              <w:right w:val="single" w:sz="3" w:space="0" w:color="000000"/>
            </w:tcBorders>
            <w:vAlign w:val="center"/>
          </w:tcPr>
          <w:p w14:paraId="1AD9DEF7" w14:textId="77777777" w:rsidR="00357641" w:rsidRDefault="00000000">
            <w:pPr>
              <w:spacing w:after="0" w:line="259" w:lineRule="auto"/>
              <w:ind w:left="0" w:right="0" w:firstLine="0"/>
              <w:jc w:val="center"/>
            </w:pPr>
            <w:r>
              <w:rPr>
                <w:sz w:val="14"/>
                <w:u w:val="single" w:color="000000"/>
              </w:rPr>
              <w:t>41.1</w:t>
            </w:r>
          </w:p>
        </w:tc>
        <w:tc>
          <w:tcPr>
            <w:tcW w:w="832" w:type="dxa"/>
            <w:tcBorders>
              <w:top w:val="single" w:sz="3" w:space="0" w:color="000000"/>
              <w:left w:val="single" w:sz="3" w:space="0" w:color="000000"/>
              <w:bottom w:val="single" w:sz="3" w:space="0" w:color="000000"/>
              <w:right w:val="single" w:sz="3" w:space="0" w:color="000000"/>
            </w:tcBorders>
            <w:vAlign w:val="center"/>
          </w:tcPr>
          <w:p w14:paraId="334B7C27" w14:textId="77777777" w:rsidR="00357641" w:rsidRDefault="00000000">
            <w:pPr>
              <w:spacing w:after="0" w:line="259" w:lineRule="auto"/>
              <w:ind w:left="0" w:right="0" w:firstLine="0"/>
              <w:jc w:val="center"/>
            </w:pPr>
            <w:r>
              <w:rPr>
                <w:sz w:val="14"/>
                <w:u w:val="single" w:color="000000"/>
              </w:rPr>
              <w:t>0.7912</w:t>
            </w:r>
          </w:p>
        </w:tc>
      </w:tr>
      <w:tr w:rsidR="00357641" w14:paraId="55644342"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3AF4B155"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5843D987"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3DFCED1B"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2B20EF37" w14:textId="77777777" w:rsidR="00357641" w:rsidRDefault="00000000">
            <w:pPr>
              <w:spacing w:after="0" w:line="259" w:lineRule="auto"/>
              <w:ind w:left="0" w:right="0" w:firstLine="0"/>
              <w:jc w:val="center"/>
            </w:pPr>
            <w:r>
              <w:rPr>
                <w:sz w:val="14"/>
              </w:rPr>
              <w:t>0.05</w:t>
            </w:r>
          </w:p>
        </w:tc>
        <w:tc>
          <w:tcPr>
            <w:tcW w:w="832" w:type="dxa"/>
            <w:tcBorders>
              <w:top w:val="single" w:sz="3" w:space="0" w:color="000000"/>
              <w:left w:val="single" w:sz="3" w:space="0" w:color="000000"/>
              <w:bottom w:val="single" w:sz="3" w:space="0" w:color="000000"/>
              <w:right w:val="single" w:sz="3" w:space="0" w:color="000000"/>
            </w:tcBorders>
            <w:vAlign w:val="center"/>
          </w:tcPr>
          <w:p w14:paraId="2985D29F"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0DEDD5BD"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782D5B12" w14:textId="77777777" w:rsidR="00357641" w:rsidRDefault="00000000">
            <w:pPr>
              <w:spacing w:after="0" w:line="259" w:lineRule="auto"/>
              <w:ind w:left="0" w:right="0" w:firstLine="0"/>
              <w:jc w:val="center"/>
            </w:pPr>
            <w:r>
              <w:rPr>
                <w:sz w:val="14"/>
              </w:rPr>
              <w:t>25</w:t>
            </w:r>
          </w:p>
        </w:tc>
        <w:tc>
          <w:tcPr>
            <w:tcW w:w="832" w:type="dxa"/>
            <w:tcBorders>
              <w:top w:val="single" w:sz="3" w:space="0" w:color="000000"/>
              <w:left w:val="single" w:sz="3" w:space="0" w:color="000000"/>
              <w:bottom w:val="single" w:sz="3" w:space="0" w:color="000000"/>
              <w:right w:val="single" w:sz="3" w:space="0" w:color="000000"/>
            </w:tcBorders>
          </w:tcPr>
          <w:p w14:paraId="7F0BB034" w14:textId="77777777" w:rsidR="00357641" w:rsidRDefault="00000000">
            <w:pPr>
              <w:spacing w:after="0" w:line="259" w:lineRule="auto"/>
              <w:ind w:left="0" w:right="0" w:firstLine="0"/>
              <w:jc w:val="center"/>
            </w:pPr>
            <w:r>
              <w:rPr>
                <w:sz w:val="14"/>
              </w:rPr>
              <w:t xml:space="preserve">93.92 </w:t>
            </w:r>
            <w:r>
              <w:rPr>
                <w:sz w:val="12"/>
              </w:rPr>
              <w:t>(</w:t>
            </w:r>
            <w:r>
              <w:rPr>
                <w:sz w:val="14"/>
              </w:rPr>
              <w:t>-0.42</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7E73C607"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3A810696" w14:textId="77777777" w:rsidR="00357641" w:rsidRDefault="00000000">
            <w:pPr>
              <w:spacing w:after="0" w:line="259" w:lineRule="auto"/>
              <w:ind w:left="0" w:right="0" w:firstLine="0"/>
              <w:jc w:val="center"/>
            </w:pPr>
            <w:r>
              <w:rPr>
                <w:sz w:val="14"/>
              </w:rPr>
              <w:t>42.89</w:t>
            </w:r>
          </w:p>
        </w:tc>
        <w:tc>
          <w:tcPr>
            <w:tcW w:w="832" w:type="dxa"/>
            <w:tcBorders>
              <w:top w:val="single" w:sz="3" w:space="0" w:color="000000"/>
              <w:left w:val="single" w:sz="3" w:space="0" w:color="000000"/>
              <w:bottom w:val="single" w:sz="3" w:space="0" w:color="000000"/>
              <w:right w:val="single" w:sz="3" w:space="0" w:color="000000"/>
            </w:tcBorders>
            <w:vAlign w:val="center"/>
          </w:tcPr>
          <w:p w14:paraId="02E66EB4" w14:textId="77777777" w:rsidR="00357641" w:rsidRDefault="00000000">
            <w:pPr>
              <w:spacing w:after="0" w:line="259" w:lineRule="auto"/>
              <w:ind w:left="0" w:right="0" w:firstLine="0"/>
              <w:jc w:val="center"/>
            </w:pPr>
            <w:r>
              <w:rPr>
                <w:sz w:val="14"/>
              </w:rPr>
              <w:t>35.7</w:t>
            </w:r>
          </w:p>
        </w:tc>
        <w:tc>
          <w:tcPr>
            <w:tcW w:w="832" w:type="dxa"/>
            <w:tcBorders>
              <w:top w:val="single" w:sz="3" w:space="0" w:color="000000"/>
              <w:left w:val="single" w:sz="3" w:space="0" w:color="000000"/>
              <w:bottom w:val="single" w:sz="3" w:space="0" w:color="000000"/>
              <w:right w:val="single" w:sz="3" w:space="0" w:color="000000"/>
            </w:tcBorders>
            <w:vAlign w:val="center"/>
          </w:tcPr>
          <w:p w14:paraId="5D31AA6F" w14:textId="77777777" w:rsidR="00357641" w:rsidRDefault="00000000">
            <w:pPr>
              <w:spacing w:after="0" w:line="259" w:lineRule="auto"/>
              <w:ind w:left="0" w:right="0" w:firstLine="0"/>
              <w:jc w:val="center"/>
            </w:pPr>
            <w:r>
              <w:rPr>
                <w:sz w:val="14"/>
              </w:rPr>
              <w:t>0.7903</w:t>
            </w:r>
          </w:p>
        </w:tc>
      </w:tr>
      <w:tr w:rsidR="00357641" w14:paraId="2A70644B"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02753124"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64EAF6B6"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25078CA5"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2DAB6F55" w14:textId="77777777" w:rsidR="00357641" w:rsidRDefault="00000000">
            <w:pPr>
              <w:spacing w:after="0" w:line="259" w:lineRule="auto"/>
              <w:ind w:left="0" w:right="0" w:firstLine="0"/>
              <w:jc w:val="center"/>
            </w:pPr>
            <w:r>
              <w:rPr>
                <w:sz w:val="14"/>
              </w:rPr>
              <w:t>0.1</w:t>
            </w:r>
          </w:p>
        </w:tc>
        <w:tc>
          <w:tcPr>
            <w:tcW w:w="832" w:type="dxa"/>
            <w:tcBorders>
              <w:top w:val="single" w:sz="3" w:space="0" w:color="000000"/>
              <w:left w:val="single" w:sz="3" w:space="0" w:color="000000"/>
              <w:bottom w:val="single" w:sz="3" w:space="0" w:color="000000"/>
              <w:right w:val="single" w:sz="3" w:space="0" w:color="000000"/>
            </w:tcBorders>
            <w:vAlign w:val="center"/>
          </w:tcPr>
          <w:p w14:paraId="24DADE1B"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7B877D8F"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17E8C94B" w14:textId="77777777" w:rsidR="00357641" w:rsidRDefault="00000000">
            <w:pPr>
              <w:spacing w:after="0" w:line="259" w:lineRule="auto"/>
              <w:ind w:left="0" w:right="0" w:firstLine="0"/>
              <w:jc w:val="center"/>
            </w:pPr>
            <w:r>
              <w:rPr>
                <w:sz w:val="14"/>
              </w:rPr>
              <w:t>35</w:t>
            </w:r>
          </w:p>
        </w:tc>
        <w:tc>
          <w:tcPr>
            <w:tcW w:w="832" w:type="dxa"/>
            <w:tcBorders>
              <w:top w:val="single" w:sz="3" w:space="0" w:color="000000"/>
              <w:left w:val="single" w:sz="3" w:space="0" w:color="000000"/>
              <w:bottom w:val="single" w:sz="3" w:space="0" w:color="000000"/>
              <w:right w:val="single" w:sz="3" w:space="0" w:color="000000"/>
            </w:tcBorders>
          </w:tcPr>
          <w:p w14:paraId="587EFCEA" w14:textId="77777777" w:rsidR="00357641" w:rsidRDefault="00000000">
            <w:pPr>
              <w:spacing w:after="0" w:line="259" w:lineRule="auto"/>
              <w:ind w:left="0" w:right="0" w:firstLine="0"/>
              <w:jc w:val="center"/>
            </w:pPr>
            <w:r>
              <w:rPr>
                <w:sz w:val="14"/>
              </w:rPr>
              <w:t xml:space="preserve">93.35 </w:t>
            </w:r>
            <w:r>
              <w:rPr>
                <w:sz w:val="12"/>
              </w:rPr>
              <w:t>(</w:t>
            </w:r>
            <w:r>
              <w:rPr>
                <w:sz w:val="14"/>
              </w:rPr>
              <w:t>-0.99</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1AB97F77"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595BC5A1" w14:textId="77777777" w:rsidR="00357641" w:rsidRDefault="00000000">
            <w:pPr>
              <w:spacing w:after="0" w:line="259" w:lineRule="auto"/>
              <w:ind w:left="0" w:right="0" w:firstLine="0"/>
              <w:jc w:val="center"/>
            </w:pPr>
            <w:r>
              <w:rPr>
                <w:sz w:val="14"/>
              </w:rPr>
              <w:t>54.42</w:t>
            </w:r>
          </w:p>
        </w:tc>
        <w:tc>
          <w:tcPr>
            <w:tcW w:w="832" w:type="dxa"/>
            <w:tcBorders>
              <w:top w:val="single" w:sz="3" w:space="0" w:color="000000"/>
              <w:left w:val="single" w:sz="3" w:space="0" w:color="000000"/>
              <w:bottom w:val="single" w:sz="3" w:space="0" w:color="000000"/>
              <w:right w:val="single" w:sz="3" w:space="0" w:color="000000"/>
            </w:tcBorders>
            <w:vAlign w:val="center"/>
          </w:tcPr>
          <w:p w14:paraId="30B9A3AE" w14:textId="77777777" w:rsidR="00357641" w:rsidRDefault="00000000">
            <w:pPr>
              <w:spacing w:after="0" w:line="259" w:lineRule="auto"/>
              <w:ind w:left="0" w:right="0" w:firstLine="0"/>
              <w:jc w:val="center"/>
            </w:pPr>
            <w:r>
              <w:rPr>
                <w:sz w:val="14"/>
              </w:rPr>
              <w:t>40.8</w:t>
            </w:r>
          </w:p>
        </w:tc>
        <w:tc>
          <w:tcPr>
            <w:tcW w:w="832" w:type="dxa"/>
            <w:tcBorders>
              <w:top w:val="single" w:sz="3" w:space="0" w:color="000000"/>
              <w:left w:val="single" w:sz="3" w:space="0" w:color="000000"/>
              <w:bottom w:val="single" w:sz="3" w:space="0" w:color="000000"/>
              <w:right w:val="single" w:sz="3" w:space="0" w:color="000000"/>
            </w:tcBorders>
            <w:vAlign w:val="center"/>
          </w:tcPr>
          <w:p w14:paraId="5CC91D28" w14:textId="77777777" w:rsidR="00357641" w:rsidRDefault="00000000">
            <w:pPr>
              <w:spacing w:after="0" w:line="259" w:lineRule="auto"/>
              <w:ind w:left="0" w:right="0" w:firstLine="0"/>
              <w:jc w:val="center"/>
            </w:pPr>
            <w:r>
              <w:rPr>
                <w:sz w:val="14"/>
              </w:rPr>
              <w:t>0.7898</w:t>
            </w:r>
          </w:p>
        </w:tc>
      </w:tr>
      <w:tr w:rsidR="00357641" w14:paraId="6734072F"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34C46624"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6D8F4532"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2C5E925D"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4321D5B9" w14:textId="77777777" w:rsidR="00357641" w:rsidRDefault="00000000">
            <w:pPr>
              <w:spacing w:after="0" w:line="259" w:lineRule="auto"/>
              <w:ind w:left="0" w:right="0" w:firstLine="0"/>
              <w:jc w:val="center"/>
            </w:pPr>
            <w:r>
              <w:rPr>
                <w:sz w:val="14"/>
              </w:rPr>
              <w:t>0.05</w:t>
            </w:r>
          </w:p>
        </w:tc>
        <w:tc>
          <w:tcPr>
            <w:tcW w:w="832" w:type="dxa"/>
            <w:tcBorders>
              <w:top w:val="single" w:sz="3" w:space="0" w:color="000000"/>
              <w:left w:val="single" w:sz="3" w:space="0" w:color="000000"/>
              <w:bottom w:val="single" w:sz="3" w:space="0" w:color="000000"/>
              <w:right w:val="single" w:sz="3" w:space="0" w:color="000000"/>
            </w:tcBorders>
            <w:vAlign w:val="center"/>
          </w:tcPr>
          <w:p w14:paraId="0410EF2E"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18B46A71"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5C642367" w14:textId="77777777" w:rsidR="00357641" w:rsidRDefault="00000000">
            <w:pPr>
              <w:spacing w:after="0" w:line="259" w:lineRule="auto"/>
              <w:ind w:left="0" w:right="0" w:firstLine="0"/>
              <w:jc w:val="center"/>
            </w:pPr>
            <w:r>
              <w:rPr>
                <w:sz w:val="14"/>
              </w:rPr>
              <w:t>35</w:t>
            </w:r>
          </w:p>
        </w:tc>
        <w:tc>
          <w:tcPr>
            <w:tcW w:w="832" w:type="dxa"/>
            <w:tcBorders>
              <w:top w:val="single" w:sz="3" w:space="0" w:color="000000"/>
              <w:left w:val="single" w:sz="3" w:space="0" w:color="000000"/>
              <w:bottom w:val="single" w:sz="3" w:space="0" w:color="000000"/>
              <w:right w:val="single" w:sz="3" w:space="0" w:color="000000"/>
            </w:tcBorders>
          </w:tcPr>
          <w:p w14:paraId="08AF02A9" w14:textId="77777777" w:rsidR="00357641" w:rsidRDefault="00000000">
            <w:pPr>
              <w:spacing w:after="0" w:line="259" w:lineRule="auto"/>
              <w:ind w:left="0" w:right="0" w:firstLine="0"/>
              <w:jc w:val="center"/>
            </w:pPr>
            <w:r>
              <w:rPr>
                <w:sz w:val="14"/>
              </w:rPr>
              <w:t xml:space="preserve">93.93 </w:t>
            </w:r>
            <w:r>
              <w:rPr>
                <w:sz w:val="12"/>
              </w:rPr>
              <w:t>(</w:t>
            </w:r>
            <w:r>
              <w:rPr>
                <w:sz w:val="14"/>
              </w:rPr>
              <w:t>-0.42</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3D05B183"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1E77B733" w14:textId="77777777" w:rsidR="00357641" w:rsidRDefault="00000000">
            <w:pPr>
              <w:spacing w:after="0" w:line="259" w:lineRule="auto"/>
              <w:ind w:left="0" w:right="0" w:firstLine="0"/>
              <w:jc w:val="center"/>
            </w:pPr>
            <w:r>
              <w:rPr>
                <w:sz w:val="14"/>
              </w:rPr>
              <w:t>42.38</w:t>
            </w:r>
          </w:p>
        </w:tc>
        <w:tc>
          <w:tcPr>
            <w:tcW w:w="832" w:type="dxa"/>
            <w:tcBorders>
              <w:top w:val="single" w:sz="3" w:space="0" w:color="000000"/>
              <w:left w:val="single" w:sz="3" w:space="0" w:color="000000"/>
              <w:bottom w:val="single" w:sz="3" w:space="0" w:color="000000"/>
              <w:right w:val="single" w:sz="3" w:space="0" w:color="000000"/>
            </w:tcBorders>
            <w:vAlign w:val="center"/>
          </w:tcPr>
          <w:p w14:paraId="71BBD360" w14:textId="77777777" w:rsidR="00357641" w:rsidRDefault="00000000">
            <w:pPr>
              <w:spacing w:after="0" w:line="259" w:lineRule="auto"/>
              <w:ind w:left="0" w:right="0" w:firstLine="0"/>
              <w:jc w:val="center"/>
            </w:pPr>
            <w:r>
              <w:rPr>
                <w:sz w:val="14"/>
              </w:rPr>
              <w:t>35.5</w:t>
            </w:r>
          </w:p>
        </w:tc>
        <w:tc>
          <w:tcPr>
            <w:tcW w:w="832" w:type="dxa"/>
            <w:tcBorders>
              <w:top w:val="single" w:sz="3" w:space="0" w:color="000000"/>
              <w:left w:val="single" w:sz="3" w:space="0" w:color="000000"/>
              <w:bottom w:val="single" w:sz="3" w:space="0" w:color="000000"/>
              <w:right w:val="single" w:sz="3" w:space="0" w:color="000000"/>
            </w:tcBorders>
            <w:vAlign w:val="center"/>
          </w:tcPr>
          <w:p w14:paraId="4DA8FE63" w14:textId="77777777" w:rsidR="00357641" w:rsidRDefault="00000000">
            <w:pPr>
              <w:spacing w:after="0" w:line="259" w:lineRule="auto"/>
              <w:ind w:left="0" w:right="0" w:firstLine="0"/>
              <w:jc w:val="center"/>
            </w:pPr>
            <w:r>
              <w:rPr>
                <w:sz w:val="14"/>
              </w:rPr>
              <w:t>0.7856</w:t>
            </w:r>
          </w:p>
        </w:tc>
      </w:tr>
      <w:tr w:rsidR="00357641" w14:paraId="714DDF27"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52049381" w14:textId="77777777" w:rsidR="00357641" w:rsidRDefault="00000000">
            <w:pPr>
              <w:spacing w:after="0" w:line="259" w:lineRule="auto"/>
              <w:ind w:left="0" w:right="0" w:firstLine="0"/>
              <w:jc w:val="center"/>
            </w:pPr>
            <w:r>
              <w:rPr>
                <w:sz w:val="14"/>
              </w:rPr>
              <w:lastRenderedPageBreak/>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149B9841"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302CA7AB"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3C290B7C" w14:textId="77777777" w:rsidR="00357641" w:rsidRDefault="00000000">
            <w:pPr>
              <w:spacing w:after="0" w:line="259" w:lineRule="auto"/>
              <w:ind w:left="0" w:right="0" w:firstLine="0"/>
              <w:jc w:val="center"/>
            </w:pPr>
            <w:r>
              <w:rPr>
                <w:sz w:val="14"/>
              </w:rPr>
              <w:t>0.1</w:t>
            </w:r>
          </w:p>
        </w:tc>
        <w:tc>
          <w:tcPr>
            <w:tcW w:w="832" w:type="dxa"/>
            <w:tcBorders>
              <w:top w:val="single" w:sz="3" w:space="0" w:color="000000"/>
              <w:left w:val="single" w:sz="3" w:space="0" w:color="000000"/>
              <w:bottom w:val="single" w:sz="3" w:space="0" w:color="000000"/>
              <w:right w:val="single" w:sz="3" w:space="0" w:color="000000"/>
            </w:tcBorders>
            <w:vAlign w:val="center"/>
          </w:tcPr>
          <w:p w14:paraId="0DAA6F03"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5E718D32"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45429F77" w14:textId="77777777" w:rsidR="00357641" w:rsidRDefault="00000000">
            <w:pPr>
              <w:spacing w:after="0" w:line="259" w:lineRule="auto"/>
              <w:ind w:left="0" w:right="0" w:firstLine="0"/>
              <w:jc w:val="center"/>
            </w:pPr>
            <w:r>
              <w:rPr>
                <w:sz w:val="14"/>
              </w:rPr>
              <w:t>15</w:t>
            </w:r>
          </w:p>
        </w:tc>
        <w:tc>
          <w:tcPr>
            <w:tcW w:w="832" w:type="dxa"/>
            <w:tcBorders>
              <w:top w:val="single" w:sz="3" w:space="0" w:color="000000"/>
              <w:left w:val="single" w:sz="3" w:space="0" w:color="000000"/>
              <w:bottom w:val="single" w:sz="3" w:space="0" w:color="000000"/>
              <w:right w:val="single" w:sz="3" w:space="0" w:color="000000"/>
            </w:tcBorders>
          </w:tcPr>
          <w:p w14:paraId="27EC6C14" w14:textId="77777777" w:rsidR="00357641" w:rsidRDefault="00000000">
            <w:pPr>
              <w:spacing w:after="0" w:line="259" w:lineRule="auto"/>
              <w:ind w:left="0" w:right="0" w:firstLine="0"/>
              <w:jc w:val="center"/>
            </w:pPr>
            <w:r>
              <w:rPr>
                <w:sz w:val="14"/>
              </w:rPr>
              <w:t xml:space="preserve">93.22 </w:t>
            </w:r>
            <w:r>
              <w:rPr>
                <w:sz w:val="12"/>
              </w:rPr>
              <w:t>(</w:t>
            </w:r>
            <w:r>
              <w:rPr>
                <w:sz w:val="14"/>
              </w:rPr>
              <w:t>-1.13</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33FAF88F"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3E1E4FC1" w14:textId="77777777" w:rsidR="00357641" w:rsidRDefault="00000000">
            <w:pPr>
              <w:spacing w:after="0" w:line="259" w:lineRule="auto"/>
              <w:ind w:left="0" w:right="0" w:firstLine="0"/>
              <w:jc w:val="center"/>
            </w:pPr>
            <w:r>
              <w:rPr>
                <w:b/>
                <w:sz w:val="14"/>
              </w:rPr>
              <w:t>56.3</w:t>
            </w:r>
          </w:p>
        </w:tc>
        <w:tc>
          <w:tcPr>
            <w:tcW w:w="832" w:type="dxa"/>
            <w:tcBorders>
              <w:top w:val="single" w:sz="3" w:space="0" w:color="000000"/>
              <w:left w:val="single" w:sz="3" w:space="0" w:color="000000"/>
              <w:bottom w:val="single" w:sz="3" w:space="0" w:color="000000"/>
              <w:right w:val="single" w:sz="3" w:space="0" w:color="000000"/>
            </w:tcBorders>
            <w:vAlign w:val="center"/>
          </w:tcPr>
          <w:p w14:paraId="2BE675BB" w14:textId="77777777" w:rsidR="00357641" w:rsidRDefault="00000000">
            <w:pPr>
              <w:spacing w:after="0" w:line="259" w:lineRule="auto"/>
              <w:ind w:left="0" w:right="0" w:firstLine="0"/>
              <w:jc w:val="center"/>
            </w:pPr>
            <w:r>
              <w:rPr>
                <w:b/>
                <w:sz w:val="14"/>
              </w:rPr>
              <w:t>41.8</w:t>
            </w:r>
          </w:p>
        </w:tc>
        <w:tc>
          <w:tcPr>
            <w:tcW w:w="832" w:type="dxa"/>
            <w:tcBorders>
              <w:top w:val="single" w:sz="3" w:space="0" w:color="000000"/>
              <w:left w:val="single" w:sz="3" w:space="0" w:color="000000"/>
              <w:bottom w:val="single" w:sz="3" w:space="0" w:color="000000"/>
              <w:right w:val="single" w:sz="3" w:space="0" w:color="000000"/>
            </w:tcBorders>
            <w:vAlign w:val="center"/>
          </w:tcPr>
          <w:p w14:paraId="433F5FE0" w14:textId="77777777" w:rsidR="00357641" w:rsidRDefault="00000000">
            <w:pPr>
              <w:spacing w:after="0" w:line="259" w:lineRule="auto"/>
              <w:ind w:left="0" w:right="0" w:firstLine="0"/>
              <w:jc w:val="center"/>
            </w:pPr>
            <w:r>
              <w:rPr>
                <w:sz w:val="14"/>
              </w:rPr>
              <w:t>0.7785</w:t>
            </w:r>
          </w:p>
        </w:tc>
      </w:tr>
      <w:tr w:rsidR="00357641" w14:paraId="4888D62C"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5376BFA5"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0DA30D1D"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433AC1CA"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40293B53" w14:textId="77777777" w:rsidR="00357641" w:rsidRDefault="00000000">
            <w:pPr>
              <w:spacing w:after="0" w:line="259" w:lineRule="auto"/>
              <w:ind w:left="0" w:right="0" w:firstLine="0"/>
              <w:jc w:val="center"/>
            </w:pPr>
            <w:r>
              <w:rPr>
                <w:sz w:val="14"/>
              </w:rPr>
              <w:t>0.1</w:t>
            </w:r>
          </w:p>
        </w:tc>
        <w:tc>
          <w:tcPr>
            <w:tcW w:w="832" w:type="dxa"/>
            <w:tcBorders>
              <w:top w:val="single" w:sz="3" w:space="0" w:color="000000"/>
              <w:left w:val="single" w:sz="3" w:space="0" w:color="000000"/>
              <w:bottom w:val="single" w:sz="3" w:space="0" w:color="000000"/>
              <w:right w:val="single" w:sz="3" w:space="0" w:color="000000"/>
            </w:tcBorders>
            <w:vAlign w:val="center"/>
          </w:tcPr>
          <w:p w14:paraId="08D5A9EF" w14:textId="77777777" w:rsidR="00357641" w:rsidRDefault="00000000">
            <w:pPr>
              <w:spacing w:after="0" w:line="259" w:lineRule="auto"/>
              <w:ind w:left="0" w:right="0" w:firstLine="0"/>
              <w:jc w:val="center"/>
            </w:pPr>
            <w:r>
              <w:rPr>
                <w:sz w:val="14"/>
              </w:rPr>
              <w:t>3</w:t>
            </w:r>
          </w:p>
        </w:tc>
        <w:tc>
          <w:tcPr>
            <w:tcW w:w="832" w:type="dxa"/>
            <w:tcBorders>
              <w:top w:val="single" w:sz="3" w:space="0" w:color="000000"/>
              <w:left w:val="single" w:sz="3" w:space="0" w:color="000000"/>
              <w:bottom w:val="single" w:sz="3" w:space="0" w:color="000000"/>
              <w:right w:val="single" w:sz="3" w:space="0" w:color="000000"/>
            </w:tcBorders>
            <w:vAlign w:val="center"/>
          </w:tcPr>
          <w:p w14:paraId="07E4F3F2"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756F2E47" w14:textId="77777777" w:rsidR="00357641" w:rsidRDefault="00000000">
            <w:pPr>
              <w:spacing w:after="0" w:line="259" w:lineRule="auto"/>
              <w:ind w:left="0" w:right="0" w:firstLine="0"/>
              <w:jc w:val="center"/>
            </w:pPr>
            <w:r>
              <w:rPr>
                <w:sz w:val="14"/>
              </w:rPr>
              <w:t>15</w:t>
            </w:r>
          </w:p>
        </w:tc>
        <w:tc>
          <w:tcPr>
            <w:tcW w:w="832" w:type="dxa"/>
            <w:tcBorders>
              <w:top w:val="single" w:sz="3" w:space="0" w:color="000000"/>
              <w:left w:val="single" w:sz="3" w:space="0" w:color="000000"/>
              <w:bottom w:val="single" w:sz="3" w:space="0" w:color="000000"/>
              <w:right w:val="single" w:sz="3" w:space="0" w:color="000000"/>
            </w:tcBorders>
          </w:tcPr>
          <w:p w14:paraId="454F4FCE" w14:textId="77777777" w:rsidR="00357641" w:rsidRDefault="00000000">
            <w:pPr>
              <w:spacing w:after="0" w:line="259" w:lineRule="auto"/>
              <w:ind w:left="176" w:right="0" w:firstLine="0"/>
              <w:jc w:val="left"/>
            </w:pPr>
            <w:r>
              <w:rPr>
                <w:noProof/>
              </w:rPr>
              <w:drawing>
                <wp:inline distT="0" distB="0" distL="0" distR="0" wp14:anchorId="5108BDA0" wp14:editId="575F7F49">
                  <wp:extent cx="259080" cy="176784"/>
                  <wp:effectExtent l="0" t="0" r="0" b="0"/>
                  <wp:docPr id="82025" name="Picture 82025"/>
                  <wp:cNvGraphicFramePr/>
                  <a:graphic xmlns:a="http://schemas.openxmlformats.org/drawingml/2006/main">
                    <a:graphicData uri="http://schemas.openxmlformats.org/drawingml/2006/picture">
                      <pic:pic xmlns:pic="http://schemas.openxmlformats.org/drawingml/2006/picture">
                        <pic:nvPicPr>
                          <pic:cNvPr id="82025" name="Picture 82025"/>
                          <pic:cNvPicPr/>
                        </pic:nvPicPr>
                        <pic:blipFill>
                          <a:blip r:embed="rId15"/>
                          <a:stretch>
                            <a:fillRect/>
                          </a:stretch>
                        </pic:blipFill>
                        <pic:spPr>
                          <a:xfrm>
                            <a:off x="0" y="0"/>
                            <a:ext cx="259080" cy="176784"/>
                          </a:xfrm>
                          <a:prstGeom prst="rect">
                            <a:avLst/>
                          </a:prstGeom>
                        </pic:spPr>
                      </pic:pic>
                    </a:graphicData>
                  </a:graphic>
                </wp:inline>
              </w:drawing>
            </w:r>
          </w:p>
        </w:tc>
        <w:tc>
          <w:tcPr>
            <w:tcW w:w="832" w:type="dxa"/>
            <w:tcBorders>
              <w:top w:val="single" w:sz="3" w:space="0" w:color="000000"/>
              <w:left w:val="single" w:sz="3" w:space="0" w:color="000000"/>
              <w:bottom w:val="single" w:sz="3" w:space="0" w:color="000000"/>
              <w:right w:val="single" w:sz="3" w:space="0" w:color="000000"/>
            </w:tcBorders>
            <w:vAlign w:val="center"/>
          </w:tcPr>
          <w:p w14:paraId="0EB56EFA"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616F17D4" w14:textId="77777777" w:rsidR="00357641" w:rsidRDefault="00000000">
            <w:pPr>
              <w:spacing w:after="0" w:line="259" w:lineRule="auto"/>
              <w:ind w:left="0" w:right="0" w:firstLine="0"/>
              <w:jc w:val="center"/>
            </w:pPr>
            <w:r>
              <w:rPr>
                <w:sz w:val="14"/>
              </w:rPr>
              <w:t>39.76</w:t>
            </w:r>
          </w:p>
        </w:tc>
        <w:tc>
          <w:tcPr>
            <w:tcW w:w="832" w:type="dxa"/>
            <w:tcBorders>
              <w:top w:val="single" w:sz="3" w:space="0" w:color="000000"/>
              <w:left w:val="single" w:sz="3" w:space="0" w:color="000000"/>
              <w:bottom w:val="single" w:sz="3" w:space="0" w:color="000000"/>
              <w:right w:val="single" w:sz="3" w:space="0" w:color="000000"/>
            </w:tcBorders>
            <w:vAlign w:val="center"/>
          </w:tcPr>
          <w:p w14:paraId="7DF203E4" w14:textId="77777777" w:rsidR="00357641" w:rsidRDefault="00000000">
            <w:pPr>
              <w:spacing w:after="0" w:line="259" w:lineRule="auto"/>
              <w:ind w:left="0" w:right="0" w:firstLine="0"/>
              <w:jc w:val="center"/>
            </w:pPr>
            <w:r>
              <w:rPr>
                <w:sz w:val="14"/>
              </w:rPr>
              <w:t>34.5</w:t>
            </w:r>
          </w:p>
        </w:tc>
        <w:tc>
          <w:tcPr>
            <w:tcW w:w="832" w:type="dxa"/>
            <w:tcBorders>
              <w:top w:val="single" w:sz="3" w:space="0" w:color="000000"/>
              <w:left w:val="single" w:sz="3" w:space="0" w:color="000000"/>
              <w:bottom w:val="single" w:sz="3" w:space="0" w:color="000000"/>
              <w:right w:val="single" w:sz="3" w:space="0" w:color="000000"/>
            </w:tcBorders>
            <w:vAlign w:val="center"/>
          </w:tcPr>
          <w:p w14:paraId="488C46E7" w14:textId="77777777" w:rsidR="00357641" w:rsidRDefault="00000000">
            <w:pPr>
              <w:spacing w:after="0" w:line="259" w:lineRule="auto"/>
              <w:ind w:left="0" w:right="0" w:firstLine="0"/>
              <w:jc w:val="center"/>
            </w:pPr>
            <w:r>
              <w:rPr>
                <w:sz w:val="14"/>
              </w:rPr>
              <w:t>0.7756</w:t>
            </w:r>
          </w:p>
        </w:tc>
      </w:tr>
      <w:tr w:rsidR="00357641" w14:paraId="033A21BC"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448D300C"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777922EF"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7D3E1E36"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5319F354" w14:textId="77777777" w:rsidR="00357641" w:rsidRDefault="00000000">
            <w:pPr>
              <w:spacing w:after="0" w:line="259" w:lineRule="auto"/>
              <w:ind w:left="0" w:right="0" w:firstLine="0"/>
              <w:jc w:val="center"/>
            </w:pPr>
            <w:r>
              <w:rPr>
                <w:sz w:val="14"/>
              </w:rPr>
              <w:t>0.1</w:t>
            </w:r>
          </w:p>
        </w:tc>
        <w:tc>
          <w:tcPr>
            <w:tcW w:w="832" w:type="dxa"/>
            <w:tcBorders>
              <w:top w:val="single" w:sz="3" w:space="0" w:color="000000"/>
              <w:left w:val="single" w:sz="3" w:space="0" w:color="000000"/>
              <w:bottom w:val="single" w:sz="3" w:space="0" w:color="000000"/>
              <w:right w:val="single" w:sz="3" w:space="0" w:color="000000"/>
            </w:tcBorders>
            <w:vAlign w:val="center"/>
          </w:tcPr>
          <w:p w14:paraId="2598C525" w14:textId="77777777" w:rsidR="00357641" w:rsidRDefault="00000000">
            <w:pPr>
              <w:spacing w:after="0" w:line="259" w:lineRule="auto"/>
              <w:ind w:left="0" w:right="0" w:firstLine="0"/>
              <w:jc w:val="center"/>
            </w:pPr>
            <w:r>
              <w:rPr>
                <w:sz w:val="14"/>
              </w:rPr>
              <w:t>3</w:t>
            </w:r>
          </w:p>
        </w:tc>
        <w:tc>
          <w:tcPr>
            <w:tcW w:w="832" w:type="dxa"/>
            <w:tcBorders>
              <w:top w:val="single" w:sz="3" w:space="0" w:color="000000"/>
              <w:left w:val="single" w:sz="3" w:space="0" w:color="000000"/>
              <w:bottom w:val="single" w:sz="3" w:space="0" w:color="000000"/>
              <w:right w:val="single" w:sz="3" w:space="0" w:color="000000"/>
            </w:tcBorders>
            <w:vAlign w:val="center"/>
          </w:tcPr>
          <w:p w14:paraId="70CFD7EF"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709BCE34" w14:textId="77777777" w:rsidR="00357641" w:rsidRDefault="00000000">
            <w:pPr>
              <w:spacing w:after="0" w:line="259" w:lineRule="auto"/>
              <w:ind w:left="0" w:right="0" w:firstLine="0"/>
              <w:jc w:val="center"/>
            </w:pPr>
            <w:r>
              <w:rPr>
                <w:sz w:val="14"/>
              </w:rPr>
              <w:t>25</w:t>
            </w:r>
          </w:p>
        </w:tc>
        <w:tc>
          <w:tcPr>
            <w:tcW w:w="832" w:type="dxa"/>
            <w:tcBorders>
              <w:top w:val="single" w:sz="3" w:space="0" w:color="000000"/>
              <w:left w:val="single" w:sz="3" w:space="0" w:color="000000"/>
              <w:bottom w:val="single" w:sz="3" w:space="0" w:color="000000"/>
              <w:right w:val="single" w:sz="3" w:space="0" w:color="000000"/>
            </w:tcBorders>
          </w:tcPr>
          <w:p w14:paraId="24428DC3" w14:textId="77777777" w:rsidR="00357641" w:rsidRDefault="00000000">
            <w:pPr>
              <w:spacing w:after="0" w:line="259" w:lineRule="auto"/>
              <w:ind w:left="176" w:right="0" w:firstLine="0"/>
              <w:jc w:val="left"/>
            </w:pPr>
            <w:r>
              <w:rPr>
                <w:noProof/>
              </w:rPr>
              <w:drawing>
                <wp:inline distT="0" distB="0" distL="0" distR="0" wp14:anchorId="05A2FD66" wp14:editId="58DFD86B">
                  <wp:extent cx="259080" cy="176785"/>
                  <wp:effectExtent l="0" t="0" r="0" b="0"/>
                  <wp:docPr id="82026" name="Picture 82026"/>
                  <wp:cNvGraphicFramePr/>
                  <a:graphic xmlns:a="http://schemas.openxmlformats.org/drawingml/2006/main">
                    <a:graphicData uri="http://schemas.openxmlformats.org/drawingml/2006/picture">
                      <pic:pic xmlns:pic="http://schemas.openxmlformats.org/drawingml/2006/picture">
                        <pic:nvPicPr>
                          <pic:cNvPr id="82026" name="Picture 82026"/>
                          <pic:cNvPicPr/>
                        </pic:nvPicPr>
                        <pic:blipFill>
                          <a:blip r:embed="rId16"/>
                          <a:stretch>
                            <a:fillRect/>
                          </a:stretch>
                        </pic:blipFill>
                        <pic:spPr>
                          <a:xfrm>
                            <a:off x="0" y="0"/>
                            <a:ext cx="259080" cy="176785"/>
                          </a:xfrm>
                          <a:prstGeom prst="rect">
                            <a:avLst/>
                          </a:prstGeom>
                        </pic:spPr>
                      </pic:pic>
                    </a:graphicData>
                  </a:graphic>
                </wp:inline>
              </w:drawing>
            </w:r>
          </w:p>
        </w:tc>
        <w:tc>
          <w:tcPr>
            <w:tcW w:w="832" w:type="dxa"/>
            <w:tcBorders>
              <w:top w:val="single" w:sz="3" w:space="0" w:color="000000"/>
              <w:left w:val="single" w:sz="3" w:space="0" w:color="000000"/>
              <w:bottom w:val="single" w:sz="3" w:space="0" w:color="000000"/>
              <w:right w:val="single" w:sz="3" w:space="0" w:color="000000"/>
            </w:tcBorders>
            <w:vAlign w:val="center"/>
          </w:tcPr>
          <w:p w14:paraId="284548D5"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0507E8CD" w14:textId="77777777" w:rsidR="00357641" w:rsidRDefault="00000000">
            <w:pPr>
              <w:spacing w:after="0" w:line="259" w:lineRule="auto"/>
              <w:ind w:left="0" w:right="0" w:firstLine="0"/>
              <w:jc w:val="center"/>
            </w:pPr>
            <w:r>
              <w:rPr>
                <w:sz w:val="14"/>
              </w:rPr>
              <w:t>39.36</w:t>
            </w:r>
          </w:p>
        </w:tc>
        <w:tc>
          <w:tcPr>
            <w:tcW w:w="832" w:type="dxa"/>
            <w:tcBorders>
              <w:top w:val="single" w:sz="3" w:space="0" w:color="000000"/>
              <w:left w:val="single" w:sz="3" w:space="0" w:color="000000"/>
              <w:bottom w:val="single" w:sz="3" w:space="0" w:color="000000"/>
              <w:right w:val="single" w:sz="3" w:space="0" w:color="000000"/>
            </w:tcBorders>
            <w:vAlign w:val="center"/>
          </w:tcPr>
          <w:p w14:paraId="1B7AB6A6" w14:textId="77777777" w:rsidR="00357641" w:rsidRDefault="00000000">
            <w:pPr>
              <w:spacing w:after="0" w:line="259" w:lineRule="auto"/>
              <w:ind w:left="0" w:right="0" w:firstLine="0"/>
              <w:jc w:val="center"/>
            </w:pPr>
            <w:r>
              <w:rPr>
                <w:sz w:val="14"/>
              </w:rPr>
              <w:t>34.3</w:t>
            </w:r>
          </w:p>
        </w:tc>
        <w:tc>
          <w:tcPr>
            <w:tcW w:w="832" w:type="dxa"/>
            <w:tcBorders>
              <w:top w:val="single" w:sz="3" w:space="0" w:color="000000"/>
              <w:left w:val="single" w:sz="3" w:space="0" w:color="000000"/>
              <w:bottom w:val="single" w:sz="3" w:space="0" w:color="000000"/>
              <w:right w:val="single" w:sz="3" w:space="0" w:color="000000"/>
            </w:tcBorders>
            <w:vAlign w:val="center"/>
          </w:tcPr>
          <w:p w14:paraId="4DBDBE4B" w14:textId="77777777" w:rsidR="00357641" w:rsidRDefault="00000000">
            <w:pPr>
              <w:spacing w:after="0" w:line="259" w:lineRule="auto"/>
              <w:ind w:left="0" w:right="0" w:firstLine="0"/>
              <w:jc w:val="center"/>
            </w:pPr>
            <w:r>
              <w:rPr>
                <w:sz w:val="14"/>
              </w:rPr>
              <w:t>0.7705</w:t>
            </w:r>
          </w:p>
        </w:tc>
      </w:tr>
      <w:tr w:rsidR="00357641" w14:paraId="679A6B77"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682CDEA5"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1C664660"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1AA6809B"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00A088D6" w14:textId="77777777" w:rsidR="00357641" w:rsidRDefault="00000000">
            <w:pPr>
              <w:spacing w:after="0" w:line="259" w:lineRule="auto"/>
              <w:ind w:left="0" w:right="0" w:firstLine="0"/>
              <w:jc w:val="center"/>
            </w:pPr>
            <w:r>
              <w:rPr>
                <w:sz w:val="14"/>
              </w:rPr>
              <w:t>0.1</w:t>
            </w:r>
          </w:p>
        </w:tc>
        <w:tc>
          <w:tcPr>
            <w:tcW w:w="832" w:type="dxa"/>
            <w:tcBorders>
              <w:top w:val="single" w:sz="3" w:space="0" w:color="000000"/>
              <w:left w:val="single" w:sz="3" w:space="0" w:color="000000"/>
              <w:bottom w:val="single" w:sz="3" w:space="0" w:color="000000"/>
              <w:right w:val="single" w:sz="3" w:space="0" w:color="000000"/>
            </w:tcBorders>
            <w:vAlign w:val="center"/>
          </w:tcPr>
          <w:p w14:paraId="29AE3B02" w14:textId="77777777" w:rsidR="00357641" w:rsidRDefault="00000000">
            <w:pPr>
              <w:spacing w:after="0" w:line="259" w:lineRule="auto"/>
              <w:ind w:left="0" w:right="0" w:firstLine="0"/>
              <w:jc w:val="center"/>
            </w:pPr>
            <w:r>
              <w:rPr>
                <w:sz w:val="14"/>
              </w:rPr>
              <w:t>3</w:t>
            </w:r>
          </w:p>
        </w:tc>
        <w:tc>
          <w:tcPr>
            <w:tcW w:w="832" w:type="dxa"/>
            <w:tcBorders>
              <w:top w:val="single" w:sz="3" w:space="0" w:color="000000"/>
              <w:left w:val="single" w:sz="3" w:space="0" w:color="000000"/>
              <w:bottom w:val="single" w:sz="3" w:space="0" w:color="000000"/>
              <w:right w:val="single" w:sz="3" w:space="0" w:color="000000"/>
            </w:tcBorders>
            <w:vAlign w:val="center"/>
          </w:tcPr>
          <w:p w14:paraId="1C1A7739" w14:textId="77777777" w:rsidR="00357641" w:rsidRDefault="00000000">
            <w:pPr>
              <w:spacing w:after="0" w:line="259" w:lineRule="auto"/>
              <w:ind w:left="0" w:right="0" w:firstLine="0"/>
              <w:jc w:val="center"/>
            </w:pPr>
            <w:r>
              <w:rPr>
                <w:sz w:val="14"/>
              </w:rPr>
              <w:t>5</w:t>
            </w:r>
          </w:p>
        </w:tc>
        <w:tc>
          <w:tcPr>
            <w:tcW w:w="832" w:type="dxa"/>
            <w:tcBorders>
              <w:top w:val="single" w:sz="3" w:space="0" w:color="000000"/>
              <w:left w:val="single" w:sz="3" w:space="0" w:color="000000"/>
              <w:bottom w:val="single" w:sz="3" w:space="0" w:color="000000"/>
              <w:right w:val="single" w:sz="3" w:space="0" w:color="000000"/>
            </w:tcBorders>
            <w:vAlign w:val="center"/>
          </w:tcPr>
          <w:p w14:paraId="3E5C8D3A" w14:textId="77777777" w:rsidR="00357641" w:rsidRDefault="00000000">
            <w:pPr>
              <w:spacing w:after="0" w:line="259" w:lineRule="auto"/>
              <w:ind w:left="0" w:right="0" w:firstLine="0"/>
              <w:jc w:val="center"/>
            </w:pPr>
            <w:r>
              <w:rPr>
                <w:sz w:val="14"/>
              </w:rPr>
              <w:t>35</w:t>
            </w:r>
          </w:p>
        </w:tc>
        <w:tc>
          <w:tcPr>
            <w:tcW w:w="832" w:type="dxa"/>
            <w:tcBorders>
              <w:top w:val="single" w:sz="3" w:space="0" w:color="000000"/>
              <w:left w:val="single" w:sz="3" w:space="0" w:color="000000"/>
              <w:bottom w:val="single" w:sz="3" w:space="0" w:color="000000"/>
              <w:right w:val="single" w:sz="3" w:space="0" w:color="000000"/>
            </w:tcBorders>
          </w:tcPr>
          <w:p w14:paraId="7FA2BF26" w14:textId="77777777" w:rsidR="00357641" w:rsidRDefault="00000000">
            <w:pPr>
              <w:spacing w:after="0" w:line="259" w:lineRule="auto"/>
              <w:ind w:left="176" w:right="0" w:firstLine="0"/>
              <w:jc w:val="left"/>
            </w:pPr>
            <w:r>
              <w:rPr>
                <w:noProof/>
              </w:rPr>
              <w:drawing>
                <wp:inline distT="0" distB="0" distL="0" distR="0" wp14:anchorId="1E7E5AB6" wp14:editId="706AC9C9">
                  <wp:extent cx="259080" cy="176784"/>
                  <wp:effectExtent l="0" t="0" r="0" b="0"/>
                  <wp:docPr id="82027" name="Picture 82027"/>
                  <wp:cNvGraphicFramePr/>
                  <a:graphic xmlns:a="http://schemas.openxmlformats.org/drawingml/2006/main">
                    <a:graphicData uri="http://schemas.openxmlformats.org/drawingml/2006/picture">
                      <pic:pic xmlns:pic="http://schemas.openxmlformats.org/drawingml/2006/picture">
                        <pic:nvPicPr>
                          <pic:cNvPr id="82027" name="Picture 82027"/>
                          <pic:cNvPicPr/>
                        </pic:nvPicPr>
                        <pic:blipFill>
                          <a:blip r:embed="rId17"/>
                          <a:stretch>
                            <a:fillRect/>
                          </a:stretch>
                        </pic:blipFill>
                        <pic:spPr>
                          <a:xfrm>
                            <a:off x="0" y="0"/>
                            <a:ext cx="259080" cy="176784"/>
                          </a:xfrm>
                          <a:prstGeom prst="rect">
                            <a:avLst/>
                          </a:prstGeom>
                        </pic:spPr>
                      </pic:pic>
                    </a:graphicData>
                  </a:graphic>
                </wp:inline>
              </w:drawing>
            </w:r>
          </w:p>
        </w:tc>
        <w:tc>
          <w:tcPr>
            <w:tcW w:w="832" w:type="dxa"/>
            <w:tcBorders>
              <w:top w:val="single" w:sz="3" w:space="0" w:color="000000"/>
              <w:left w:val="single" w:sz="3" w:space="0" w:color="000000"/>
              <w:bottom w:val="single" w:sz="3" w:space="0" w:color="000000"/>
              <w:right w:val="single" w:sz="3" w:space="0" w:color="000000"/>
            </w:tcBorders>
            <w:vAlign w:val="center"/>
          </w:tcPr>
          <w:p w14:paraId="218C0B7E" w14:textId="77777777" w:rsidR="00357641" w:rsidRDefault="00000000">
            <w:pPr>
              <w:spacing w:after="0" w:line="259" w:lineRule="auto"/>
              <w:ind w:left="0" w:right="0" w:firstLine="0"/>
              <w:jc w:val="center"/>
            </w:pPr>
            <w:r>
              <w:rPr>
                <w:sz w:val="14"/>
                <w:u w:val="single" w:color="000000"/>
              </w:rPr>
              <w:t>0.737</w:t>
            </w:r>
          </w:p>
        </w:tc>
        <w:tc>
          <w:tcPr>
            <w:tcW w:w="832" w:type="dxa"/>
            <w:tcBorders>
              <w:top w:val="single" w:sz="3" w:space="0" w:color="000000"/>
              <w:left w:val="single" w:sz="3" w:space="0" w:color="000000"/>
              <w:bottom w:val="single" w:sz="3" w:space="0" w:color="000000"/>
              <w:right w:val="single" w:sz="3" w:space="0" w:color="000000"/>
            </w:tcBorders>
            <w:vAlign w:val="center"/>
          </w:tcPr>
          <w:p w14:paraId="14A1AFD3" w14:textId="77777777" w:rsidR="00357641" w:rsidRDefault="00000000">
            <w:pPr>
              <w:spacing w:after="0" w:line="259" w:lineRule="auto"/>
              <w:ind w:left="0" w:right="0" w:firstLine="0"/>
              <w:jc w:val="center"/>
            </w:pPr>
            <w:r>
              <w:rPr>
                <w:sz w:val="14"/>
              </w:rPr>
              <w:t>39.09</w:t>
            </w:r>
          </w:p>
        </w:tc>
        <w:tc>
          <w:tcPr>
            <w:tcW w:w="832" w:type="dxa"/>
            <w:tcBorders>
              <w:top w:val="single" w:sz="3" w:space="0" w:color="000000"/>
              <w:left w:val="single" w:sz="3" w:space="0" w:color="000000"/>
              <w:bottom w:val="single" w:sz="3" w:space="0" w:color="000000"/>
              <w:right w:val="single" w:sz="3" w:space="0" w:color="000000"/>
            </w:tcBorders>
            <w:vAlign w:val="center"/>
          </w:tcPr>
          <w:p w14:paraId="19E2FD55" w14:textId="77777777" w:rsidR="00357641" w:rsidRDefault="00000000">
            <w:pPr>
              <w:spacing w:after="0" w:line="259" w:lineRule="auto"/>
              <w:ind w:left="0" w:right="0" w:firstLine="0"/>
              <w:jc w:val="center"/>
            </w:pPr>
            <w:r>
              <w:rPr>
                <w:sz w:val="14"/>
              </w:rPr>
              <w:t>34.2</w:t>
            </w:r>
          </w:p>
        </w:tc>
        <w:tc>
          <w:tcPr>
            <w:tcW w:w="832" w:type="dxa"/>
            <w:tcBorders>
              <w:top w:val="single" w:sz="3" w:space="0" w:color="000000"/>
              <w:left w:val="single" w:sz="3" w:space="0" w:color="000000"/>
              <w:bottom w:val="single" w:sz="3" w:space="0" w:color="000000"/>
              <w:right w:val="single" w:sz="3" w:space="0" w:color="000000"/>
            </w:tcBorders>
            <w:vAlign w:val="center"/>
          </w:tcPr>
          <w:p w14:paraId="341D6AE4" w14:textId="77777777" w:rsidR="00357641" w:rsidRDefault="00000000">
            <w:pPr>
              <w:spacing w:after="0" w:line="259" w:lineRule="auto"/>
              <w:ind w:left="0" w:right="0" w:firstLine="0"/>
              <w:jc w:val="center"/>
            </w:pPr>
            <w:r>
              <w:rPr>
                <w:sz w:val="14"/>
              </w:rPr>
              <w:t>0.7671</w:t>
            </w:r>
          </w:p>
        </w:tc>
      </w:tr>
      <w:tr w:rsidR="00357641" w14:paraId="09E7C434" w14:textId="77777777">
        <w:trPr>
          <w:trHeight w:val="486"/>
        </w:trPr>
        <w:tc>
          <w:tcPr>
            <w:tcW w:w="1615" w:type="dxa"/>
            <w:tcBorders>
              <w:top w:val="single" w:sz="3" w:space="0" w:color="000000"/>
              <w:left w:val="single" w:sz="3" w:space="0" w:color="000000"/>
              <w:bottom w:val="single" w:sz="3" w:space="0" w:color="000000"/>
              <w:right w:val="single" w:sz="3" w:space="0" w:color="000000"/>
            </w:tcBorders>
            <w:vAlign w:val="center"/>
          </w:tcPr>
          <w:p w14:paraId="2A19AEBD" w14:textId="77777777" w:rsidR="00357641" w:rsidRDefault="00000000">
            <w:pPr>
              <w:spacing w:after="0" w:line="259" w:lineRule="auto"/>
              <w:ind w:left="0" w:right="0" w:firstLine="0"/>
              <w:jc w:val="center"/>
            </w:pPr>
            <w:r>
              <w:rPr>
                <w:sz w:val="14"/>
              </w:rPr>
              <w:t>AccMotionDet</w:t>
            </w:r>
          </w:p>
        </w:tc>
        <w:tc>
          <w:tcPr>
            <w:tcW w:w="832" w:type="dxa"/>
            <w:tcBorders>
              <w:top w:val="single" w:sz="3" w:space="0" w:color="000000"/>
              <w:left w:val="single" w:sz="3" w:space="0" w:color="000000"/>
              <w:bottom w:val="single" w:sz="3" w:space="0" w:color="000000"/>
              <w:right w:val="single" w:sz="3" w:space="0" w:color="000000"/>
            </w:tcBorders>
            <w:vAlign w:val="center"/>
          </w:tcPr>
          <w:p w14:paraId="365161D3" w14:textId="77777777" w:rsidR="00357641" w:rsidRDefault="00000000">
            <w:pPr>
              <w:spacing w:after="0" w:line="259" w:lineRule="auto"/>
              <w:ind w:left="0" w:right="0" w:firstLine="0"/>
              <w:jc w:val="center"/>
            </w:pPr>
            <w:r>
              <w:rPr>
                <w:sz w:val="14"/>
              </w:rPr>
              <w:t>0.5</w:t>
            </w:r>
          </w:p>
        </w:tc>
        <w:tc>
          <w:tcPr>
            <w:tcW w:w="832" w:type="dxa"/>
            <w:tcBorders>
              <w:top w:val="single" w:sz="3" w:space="0" w:color="000000"/>
              <w:left w:val="single" w:sz="3" w:space="0" w:color="000000"/>
              <w:bottom w:val="single" w:sz="3" w:space="0" w:color="000000"/>
              <w:right w:val="single" w:sz="3" w:space="0" w:color="000000"/>
            </w:tcBorders>
            <w:vAlign w:val="center"/>
          </w:tcPr>
          <w:p w14:paraId="6B22BB55" w14:textId="77777777" w:rsidR="00357641" w:rsidRDefault="00000000">
            <w:pPr>
              <w:spacing w:after="0" w:line="259" w:lineRule="auto"/>
              <w:ind w:left="0" w:right="0" w:firstLine="0"/>
              <w:jc w:val="center"/>
            </w:pPr>
            <w:r>
              <w:rPr>
                <w:sz w:val="14"/>
              </w:rPr>
              <w:t>32</w:t>
            </w:r>
          </w:p>
        </w:tc>
        <w:tc>
          <w:tcPr>
            <w:tcW w:w="832" w:type="dxa"/>
            <w:tcBorders>
              <w:top w:val="single" w:sz="3" w:space="0" w:color="000000"/>
              <w:left w:val="single" w:sz="3" w:space="0" w:color="000000"/>
              <w:bottom w:val="single" w:sz="3" w:space="0" w:color="000000"/>
              <w:right w:val="single" w:sz="3" w:space="0" w:color="000000"/>
            </w:tcBorders>
            <w:vAlign w:val="center"/>
          </w:tcPr>
          <w:p w14:paraId="2E79AA5C" w14:textId="77777777" w:rsidR="00357641" w:rsidRDefault="00000000">
            <w:pPr>
              <w:spacing w:after="0" w:line="259" w:lineRule="auto"/>
              <w:ind w:left="0" w:right="0" w:firstLine="0"/>
              <w:jc w:val="center"/>
            </w:pPr>
            <w:r>
              <w:rPr>
                <w:sz w:val="14"/>
              </w:rPr>
              <w:t>0.05</w:t>
            </w:r>
          </w:p>
        </w:tc>
        <w:tc>
          <w:tcPr>
            <w:tcW w:w="832" w:type="dxa"/>
            <w:tcBorders>
              <w:top w:val="single" w:sz="3" w:space="0" w:color="000000"/>
              <w:left w:val="single" w:sz="3" w:space="0" w:color="000000"/>
              <w:bottom w:val="single" w:sz="3" w:space="0" w:color="000000"/>
              <w:right w:val="single" w:sz="3" w:space="0" w:color="000000"/>
            </w:tcBorders>
            <w:vAlign w:val="center"/>
          </w:tcPr>
          <w:p w14:paraId="0C895647" w14:textId="77777777" w:rsidR="00357641" w:rsidRDefault="00000000">
            <w:pPr>
              <w:spacing w:after="0" w:line="259" w:lineRule="auto"/>
              <w:ind w:left="0" w:right="0" w:firstLine="0"/>
              <w:jc w:val="center"/>
            </w:pPr>
            <w:r>
              <w:rPr>
                <w:sz w:val="14"/>
              </w:rPr>
              <w:t>3</w:t>
            </w:r>
          </w:p>
        </w:tc>
        <w:tc>
          <w:tcPr>
            <w:tcW w:w="832" w:type="dxa"/>
            <w:tcBorders>
              <w:top w:val="single" w:sz="3" w:space="0" w:color="000000"/>
              <w:left w:val="single" w:sz="3" w:space="0" w:color="000000"/>
              <w:bottom w:val="single" w:sz="3" w:space="0" w:color="000000"/>
              <w:right w:val="single" w:sz="3" w:space="0" w:color="000000"/>
            </w:tcBorders>
            <w:vAlign w:val="center"/>
          </w:tcPr>
          <w:p w14:paraId="0BBFA6E1" w14:textId="77777777" w:rsidR="00357641" w:rsidRDefault="00000000">
            <w:pPr>
              <w:spacing w:after="0" w:line="259" w:lineRule="auto"/>
              <w:ind w:left="0" w:right="0" w:firstLine="0"/>
              <w:jc w:val="center"/>
            </w:pPr>
            <w:r>
              <w:rPr>
                <w:sz w:val="14"/>
              </w:rPr>
              <w:t>10</w:t>
            </w:r>
          </w:p>
        </w:tc>
        <w:tc>
          <w:tcPr>
            <w:tcW w:w="832" w:type="dxa"/>
            <w:tcBorders>
              <w:top w:val="single" w:sz="3" w:space="0" w:color="000000"/>
              <w:left w:val="single" w:sz="3" w:space="0" w:color="000000"/>
              <w:bottom w:val="single" w:sz="3" w:space="0" w:color="000000"/>
              <w:right w:val="single" w:sz="3" w:space="0" w:color="000000"/>
            </w:tcBorders>
            <w:vAlign w:val="center"/>
          </w:tcPr>
          <w:p w14:paraId="5271CB59" w14:textId="77777777" w:rsidR="00357641" w:rsidRDefault="00000000">
            <w:pPr>
              <w:spacing w:after="0" w:line="259" w:lineRule="auto"/>
              <w:ind w:left="0" w:right="0" w:firstLine="0"/>
              <w:jc w:val="center"/>
            </w:pPr>
            <w:r>
              <w:rPr>
                <w:sz w:val="14"/>
              </w:rPr>
              <w:t>15</w:t>
            </w:r>
          </w:p>
        </w:tc>
        <w:tc>
          <w:tcPr>
            <w:tcW w:w="832" w:type="dxa"/>
            <w:tcBorders>
              <w:top w:val="single" w:sz="3" w:space="0" w:color="000000"/>
              <w:left w:val="single" w:sz="3" w:space="0" w:color="000000"/>
              <w:bottom w:val="single" w:sz="3" w:space="0" w:color="000000"/>
              <w:right w:val="single" w:sz="3" w:space="0" w:color="000000"/>
            </w:tcBorders>
          </w:tcPr>
          <w:p w14:paraId="7292E55A" w14:textId="77777777" w:rsidR="00357641" w:rsidRDefault="00000000">
            <w:pPr>
              <w:spacing w:after="0" w:line="259" w:lineRule="auto"/>
              <w:ind w:left="0" w:right="0" w:firstLine="0"/>
              <w:jc w:val="center"/>
            </w:pPr>
            <w:r>
              <w:rPr>
                <w:sz w:val="14"/>
              </w:rPr>
              <w:t xml:space="preserve">93.81 </w:t>
            </w:r>
            <w:r>
              <w:rPr>
                <w:sz w:val="12"/>
              </w:rPr>
              <w:t>(</w:t>
            </w:r>
            <w:r>
              <w:rPr>
                <w:sz w:val="14"/>
              </w:rPr>
              <w:t>-0.53</w:t>
            </w:r>
            <w:r>
              <w:rPr>
                <w:sz w:val="12"/>
              </w:rPr>
              <w:t>)</w:t>
            </w:r>
          </w:p>
        </w:tc>
        <w:tc>
          <w:tcPr>
            <w:tcW w:w="832" w:type="dxa"/>
            <w:tcBorders>
              <w:top w:val="single" w:sz="3" w:space="0" w:color="000000"/>
              <w:left w:val="single" w:sz="3" w:space="0" w:color="000000"/>
              <w:bottom w:val="single" w:sz="3" w:space="0" w:color="000000"/>
              <w:right w:val="single" w:sz="3" w:space="0" w:color="000000"/>
            </w:tcBorders>
            <w:vAlign w:val="center"/>
          </w:tcPr>
          <w:p w14:paraId="0875AD9A" w14:textId="77777777" w:rsidR="00357641" w:rsidRDefault="00000000">
            <w:pPr>
              <w:spacing w:after="0" w:line="259" w:lineRule="auto"/>
              <w:ind w:left="0" w:right="0" w:firstLine="0"/>
              <w:jc w:val="center"/>
            </w:pPr>
            <w:r>
              <w:rPr>
                <w:b/>
                <w:sz w:val="14"/>
              </w:rPr>
              <w:t>0.735</w:t>
            </w:r>
          </w:p>
        </w:tc>
        <w:tc>
          <w:tcPr>
            <w:tcW w:w="832" w:type="dxa"/>
            <w:tcBorders>
              <w:top w:val="single" w:sz="3" w:space="0" w:color="000000"/>
              <w:left w:val="single" w:sz="3" w:space="0" w:color="000000"/>
              <w:bottom w:val="single" w:sz="3" w:space="0" w:color="000000"/>
              <w:right w:val="single" w:sz="3" w:space="0" w:color="000000"/>
            </w:tcBorders>
            <w:vAlign w:val="center"/>
          </w:tcPr>
          <w:p w14:paraId="2591A2D2" w14:textId="77777777" w:rsidR="00357641" w:rsidRDefault="00000000">
            <w:pPr>
              <w:spacing w:after="0" w:line="259" w:lineRule="auto"/>
              <w:ind w:left="0" w:right="0" w:firstLine="0"/>
              <w:jc w:val="center"/>
            </w:pPr>
            <w:r>
              <w:rPr>
                <w:sz w:val="14"/>
              </w:rPr>
              <w:t>42.63</w:t>
            </w:r>
          </w:p>
        </w:tc>
        <w:tc>
          <w:tcPr>
            <w:tcW w:w="832" w:type="dxa"/>
            <w:tcBorders>
              <w:top w:val="single" w:sz="3" w:space="0" w:color="000000"/>
              <w:left w:val="single" w:sz="3" w:space="0" w:color="000000"/>
              <w:bottom w:val="single" w:sz="3" w:space="0" w:color="000000"/>
              <w:right w:val="single" w:sz="3" w:space="0" w:color="000000"/>
            </w:tcBorders>
            <w:vAlign w:val="center"/>
          </w:tcPr>
          <w:p w14:paraId="5F201CC4" w14:textId="77777777" w:rsidR="00357641" w:rsidRDefault="00000000">
            <w:pPr>
              <w:spacing w:after="0" w:line="259" w:lineRule="auto"/>
              <w:ind w:left="0" w:right="0" w:firstLine="0"/>
              <w:jc w:val="center"/>
            </w:pPr>
            <w:r>
              <w:rPr>
                <w:sz w:val="14"/>
              </w:rPr>
              <w:t>35.7</w:t>
            </w:r>
          </w:p>
        </w:tc>
        <w:tc>
          <w:tcPr>
            <w:tcW w:w="832" w:type="dxa"/>
            <w:tcBorders>
              <w:top w:val="single" w:sz="3" w:space="0" w:color="000000"/>
              <w:left w:val="single" w:sz="3" w:space="0" w:color="000000"/>
              <w:bottom w:val="single" w:sz="3" w:space="0" w:color="000000"/>
              <w:right w:val="single" w:sz="3" w:space="0" w:color="000000"/>
            </w:tcBorders>
            <w:vAlign w:val="center"/>
          </w:tcPr>
          <w:p w14:paraId="6DFC7A2B" w14:textId="77777777" w:rsidR="00357641" w:rsidRDefault="00000000">
            <w:pPr>
              <w:spacing w:after="0" w:line="259" w:lineRule="auto"/>
              <w:ind w:left="0" w:right="0" w:firstLine="0"/>
              <w:jc w:val="center"/>
            </w:pPr>
            <w:r>
              <w:rPr>
                <w:sz w:val="14"/>
              </w:rPr>
              <w:t>0.7591</w:t>
            </w:r>
          </w:p>
        </w:tc>
      </w:tr>
    </w:tbl>
    <w:p w14:paraId="1B5EA6AE" w14:textId="77777777" w:rsidR="00357641" w:rsidRDefault="00000000">
      <w:pPr>
        <w:ind w:left="47" w:right="20"/>
      </w:pPr>
      <w:r>
        <w:rPr>
          <w:b/>
        </w:rPr>
        <w:t xml:space="preserve">4.4.1.2 Hyperparameter Optimization Results for the AccMotionDet-based Skip Module </w:t>
      </w:r>
      <w:r>
        <w:t xml:space="preserve">The hyperparameter search for AccMotionDet is designed to mirror the FrameDiffDet study while accounting for the temporal accumulation of motion scores over consecutive frames. Details of the search space </w:t>
      </w:r>
      <w:r>
        <w:rPr>
          <w:sz w:val="18"/>
        </w:rPr>
        <w:t>(</w:t>
      </w:r>
      <w:r>
        <w:t>of 96 configurations</w:t>
      </w:r>
      <w:r>
        <w:rPr>
          <w:sz w:val="18"/>
        </w:rPr>
        <w:t xml:space="preserve">) </w:t>
      </w:r>
      <w:r>
        <w:t>are as follows:</w:t>
      </w:r>
    </w:p>
    <w:p w14:paraId="192D25FF" w14:textId="77777777" w:rsidR="00357641" w:rsidRDefault="00000000">
      <w:pPr>
        <w:numPr>
          <w:ilvl w:val="0"/>
          <w:numId w:val="5"/>
        </w:numPr>
        <w:ind w:right="20" w:hanging="255"/>
      </w:pPr>
      <w:r>
        <w:rPr>
          <w:b/>
        </w:rPr>
        <w:t xml:space="preserve">Scale factor </w:t>
      </w:r>
      <w:r>
        <w:rPr>
          <w:b/>
          <w:sz w:val="18"/>
        </w:rPr>
        <w:t>(</w:t>
      </w:r>
      <w:r>
        <w:t>𝛼 ∈ {0.5,1.0}</w:t>
      </w:r>
      <w:r>
        <w:rPr>
          <w:b/>
          <w:sz w:val="18"/>
        </w:rPr>
        <w:t xml:space="preserve">) </w:t>
      </w:r>
      <w:r>
        <w:t xml:space="preserve">and </w:t>
      </w:r>
      <w:r>
        <w:rPr>
          <w:b/>
        </w:rPr>
        <w:t xml:space="preserve">Block size </w:t>
      </w:r>
      <w:r>
        <w:rPr>
          <w:b/>
          <w:sz w:val="18"/>
        </w:rPr>
        <w:t>(</w:t>
      </w:r>
      <w:r>
        <w:t>𝐵 ∈ {16,32}</w:t>
      </w:r>
      <w:r>
        <w:rPr>
          <w:b/>
          <w:sz w:val="18"/>
        </w:rPr>
        <w:t>)</w:t>
      </w:r>
      <w:r>
        <w:t>: Retained from FrameDiffDet to maintain consistency in the spatial resolution and grid density trade-offs.</w:t>
      </w:r>
    </w:p>
    <w:p w14:paraId="741777BB" w14:textId="77777777" w:rsidR="00357641" w:rsidRDefault="00000000">
      <w:pPr>
        <w:numPr>
          <w:ilvl w:val="0"/>
          <w:numId w:val="5"/>
        </w:numPr>
        <w:ind w:right="20" w:hanging="255"/>
      </w:pPr>
      <w:r>
        <w:rPr>
          <w:b/>
        </w:rPr>
        <w:t xml:space="preserve">Block active threshold </w:t>
      </w:r>
      <w:r>
        <w:rPr>
          <w:b/>
          <w:sz w:val="18"/>
        </w:rPr>
        <w:t>(</w:t>
      </w:r>
      <w:r>
        <w:t>𝜏 ∈ {0.05,0.10}</w:t>
      </w:r>
      <w:r>
        <w:rPr>
          <w:b/>
          <w:sz w:val="18"/>
        </w:rPr>
        <w:t>)</w:t>
      </w:r>
      <w:r>
        <w:t>: Restricted to a narrower range than in FrameDiffDet, as temporal accumulation naturally suppresses false activations, rendering more aggressive thresholds unnecessary.</w:t>
      </w:r>
    </w:p>
    <w:p w14:paraId="435947CE" w14:textId="77777777" w:rsidR="00357641" w:rsidRDefault="00000000">
      <w:pPr>
        <w:numPr>
          <w:ilvl w:val="0"/>
          <w:numId w:val="5"/>
        </w:numPr>
        <w:ind w:right="20" w:hanging="255"/>
      </w:pPr>
      <w:r>
        <w:rPr>
          <w:b/>
        </w:rPr>
        <w:t xml:space="preserve">Difference sensitivity threshold </w:t>
      </w:r>
      <w:r>
        <w:rPr>
          <w:b/>
          <w:sz w:val="18"/>
        </w:rPr>
        <w:t>(</w:t>
      </w:r>
      <w:r>
        <w:t>𝜏</w:t>
      </w:r>
      <w:r>
        <w:rPr>
          <w:vertAlign w:val="subscript"/>
        </w:rPr>
        <w:t xml:space="preserve">𝑑 </w:t>
      </w:r>
      <w:r>
        <w:t>∈ {3,5}</w:t>
      </w:r>
      <w:r>
        <w:rPr>
          <w:b/>
          <w:sz w:val="18"/>
        </w:rPr>
        <w:t>)</w:t>
      </w:r>
      <w:r>
        <w:t xml:space="preserve">: Limited to the lower end of the FrameDiffDet search space, as higher values were found to cause excessive frame skipping and unacceptable recall degradation, as described in Section </w:t>
      </w:r>
      <w:r>
        <w:rPr>
          <w:color w:val="0000FF"/>
        </w:rPr>
        <w:t>4.4.1.1</w:t>
      </w:r>
      <w:r>
        <w:t>.</w:t>
      </w:r>
    </w:p>
    <w:p w14:paraId="532481E0" w14:textId="77777777" w:rsidR="00357641" w:rsidRDefault="00000000">
      <w:pPr>
        <w:numPr>
          <w:ilvl w:val="0"/>
          <w:numId w:val="5"/>
        </w:numPr>
        <w:ind w:right="20" w:hanging="255"/>
      </w:pPr>
      <w:r>
        <w:rPr>
          <w:b/>
        </w:rPr>
        <w:t xml:space="preserve">Accumulation step </w:t>
      </w:r>
      <w:r>
        <w:rPr>
          <w:b/>
          <w:sz w:val="18"/>
        </w:rPr>
        <w:t>(</w:t>
      </w:r>
      <w:r>
        <w:t>𝜔 = 5</w:t>
      </w:r>
      <w:r>
        <w:rPr>
          <w:b/>
          <w:sz w:val="18"/>
        </w:rPr>
        <w:t xml:space="preserve">) </w:t>
      </w:r>
      <w:r>
        <w:t xml:space="preserve">and </w:t>
      </w:r>
      <w:r>
        <w:rPr>
          <w:b/>
        </w:rPr>
        <w:t xml:space="preserve">Decay rate </w:t>
      </w:r>
      <w:r>
        <w:rPr>
          <w:b/>
          <w:sz w:val="18"/>
        </w:rPr>
        <w:t>(</w:t>
      </w:r>
      <w:r>
        <w:t>𝛿 = 1</w:t>
      </w:r>
      <w:r>
        <w:rPr>
          <w:b/>
          <w:sz w:val="18"/>
        </w:rPr>
        <w:t>)</w:t>
      </w:r>
      <w:r>
        <w:t xml:space="preserve">: We fix these parameters to streamline the hyperparameter search, allowing us to focus on the primary sensitivity controls: the activation threshold </w:t>
      </w:r>
      <w:r>
        <w:rPr>
          <w:sz w:val="18"/>
        </w:rPr>
        <w:t>(</w:t>
      </w:r>
      <w:r>
        <w:t>𝜏</w:t>
      </w:r>
      <w:r>
        <w:rPr>
          <w:vertAlign w:val="subscript"/>
        </w:rPr>
        <w:t>𝑚</w:t>
      </w:r>
      <w:r>
        <w:rPr>
          <w:sz w:val="18"/>
        </w:rPr>
        <w:t xml:space="preserve">) </w:t>
      </w:r>
      <w:r>
        <w:t xml:space="preserve">and accumulation cap </w:t>
      </w:r>
      <w:r>
        <w:rPr>
          <w:sz w:val="18"/>
        </w:rPr>
        <w:t>(</w:t>
      </w:r>
      <w:r>
        <w:t>𝐾</w:t>
      </w:r>
      <w:r>
        <w:rPr>
          <w:vertAlign w:val="subscript"/>
        </w:rPr>
        <w:t>max</w:t>
      </w:r>
      <w:r>
        <w:rPr>
          <w:sz w:val="18"/>
        </w:rPr>
        <w:t xml:space="preserve">). </w:t>
      </w:r>
      <w:r>
        <w:t>Since the optimal tuning of 𝜏</w:t>
      </w:r>
      <w:r>
        <w:rPr>
          <w:vertAlign w:val="subscript"/>
        </w:rPr>
        <w:t xml:space="preserve">𝑚 </w:t>
      </w:r>
      <w:r>
        <w:t>and 𝐾</w:t>
      </w:r>
      <w:r>
        <w:rPr>
          <w:vertAlign w:val="subscript"/>
        </w:rPr>
        <w:t xml:space="preserve">max </w:t>
      </w:r>
      <w:r>
        <w:t>depends directly on by 𝜔, keeping 𝜔 constant provides a stable baseline for optimization. Furthermore, setting 𝛿 = 1 ensures consistent, linear decay behavior while reducing the dimensionality of the search space.</w:t>
      </w:r>
    </w:p>
    <w:p w14:paraId="3A9758A0" w14:textId="77777777" w:rsidR="00357641" w:rsidRDefault="00000000">
      <w:pPr>
        <w:numPr>
          <w:ilvl w:val="0"/>
          <w:numId w:val="5"/>
        </w:numPr>
        <w:ind w:right="20" w:hanging="255"/>
      </w:pPr>
      <w:r>
        <w:rPr>
          <w:b/>
        </w:rPr>
        <w:t xml:space="preserve">Activation threshold </w:t>
      </w:r>
      <w:r>
        <w:rPr>
          <w:b/>
          <w:sz w:val="18"/>
        </w:rPr>
        <w:t>(</w:t>
      </w:r>
      <w:r>
        <w:t>𝜏</w:t>
      </w:r>
      <w:r>
        <w:rPr>
          <w:vertAlign w:val="subscript"/>
        </w:rPr>
        <w:t xml:space="preserve">𝑚 </w:t>
      </w:r>
      <w:r>
        <w:t>∈ {5,10}</w:t>
      </w:r>
      <w:r>
        <w:rPr>
          <w:b/>
          <w:sz w:val="18"/>
        </w:rPr>
        <w:t>)</w:t>
      </w:r>
      <w:r>
        <w:t>: This threshold serves as the decision gate for the motion mask, labeling pixels as active only when their accumulated motion score exceeds 𝜏</w:t>
      </w:r>
      <w:r>
        <w:rPr>
          <w:vertAlign w:val="subscript"/>
        </w:rPr>
        <w:t>𝑚</w:t>
      </w:r>
      <w:r>
        <w:t xml:space="preserve">. Given the fixed accumulation parameters </w:t>
      </w:r>
      <w:r>
        <w:rPr>
          <w:sz w:val="18"/>
        </w:rPr>
        <w:t>(</w:t>
      </w:r>
      <w:r>
        <w:t>𝜔 = 5,𝛿 = 1</w:t>
      </w:r>
      <w:r>
        <w:rPr>
          <w:sz w:val="18"/>
        </w:rPr>
        <w:t xml:space="preserve">), </w:t>
      </w:r>
      <w:r>
        <w:t>𝜏</w:t>
      </w:r>
      <w:r>
        <w:rPr>
          <w:vertAlign w:val="subscript"/>
        </w:rPr>
        <w:t xml:space="preserve">𝑚 </w:t>
      </w:r>
      <w:r>
        <w:t>= 5 and 𝜏</w:t>
      </w:r>
      <w:r>
        <w:rPr>
          <w:vertAlign w:val="subscript"/>
        </w:rPr>
        <w:t xml:space="preserve">𝑚 </w:t>
      </w:r>
      <w:r>
        <w:t>= 10 are approximately equivalent to requiring motion signals over 2 and 3 consecutive frames, respectively.</w:t>
      </w:r>
    </w:p>
    <w:p w14:paraId="5B2FBB54" w14:textId="77777777" w:rsidR="00357641" w:rsidRDefault="00000000">
      <w:pPr>
        <w:numPr>
          <w:ilvl w:val="0"/>
          <w:numId w:val="5"/>
        </w:numPr>
        <w:ind w:right="20" w:hanging="255"/>
      </w:pPr>
      <w:r>
        <w:rPr>
          <w:b/>
        </w:rPr>
        <w:t xml:space="preserve">Accumulation cap </w:t>
      </w:r>
      <w:r>
        <w:rPr>
          <w:b/>
          <w:sz w:val="18"/>
        </w:rPr>
        <w:t>(</w:t>
      </w:r>
      <w:r>
        <w:t>𝐾</w:t>
      </w:r>
      <w:r>
        <w:rPr>
          <w:vertAlign w:val="subscript"/>
        </w:rPr>
        <w:t xml:space="preserve">max </w:t>
      </w:r>
      <w:r>
        <w:t>∈ {15,25,35}</w:t>
      </w:r>
      <w:r>
        <w:rPr>
          <w:b/>
          <w:sz w:val="18"/>
        </w:rPr>
        <w:t>)</w:t>
      </w:r>
      <w:r>
        <w:t>: This parameter limits the maximum accumulated motion score to prevent runaway accumulation during prolonged activity. Without this cap, prolonged or intense motion could drive the accumulated score to arbitrarily large values, such that the subsequent temporal decay requires excessive time to clear the score once motion ceases. By selecting a range of values, we diversify the system</w:t>
      </w:r>
      <w:r>
        <w:rPr>
          <w:sz w:val="18"/>
        </w:rPr>
        <w:t xml:space="preserve">’ </w:t>
      </w:r>
      <w:r>
        <w:t>s saturation behavior, allowing us to tune how quickly the module resets following high-activity periods.</w:t>
      </w:r>
    </w:p>
    <w:p w14:paraId="5132711D" w14:textId="77777777" w:rsidR="00357641" w:rsidRDefault="00000000">
      <w:pPr>
        <w:spacing w:after="1"/>
        <w:ind w:left="47" w:right="20"/>
      </w:pPr>
      <w:r>
        <w:t xml:space="preserve">Table </w:t>
      </w:r>
      <w:r>
        <w:rPr>
          <w:color w:val="0000FF"/>
        </w:rPr>
        <w:t xml:space="preserve">3 </w:t>
      </w:r>
      <w:r>
        <w:t>presents representative configurations of the AccMotionDet-based skip module evaluated on the validation set. The results show a marked improvement over FrameDiffDet, with several configurations achieving skip rates of 39%–</w:t>
      </w:r>
    </w:p>
    <w:p w14:paraId="172A3915" w14:textId="77777777" w:rsidR="00357641" w:rsidRDefault="00000000">
      <w:pPr>
        <w:spacing w:after="267"/>
        <w:ind w:left="47" w:right="20"/>
      </w:pPr>
      <w:r>
        <w:t xml:space="preserve">56% while maintaining high recall </w:t>
      </w:r>
      <w:r>
        <w:rPr>
          <w:sz w:val="18"/>
        </w:rPr>
        <w:t>(</w:t>
      </w:r>
      <w:r>
        <w:t>above 93%, relative to the baseline of 94.35%</w:t>
      </w:r>
      <w:r>
        <w:rPr>
          <w:sz w:val="18"/>
        </w:rPr>
        <w:t xml:space="preserve">), </w:t>
      </w:r>
      <w:r>
        <w:t xml:space="preserve">remaining within the safety </w:t>
      </w:r>
      <w:proofErr w:type="gramStart"/>
      <w:r>
        <w:t>constraint 𝛿</w:t>
      </w:r>
      <w:r>
        <w:rPr>
          <w:vertAlign w:val="subscript"/>
        </w:rPr>
        <w:t>𝑅</w:t>
      </w:r>
      <w:proofErr w:type="gramEnd"/>
      <w:r>
        <w:rPr>
          <w:vertAlign w:val="subscript"/>
        </w:rPr>
        <w:t xml:space="preserve"> </w:t>
      </w:r>
      <w:r>
        <w:t xml:space="preserve">= 0.015. The best-ranked configuration </w:t>
      </w:r>
      <w:r>
        <w:rPr>
          <w:sz w:val="18"/>
        </w:rPr>
        <w:t>(</w:t>
      </w:r>
      <w:r>
        <w:t>𝛼=0.5, 𝐵=32, 𝜏=0.05, 𝜏</w:t>
      </w:r>
      <w:r>
        <w:rPr>
          <w:vertAlign w:val="subscript"/>
        </w:rPr>
        <w:t>𝑑</w:t>
      </w:r>
      <w:r>
        <w:t>=5, 𝜏</w:t>
      </w:r>
      <w:r>
        <w:rPr>
          <w:vertAlign w:val="subscript"/>
        </w:rPr>
        <w:t>𝑚</w:t>
      </w:r>
      <w:r>
        <w:t>=5, 𝐾</w:t>
      </w:r>
      <w:r>
        <w:rPr>
          <w:vertAlign w:val="subscript"/>
        </w:rPr>
        <w:t>max</w:t>
      </w:r>
      <w:r>
        <w:t>=15</w:t>
      </w:r>
      <w:r>
        <w:rPr>
          <w:sz w:val="18"/>
        </w:rPr>
        <w:t xml:space="preserve">) </w:t>
      </w:r>
      <w:r>
        <w:t>achieves a skip rate of 44.39% with a recall drop of only 0.45%, yielding a throughput of 36.3 FPS — a substantial improvement over the 24.7 FPS baseline.</w:t>
      </w:r>
    </w:p>
    <w:p w14:paraId="49DCA269" w14:textId="77777777" w:rsidR="00357641" w:rsidRDefault="00000000">
      <w:pPr>
        <w:pStyle w:val="Heading3"/>
        <w:tabs>
          <w:tab w:val="center" w:pos="4319"/>
        </w:tabs>
        <w:spacing w:after="216"/>
        <w:ind w:left="0" w:firstLine="0"/>
      </w:pPr>
      <w:r>
        <w:t>4.4.2</w:t>
      </w:r>
      <w:r>
        <w:tab/>
        <w:t>Frame-Level Performance and Throughput: Baselines and Skip Module</w:t>
      </w:r>
    </w:p>
    <w:p w14:paraId="304F706F" w14:textId="77777777" w:rsidR="00357641" w:rsidRDefault="00000000">
      <w:pPr>
        <w:spacing w:after="6"/>
        <w:ind w:left="47" w:right="20"/>
      </w:pPr>
      <w:r>
        <w:t xml:space="preserve">Table 4: Frame-level performance and throughput of the proposed pipeline against lightweight fire-and-smoke detectors on the test set. </w:t>
      </w:r>
      <w:r>
        <w:rPr>
          <w:sz w:val="18"/>
        </w:rPr>
        <w:t>“</w:t>
      </w:r>
      <w:r>
        <w:t xml:space="preserve">Our Big Model </w:t>
      </w:r>
      <w:r>
        <w:rPr>
          <w:sz w:val="18"/>
        </w:rPr>
        <w:t>(</w:t>
      </w:r>
      <w:r>
        <w:t>with Skip Module</w:t>
      </w:r>
      <w:r>
        <w:rPr>
          <w:sz w:val="18"/>
        </w:rPr>
        <w:t xml:space="preserve">)” </w:t>
      </w:r>
      <w:r>
        <w:t xml:space="preserve">refers to the full proposed pipeline. Recall, FAR, Accuracy, and Precision are reported in percentage </w:t>
      </w:r>
      <w:r>
        <w:rPr>
          <w:sz w:val="18"/>
        </w:rPr>
        <w:t>(</w:t>
      </w:r>
      <w:r>
        <w:t>%</w:t>
      </w:r>
      <w:r>
        <w:rPr>
          <w:sz w:val="18"/>
        </w:rPr>
        <w:t xml:space="preserve">); </w:t>
      </w:r>
      <w:r>
        <w:t xml:space="preserve">FPS is averaged across all frames in the test videos. GFLOPs denotes the static per-frame floating-point operations </w:t>
      </w:r>
      <w:r>
        <w:rPr>
          <w:sz w:val="18"/>
        </w:rPr>
        <w:t>(</w:t>
      </w:r>
      <w:r>
        <w:t>10</w:t>
      </w:r>
      <w:r>
        <w:rPr>
          <w:vertAlign w:val="superscript"/>
        </w:rPr>
        <w:t>9</w:t>
      </w:r>
      <w:r>
        <w:rPr>
          <w:sz w:val="18"/>
        </w:rPr>
        <w:t xml:space="preserve">) </w:t>
      </w:r>
      <w:r>
        <w:t xml:space="preserve">of the detection model. The best and second-best values per metric are highlighted in </w:t>
      </w:r>
      <w:r>
        <w:rPr>
          <w:b/>
        </w:rPr>
        <w:t xml:space="preserve">bold </w:t>
      </w:r>
      <w:r>
        <w:t xml:space="preserve">and </w:t>
      </w:r>
      <w:r>
        <w:rPr>
          <w:i/>
          <w:u w:val="single" w:color="000000"/>
        </w:rPr>
        <w:t>italic underline</w:t>
      </w:r>
      <w:r>
        <w:t>, respectively.</w:t>
      </w:r>
    </w:p>
    <w:tbl>
      <w:tblPr>
        <w:tblStyle w:val="TableGrid"/>
        <w:tblW w:w="10764" w:type="dxa"/>
        <w:tblInd w:w="64" w:type="dxa"/>
        <w:tblCellMar>
          <w:top w:w="67" w:type="dxa"/>
          <w:left w:w="101" w:type="dxa"/>
          <w:right w:w="102" w:type="dxa"/>
        </w:tblCellMar>
        <w:tblLook w:val="04A0" w:firstRow="1" w:lastRow="0" w:firstColumn="1" w:lastColumn="0" w:noHBand="0" w:noVBand="1"/>
      </w:tblPr>
      <w:tblGrid>
        <w:gridCol w:w="2020"/>
        <w:gridCol w:w="1093"/>
        <w:gridCol w:w="1093"/>
        <w:gridCol w:w="1093"/>
        <w:gridCol w:w="1093"/>
        <w:gridCol w:w="1093"/>
        <w:gridCol w:w="1093"/>
        <w:gridCol w:w="1093"/>
        <w:gridCol w:w="1093"/>
      </w:tblGrid>
      <w:tr w:rsidR="00357641" w14:paraId="2D625B70" w14:textId="77777777">
        <w:trPr>
          <w:trHeight w:val="765"/>
        </w:trPr>
        <w:tc>
          <w:tcPr>
            <w:tcW w:w="2019" w:type="dxa"/>
            <w:tcBorders>
              <w:top w:val="single" w:sz="3" w:space="0" w:color="000000"/>
              <w:left w:val="single" w:sz="3" w:space="0" w:color="000000"/>
              <w:bottom w:val="single" w:sz="3" w:space="0" w:color="000000"/>
              <w:right w:val="single" w:sz="3" w:space="0" w:color="000000"/>
            </w:tcBorders>
            <w:vAlign w:val="center"/>
          </w:tcPr>
          <w:p w14:paraId="72992771" w14:textId="77777777" w:rsidR="00357641" w:rsidRDefault="00000000">
            <w:pPr>
              <w:spacing w:after="0" w:line="259" w:lineRule="auto"/>
              <w:ind w:left="0" w:right="0" w:firstLine="0"/>
              <w:jc w:val="center"/>
            </w:pPr>
            <w:r>
              <w:rPr>
                <w:b/>
                <w:sz w:val="18"/>
              </w:rPr>
              <w:t>Method</w:t>
            </w:r>
          </w:p>
        </w:tc>
        <w:tc>
          <w:tcPr>
            <w:tcW w:w="1093" w:type="dxa"/>
            <w:tcBorders>
              <w:top w:val="single" w:sz="3" w:space="0" w:color="000000"/>
              <w:left w:val="single" w:sz="3" w:space="0" w:color="000000"/>
              <w:bottom w:val="single" w:sz="3" w:space="0" w:color="000000"/>
              <w:right w:val="single" w:sz="3" w:space="0" w:color="000000"/>
            </w:tcBorders>
            <w:vAlign w:val="center"/>
          </w:tcPr>
          <w:p w14:paraId="788B0113" w14:textId="77777777" w:rsidR="00357641" w:rsidRDefault="00000000">
            <w:pPr>
              <w:spacing w:after="0" w:line="259" w:lineRule="auto"/>
              <w:ind w:left="79" w:right="0" w:firstLine="0"/>
              <w:jc w:val="left"/>
            </w:pPr>
            <w:r>
              <w:rPr>
                <w:b/>
                <w:sz w:val="18"/>
              </w:rPr>
              <w:t xml:space="preserve">Recall </w:t>
            </w:r>
            <w:r>
              <w:rPr>
                <w:sz w:val="18"/>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07B52CD1" w14:textId="77777777" w:rsidR="00357641" w:rsidRDefault="00000000">
            <w:pPr>
              <w:spacing w:after="0" w:line="259" w:lineRule="auto"/>
              <w:ind w:left="150" w:right="0" w:firstLine="0"/>
              <w:jc w:val="left"/>
            </w:pPr>
            <w:r>
              <w:rPr>
                <w:b/>
                <w:sz w:val="18"/>
              </w:rPr>
              <w:t xml:space="preserve">FAR </w:t>
            </w:r>
            <w:r>
              <w:rPr>
                <w:sz w:val="18"/>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4C850B97" w14:textId="77777777" w:rsidR="00357641" w:rsidRDefault="00000000">
            <w:pPr>
              <w:spacing w:after="0" w:line="259" w:lineRule="auto"/>
              <w:ind w:left="0" w:right="0" w:firstLine="0"/>
              <w:jc w:val="center"/>
            </w:pPr>
            <w:r>
              <w:rPr>
                <w:b/>
                <w:sz w:val="18"/>
              </w:rPr>
              <w:t xml:space="preserve">Accuracy </w:t>
            </w:r>
            <w:r>
              <w:rPr>
                <w:sz w:val="18"/>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271A8C81" w14:textId="77777777" w:rsidR="00357641" w:rsidRDefault="00000000">
            <w:pPr>
              <w:spacing w:after="0" w:line="259" w:lineRule="auto"/>
              <w:ind w:left="0" w:right="0" w:firstLine="0"/>
              <w:jc w:val="center"/>
            </w:pPr>
            <w:r>
              <w:rPr>
                <w:b/>
                <w:sz w:val="18"/>
              </w:rPr>
              <w:t xml:space="preserve">F1-Score </w:t>
            </w:r>
            <w:r>
              <w:rPr>
                <w:sz w:val="18"/>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408CF2E0" w14:textId="77777777" w:rsidR="00357641" w:rsidRDefault="00000000">
            <w:pPr>
              <w:spacing w:after="0" w:line="259" w:lineRule="auto"/>
              <w:ind w:left="0" w:right="0" w:firstLine="0"/>
              <w:jc w:val="center"/>
            </w:pPr>
            <w:r>
              <w:rPr>
                <w:b/>
                <w:sz w:val="18"/>
              </w:rPr>
              <w:t xml:space="preserve">Precision </w:t>
            </w:r>
            <w:r>
              <w:rPr>
                <w:sz w:val="18"/>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7A4E562F" w14:textId="77777777" w:rsidR="00357641" w:rsidRDefault="00000000">
            <w:pPr>
              <w:spacing w:after="0" w:line="259" w:lineRule="auto"/>
              <w:ind w:left="0" w:right="0" w:firstLine="0"/>
              <w:jc w:val="center"/>
            </w:pPr>
            <w:r>
              <w:rPr>
                <w:b/>
                <w:sz w:val="18"/>
              </w:rPr>
              <w:t xml:space="preserve">FPS </w:t>
            </w:r>
            <w:r>
              <w:rPr>
                <w:sz w:val="18"/>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2A4D4EF9" w14:textId="77777777" w:rsidR="00357641" w:rsidRDefault="00000000">
            <w:pPr>
              <w:spacing w:after="0" w:line="259" w:lineRule="auto"/>
              <w:ind w:left="37" w:right="0" w:firstLine="0"/>
              <w:jc w:val="left"/>
            </w:pPr>
            <w:r>
              <w:rPr>
                <w:b/>
                <w:sz w:val="18"/>
              </w:rPr>
              <w:t>GFLOPs</w:t>
            </w:r>
          </w:p>
          <w:p w14:paraId="72DB70B5" w14:textId="77777777" w:rsidR="00357641" w:rsidRDefault="00000000">
            <w:pPr>
              <w:spacing w:after="0" w:line="259" w:lineRule="auto"/>
              <w:ind w:left="0" w:right="0" w:firstLine="0"/>
              <w:jc w:val="center"/>
            </w:pPr>
            <w:r>
              <w:rPr>
                <w:sz w:val="18"/>
              </w:rPr>
              <w:t>↓</w:t>
            </w:r>
          </w:p>
        </w:tc>
        <w:tc>
          <w:tcPr>
            <w:tcW w:w="1093" w:type="dxa"/>
            <w:tcBorders>
              <w:top w:val="single" w:sz="3" w:space="0" w:color="000000"/>
              <w:left w:val="single" w:sz="3" w:space="0" w:color="000000"/>
              <w:bottom w:val="single" w:sz="3" w:space="0" w:color="000000"/>
              <w:right w:val="single" w:sz="3" w:space="0" w:color="000000"/>
            </w:tcBorders>
          </w:tcPr>
          <w:p w14:paraId="677FD02E" w14:textId="77777777" w:rsidR="00357641" w:rsidRDefault="00000000">
            <w:pPr>
              <w:spacing w:after="0" w:line="259" w:lineRule="auto"/>
              <w:ind w:left="0" w:right="0" w:firstLine="0"/>
              <w:jc w:val="center"/>
            </w:pPr>
            <w:r>
              <w:rPr>
                <w:b/>
                <w:sz w:val="18"/>
              </w:rPr>
              <w:t xml:space="preserve">Model size </w:t>
            </w:r>
            <w:r>
              <w:rPr>
                <w:b/>
                <w:sz w:val="16"/>
              </w:rPr>
              <w:t>(</w:t>
            </w:r>
            <w:r>
              <w:rPr>
                <w:b/>
                <w:sz w:val="18"/>
              </w:rPr>
              <w:t>Mb</w:t>
            </w:r>
            <w:r>
              <w:rPr>
                <w:b/>
                <w:sz w:val="16"/>
              </w:rPr>
              <w:t xml:space="preserve">) </w:t>
            </w:r>
            <w:r>
              <w:rPr>
                <w:sz w:val="18"/>
              </w:rPr>
              <w:t>↓</w:t>
            </w:r>
          </w:p>
        </w:tc>
      </w:tr>
      <w:tr w:rsidR="00357641" w14:paraId="1CFED577" w14:textId="77777777">
        <w:trPr>
          <w:trHeight w:val="327"/>
        </w:trPr>
        <w:tc>
          <w:tcPr>
            <w:tcW w:w="2019" w:type="dxa"/>
            <w:tcBorders>
              <w:top w:val="single" w:sz="3" w:space="0" w:color="000000"/>
              <w:left w:val="single" w:sz="3" w:space="0" w:color="000000"/>
              <w:bottom w:val="single" w:sz="3" w:space="0" w:color="000000"/>
              <w:right w:val="single" w:sz="3" w:space="0" w:color="000000"/>
            </w:tcBorders>
          </w:tcPr>
          <w:p w14:paraId="315AB2A7" w14:textId="77777777" w:rsidR="00357641" w:rsidRDefault="00000000">
            <w:pPr>
              <w:spacing w:after="0" w:line="259" w:lineRule="auto"/>
              <w:ind w:left="0" w:right="0" w:firstLine="0"/>
              <w:jc w:val="center"/>
            </w:pPr>
            <w:r>
              <w:rPr>
                <w:sz w:val="18"/>
              </w:rPr>
              <w:t xml:space="preserve">MobileNet </w:t>
            </w:r>
            <w:r>
              <w:rPr>
                <w:color w:val="0000FF"/>
                <w:sz w:val="16"/>
              </w:rPr>
              <w:t>[</w:t>
            </w:r>
            <w:r>
              <w:rPr>
                <w:color w:val="0000FF"/>
                <w:sz w:val="18"/>
              </w:rPr>
              <w:t>33</w:t>
            </w:r>
            <w:r>
              <w:rPr>
                <w:color w:val="0000FF"/>
                <w:sz w:val="16"/>
              </w:rPr>
              <w:t>]</w:t>
            </w:r>
          </w:p>
        </w:tc>
        <w:tc>
          <w:tcPr>
            <w:tcW w:w="1093" w:type="dxa"/>
            <w:tcBorders>
              <w:top w:val="single" w:sz="3" w:space="0" w:color="000000"/>
              <w:left w:val="single" w:sz="3" w:space="0" w:color="000000"/>
              <w:bottom w:val="single" w:sz="3" w:space="0" w:color="000000"/>
              <w:right w:val="single" w:sz="3" w:space="0" w:color="000000"/>
            </w:tcBorders>
          </w:tcPr>
          <w:p w14:paraId="7F8477C5" w14:textId="77777777" w:rsidR="00357641" w:rsidRDefault="00000000">
            <w:pPr>
              <w:spacing w:after="0" w:line="259" w:lineRule="auto"/>
              <w:ind w:left="0" w:right="0" w:firstLine="0"/>
              <w:jc w:val="center"/>
            </w:pPr>
            <w:r>
              <w:rPr>
                <w:sz w:val="18"/>
              </w:rPr>
              <w:t>5.84</w:t>
            </w:r>
          </w:p>
        </w:tc>
        <w:tc>
          <w:tcPr>
            <w:tcW w:w="1093" w:type="dxa"/>
            <w:tcBorders>
              <w:top w:val="single" w:sz="3" w:space="0" w:color="000000"/>
              <w:left w:val="single" w:sz="3" w:space="0" w:color="000000"/>
              <w:bottom w:val="single" w:sz="3" w:space="0" w:color="000000"/>
              <w:right w:val="single" w:sz="3" w:space="0" w:color="000000"/>
            </w:tcBorders>
          </w:tcPr>
          <w:p w14:paraId="17F3CF3C" w14:textId="77777777" w:rsidR="00357641" w:rsidRDefault="00000000">
            <w:pPr>
              <w:spacing w:after="0" w:line="259" w:lineRule="auto"/>
              <w:ind w:left="0" w:right="0" w:firstLine="0"/>
              <w:jc w:val="center"/>
            </w:pPr>
            <w:r>
              <w:rPr>
                <w:sz w:val="18"/>
                <w:u w:val="single" w:color="000000"/>
              </w:rPr>
              <w:t>0.18</w:t>
            </w:r>
          </w:p>
        </w:tc>
        <w:tc>
          <w:tcPr>
            <w:tcW w:w="1093" w:type="dxa"/>
            <w:tcBorders>
              <w:top w:val="single" w:sz="3" w:space="0" w:color="000000"/>
              <w:left w:val="single" w:sz="3" w:space="0" w:color="000000"/>
              <w:bottom w:val="single" w:sz="3" w:space="0" w:color="000000"/>
              <w:right w:val="single" w:sz="3" w:space="0" w:color="000000"/>
            </w:tcBorders>
          </w:tcPr>
          <w:p w14:paraId="7F61DE46" w14:textId="77777777" w:rsidR="00357641" w:rsidRDefault="00000000">
            <w:pPr>
              <w:spacing w:after="0" w:line="259" w:lineRule="auto"/>
              <w:ind w:left="0" w:right="5" w:firstLine="0"/>
              <w:jc w:val="center"/>
            </w:pPr>
            <w:r>
              <w:rPr>
                <w:sz w:val="18"/>
              </w:rPr>
              <w:t>77.49</w:t>
            </w:r>
          </w:p>
        </w:tc>
        <w:tc>
          <w:tcPr>
            <w:tcW w:w="1093" w:type="dxa"/>
            <w:tcBorders>
              <w:top w:val="single" w:sz="3" w:space="0" w:color="000000"/>
              <w:left w:val="single" w:sz="3" w:space="0" w:color="000000"/>
              <w:bottom w:val="single" w:sz="3" w:space="0" w:color="000000"/>
              <w:right w:val="single" w:sz="3" w:space="0" w:color="000000"/>
            </w:tcBorders>
          </w:tcPr>
          <w:p w14:paraId="68992D72" w14:textId="77777777" w:rsidR="00357641" w:rsidRDefault="00000000">
            <w:pPr>
              <w:spacing w:after="0" w:line="259" w:lineRule="auto"/>
              <w:ind w:left="0" w:right="0" w:firstLine="0"/>
              <w:jc w:val="center"/>
            </w:pPr>
            <w:r>
              <w:rPr>
                <w:sz w:val="18"/>
              </w:rPr>
              <w:t>0.11</w:t>
            </w:r>
          </w:p>
        </w:tc>
        <w:tc>
          <w:tcPr>
            <w:tcW w:w="1093" w:type="dxa"/>
            <w:tcBorders>
              <w:top w:val="single" w:sz="3" w:space="0" w:color="000000"/>
              <w:left w:val="single" w:sz="3" w:space="0" w:color="000000"/>
              <w:bottom w:val="single" w:sz="3" w:space="0" w:color="000000"/>
              <w:right w:val="single" w:sz="3" w:space="0" w:color="000000"/>
            </w:tcBorders>
          </w:tcPr>
          <w:p w14:paraId="57715EBB" w14:textId="77777777" w:rsidR="00357641" w:rsidRDefault="00000000">
            <w:pPr>
              <w:spacing w:after="0" w:line="259" w:lineRule="auto"/>
              <w:ind w:left="0" w:right="0" w:firstLine="0"/>
              <w:jc w:val="center"/>
            </w:pPr>
            <w:r>
              <w:rPr>
                <w:sz w:val="18"/>
              </w:rPr>
              <w:t>91.06</w:t>
            </w:r>
          </w:p>
        </w:tc>
        <w:tc>
          <w:tcPr>
            <w:tcW w:w="1093" w:type="dxa"/>
            <w:tcBorders>
              <w:top w:val="single" w:sz="3" w:space="0" w:color="000000"/>
              <w:left w:val="single" w:sz="3" w:space="0" w:color="000000"/>
              <w:bottom w:val="single" w:sz="3" w:space="0" w:color="000000"/>
              <w:right w:val="single" w:sz="3" w:space="0" w:color="000000"/>
            </w:tcBorders>
          </w:tcPr>
          <w:p w14:paraId="334C107D" w14:textId="77777777" w:rsidR="00357641" w:rsidRDefault="00000000">
            <w:pPr>
              <w:spacing w:after="0" w:line="259" w:lineRule="auto"/>
              <w:ind w:left="0" w:right="5" w:firstLine="0"/>
              <w:jc w:val="center"/>
            </w:pPr>
            <w:r>
              <w:rPr>
                <w:sz w:val="18"/>
              </w:rPr>
              <w:t>35.15</w:t>
            </w:r>
          </w:p>
        </w:tc>
        <w:tc>
          <w:tcPr>
            <w:tcW w:w="1093" w:type="dxa"/>
            <w:tcBorders>
              <w:top w:val="single" w:sz="3" w:space="0" w:color="000000"/>
              <w:left w:val="single" w:sz="3" w:space="0" w:color="000000"/>
              <w:bottom w:val="single" w:sz="3" w:space="0" w:color="000000"/>
              <w:right w:val="single" w:sz="3" w:space="0" w:color="000000"/>
            </w:tcBorders>
          </w:tcPr>
          <w:p w14:paraId="08215C1D" w14:textId="77777777" w:rsidR="00357641" w:rsidRDefault="00000000">
            <w:pPr>
              <w:spacing w:after="0" w:line="259" w:lineRule="auto"/>
              <w:ind w:left="0" w:right="0" w:firstLine="0"/>
              <w:jc w:val="center"/>
            </w:pPr>
            <w:r>
              <w:rPr>
                <w:sz w:val="18"/>
                <w:u w:val="single" w:color="000000"/>
              </w:rPr>
              <w:t>1.135</w:t>
            </w:r>
          </w:p>
        </w:tc>
        <w:tc>
          <w:tcPr>
            <w:tcW w:w="1093" w:type="dxa"/>
            <w:tcBorders>
              <w:top w:val="single" w:sz="3" w:space="0" w:color="000000"/>
              <w:left w:val="single" w:sz="3" w:space="0" w:color="000000"/>
              <w:bottom w:val="single" w:sz="3" w:space="0" w:color="000000"/>
              <w:right w:val="single" w:sz="3" w:space="0" w:color="000000"/>
            </w:tcBorders>
          </w:tcPr>
          <w:p w14:paraId="02D769B4" w14:textId="77777777" w:rsidR="00357641" w:rsidRDefault="00000000">
            <w:pPr>
              <w:spacing w:after="0" w:line="259" w:lineRule="auto"/>
              <w:ind w:left="0" w:right="5" w:firstLine="0"/>
              <w:jc w:val="center"/>
            </w:pPr>
            <w:r>
              <w:rPr>
                <w:sz w:val="18"/>
              </w:rPr>
              <w:t>20.6</w:t>
            </w:r>
          </w:p>
        </w:tc>
      </w:tr>
      <w:tr w:rsidR="00357641" w14:paraId="15745B3B" w14:textId="77777777">
        <w:trPr>
          <w:trHeight w:val="327"/>
        </w:trPr>
        <w:tc>
          <w:tcPr>
            <w:tcW w:w="2019" w:type="dxa"/>
            <w:tcBorders>
              <w:top w:val="single" w:sz="3" w:space="0" w:color="000000"/>
              <w:left w:val="single" w:sz="3" w:space="0" w:color="000000"/>
              <w:bottom w:val="single" w:sz="3" w:space="0" w:color="000000"/>
              <w:right w:val="single" w:sz="3" w:space="0" w:color="000000"/>
            </w:tcBorders>
          </w:tcPr>
          <w:p w14:paraId="774FFD1D" w14:textId="77777777" w:rsidR="00357641" w:rsidRDefault="00000000">
            <w:pPr>
              <w:spacing w:after="0" w:line="259" w:lineRule="auto"/>
              <w:ind w:left="0" w:right="0" w:firstLine="0"/>
              <w:jc w:val="center"/>
            </w:pPr>
            <w:r>
              <w:rPr>
                <w:sz w:val="18"/>
              </w:rPr>
              <w:t xml:space="preserve">FireNet </w:t>
            </w:r>
            <w:r>
              <w:rPr>
                <w:color w:val="0000FF"/>
                <w:sz w:val="16"/>
              </w:rPr>
              <w:t>[</w:t>
            </w:r>
            <w:r>
              <w:rPr>
                <w:color w:val="0000FF"/>
                <w:sz w:val="18"/>
              </w:rPr>
              <w:t>17</w:t>
            </w:r>
            <w:r>
              <w:rPr>
                <w:color w:val="0000FF"/>
                <w:sz w:val="16"/>
              </w:rPr>
              <w:t>]</w:t>
            </w:r>
          </w:p>
        </w:tc>
        <w:tc>
          <w:tcPr>
            <w:tcW w:w="1093" w:type="dxa"/>
            <w:tcBorders>
              <w:top w:val="single" w:sz="3" w:space="0" w:color="000000"/>
              <w:left w:val="single" w:sz="3" w:space="0" w:color="000000"/>
              <w:bottom w:val="single" w:sz="3" w:space="0" w:color="000000"/>
              <w:right w:val="single" w:sz="3" w:space="0" w:color="000000"/>
            </w:tcBorders>
          </w:tcPr>
          <w:p w14:paraId="52AE2BEF" w14:textId="77777777" w:rsidR="00357641" w:rsidRDefault="00000000">
            <w:pPr>
              <w:spacing w:after="0" w:line="259" w:lineRule="auto"/>
              <w:ind w:left="0" w:right="5" w:firstLine="0"/>
              <w:jc w:val="center"/>
            </w:pPr>
            <w:r>
              <w:rPr>
                <w:sz w:val="18"/>
              </w:rPr>
              <w:t>34.1</w:t>
            </w:r>
          </w:p>
        </w:tc>
        <w:tc>
          <w:tcPr>
            <w:tcW w:w="1093" w:type="dxa"/>
            <w:tcBorders>
              <w:top w:val="single" w:sz="3" w:space="0" w:color="000000"/>
              <w:left w:val="single" w:sz="3" w:space="0" w:color="000000"/>
              <w:bottom w:val="single" w:sz="3" w:space="0" w:color="000000"/>
              <w:right w:val="single" w:sz="3" w:space="0" w:color="000000"/>
            </w:tcBorders>
          </w:tcPr>
          <w:p w14:paraId="7ED846F6" w14:textId="77777777" w:rsidR="00357641" w:rsidRDefault="00000000">
            <w:pPr>
              <w:spacing w:after="0" w:line="259" w:lineRule="auto"/>
              <w:ind w:left="0" w:right="9" w:firstLine="0"/>
              <w:jc w:val="center"/>
            </w:pPr>
            <w:r>
              <w:rPr>
                <w:sz w:val="18"/>
              </w:rPr>
              <w:t>13.47</w:t>
            </w:r>
          </w:p>
        </w:tc>
        <w:tc>
          <w:tcPr>
            <w:tcW w:w="1093" w:type="dxa"/>
            <w:tcBorders>
              <w:top w:val="single" w:sz="3" w:space="0" w:color="000000"/>
              <w:left w:val="single" w:sz="3" w:space="0" w:color="000000"/>
              <w:bottom w:val="single" w:sz="3" w:space="0" w:color="000000"/>
              <w:right w:val="single" w:sz="3" w:space="0" w:color="000000"/>
            </w:tcBorders>
          </w:tcPr>
          <w:p w14:paraId="4A275516" w14:textId="77777777" w:rsidR="00357641" w:rsidRDefault="00000000">
            <w:pPr>
              <w:spacing w:after="0" w:line="259" w:lineRule="auto"/>
              <w:ind w:left="0" w:right="5" w:firstLine="0"/>
              <w:jc w:val="center"/>
            </w:pPr>
            <w:r>
              <w:rPr>
                <w:sz w:val="18"/>
              </w:rPr>
              <w:t>74.07</w:t>
            </w:r>
          </w:p>
        </w:tc>
        <w:tc>
          <w:tcPr>
            <w:tcW w:w="1093" w:type="dxa"/>
            <w:tcBorders>
              <w:top w:val="single" w:sz="3" w:space="0" w:color="000000"/>
              <w:left w:val="single" w:sz="3" w:space="0" w:color="000000"/>
              <w:bottom w:val="single" w:sz="3" w:space="0" w:color="000000"/>
              <w:right w:val="single" w:sz="3" w:space="0" w:color="000000"/>
            </w:tcBorders>
          </w:tcPr>
          <w:p w14:paraId="61F8016F" w14:textId="77777777" w:rsidR="00357641" w:rsidRDefault="00000000">
            <w:pPr>
              <w:spacing w:after="0" w:line="259" w:lineRule="auto"/>
              <w:ind w:left="0" w:right="0" w:firstLine="0"/>
              <w:jc w:val="center"/>
            </w:pPr>
            <w:r>
              <w:rPr>
                <w:sz w:val="18"/>
              </w:rPr>
              <w:t>0.38</w:t>
            </w:r>
          </w:p>
        </w:tc>
        <w:tc>
          <w:tcPr>
            <w:tcW w:w="1093" w:type="dxa"/>
            <w:tcBorders>
              <w:top w:val="single" w:sz="3" w:space="0" w:color="000000"/>
              <w:left w:val="single" w:sz="3" w:space="0" w:color="000000"/>
              <w:bottom w:val="single" w:sz="3" w:space="0" w:color="000000"/>
              <w:right w:val="single" w:sz="3" w:space="0" w:color="000000"/>
            </w:tcBorders>
          </w:tcPr>
          <w:p w14:paraId="025BF45E" w14:textId="77777777" w:rsidR="00357641" w:rsidRDefault="00000000">
            <w:pPr>
              <w:spacing w:after="0" w:line="259" w:lineRule="auto"/>
              <w:ind w:left="0" w:right="6" w:firstLine="0"/>
              <w:jc w:val="center"/>
            </w:pPr>
            <w:r>
              <w:rPr>
                <w:sz w:val="18"/>
              </w:rPr>
              <w:t>44.11</w:t>
            </w:r>
          </w:p>
        </w:tc>
        <w:tc>
          <w:tcPr>
            <w:tcW w:w="1093" w:type="dxa"/>
            <w:tcBorders>
              <w:top w:val="single" w:sz="3" w:space="0" w:color="000000"/>
              <w:left w:val="single" w:sz="3" w:space="0" w:color="000000"/>
              <w:bottom w:val="single" w:sz="3" w:space="0" w:color="000000"/>
              <w:right w:val="single" w:sz="3" w:space="0" w:color="000000"/>
            </w:tcBorders>
          </w:tcPr>
          <w:p w14:paraId="1CBA62FD" w14:textId="77777777" w:rsidR="00357641" w:rsidRDefault="00000000">
            <w:pPr>
              <w:spacing w:after="0" w:line="259" w:lineRule="auto"/>
              <w:ind w:left="0" w:right="6" w:firstLine="0"/>
              <w:jc w:val="center"/>
            </w:pPr>
            <w:r>
              <w:rPr>
                <w:sz w:val="18"/>
              </w:rPr>
              <w:t>48.12</w:t>
            </w:r>
          </w:p>
        </w:tc>
        <w:tc>
          <w:tcPr>
            <w:tcW w:w="1093" w:type="dxa"/>
            <w:tcBorders>
              <w:top w:val="single" w:sz="3" w:space="0" w:color="000000"/>
              <w:left w:val="single" w:sz="3" w:space="0" w:color="000000"/>
              <w:bottom w:val="single" w:sz="3" w:space="0" w:color="000000"/>
              <w:right w:val="single" w:sz="3" w:space="0" w:color="000000"/>
            </w:tcBorders>
          </w:tcPr>
          <w:p w14:paraId="3574372A" w14:textId="77777777" w:rsidR="00357641" w:rsidRDefault="00000000">
            <w:pPr>
              <w:spacing w:after="0" w:line="259" w:lineRule="auto"/>
              <w:ind w:left="0" w:right="0" w:firstLine="0"/>
              <w:jc w:val="center"/>
            </w:pPr>
            <w:r>
              <w:rPr>
                <w:b/>
                <w:sz w:val="18"/>
              </w:rPr>
              <w:t>0.018</w:t>
            </w:r>
          </w:p>
        </w:tc>
        <w:tc>
          <w:tcPr>
            <w:tcW w:w="1093" w:type="dxa"/>
            <w:tcBorders>
              <w:top w:val="single" w:sz="3" w:space="0" w:color="000000"/>
              <w:left w:val="single" w:sz="3" w:space="0" w:color="000000"/>
              <w:bottom w:val="single" w:sz="3" w:space="0" w:color="000000"/>
              <w:right w:val="single" w:sz="3" w:space="0" w:color="000000"/>
            </w:tcBorders>
          </w:tcPr>
          <w:p w14:paraId="46751A07" w14:textId="77777777" w:rsidR="00357641" w:rsidRDefault="00000000">
            <w:pPr>
              <w:spacing w:after="0" w:line="259" w:lineRule="auto"/>
              <w:ind w:left="0" w:right="0" w:firstLine="0"/>
              <w:jc w:val="center"/>
            </w:pPr>
            <w:r>
              <w:rPr>
                <w:b/>
                <w:sz w:val="18"/>
              </w:rPr>
              <w:t>7.45</w:t>
            </w:r>
          </w:p>
        </w:tc>
      </w:tr>
      <w:tr w:rsidR="00357641" w14:paraId="730FC743" w14:textId="77777777">
        <w:trPr>
          <w:trHeight w:val="327"/>
        </w:trPr>
        <w:tc>
          <w:tcPr>
            <w:tcW w:w="2019" w:type="dxa"/>
            <w:tcBorders>
              <w:top w:val="single" w:sz="3" w:space="0" w:color="000000"/>
              <w:left w:val="single" w:sz="3" w:space="0" w:color="000000"/>
              <w:bottom w:val="single" w:sz="3" w:space="0" w:color="000000"/>
              <w:right w:val="single" w:sz="3" w:space="0" w:color="000000"/>
            </w:tcBorders>
          </w:tcPr>
          <w:p w14:paraId="2BDCB45C" w14:textId="77777777" w:rsidR="00357641" w:rsidRDefault="00000000">
            <w:pPr>
              <w:spacing w:after="0" w:line="259" w:lineRule="auto"/>
              <w:ind w:left="0" w:right="7" w:firstLine="0"/>
              <w:jc w:val="center"/>
            </w:pPr>
            <w:r>
              <w:rPr>
                <w:sz w:val="18"/>
              </w:rPr>
              <w:t xml:space="preserve">YOLOv5l </w:t>
            </w:r>
            <w:r>
              <w:rPr>
                <w:color w:val="0000FF"/>
                <w:sz w:val="16"/>
              </w:rPr>
              <w:t>[</w:t>
            </w:r>
            <w:r>
              <w:rPr>
                <w:color w:val="0000FF"/>
                <w:sz w:val="18"/>
              </w:rPr>
              <w:t>10</w:t>
            </w:r>
            <w:r>
              <w:rPr>
                <w:color w:val="0000FF"/>
                <w:sz w:val="16"/>
              </w:rPr>
              <w:t>]</w:t>
            </w:r>
          </w:p>
        </w:tc>
        <w:tc>
          <w:tcPr>
            <w:tcW w:w="1093" w:type="dxa"/>
            <w:tcBorders>
              <w:top w:val="single" w:sz="3" w:space="0" w:color="000000"/>
              <w:left w:val="single" w:sz="3" w:space="0" w:color="000000"/>
              <w:bottom w:val="single" w:sz="3" w:space="0" w:color="000000"/>
              <w:right w:val="single" w:sz="3" w:space="0" w:color="000000"/>
            </w:tcBorders>
          </w:tcPr>
          <w:p w14:paraId="4D0003AA" w14:textId="77777777" w:rsidR="00357641" w:rsidRDefault="00000000">
            <w:pPr>
              <w:spacing w:after="0" w:line="259" w:lineRule="auto"/>
              <w:ind w:left="0" w:right="6" w:firstLine="0"/>
              <w:jc w:val="center"/>
            </w:pPr>
            <w:r>
              <w:rPr>
                <w:sz w:val="18"/>
              </w:rPr>
              <w:t>49.36</w:t>
            </w:r>
          </w:p>
        </w:tc>
        <w:tc>
          <w:tcPr>
            <w:tcW w:w="1093" w:type="dxa"/>
            <w:tcBorders>
              <w:top w:val="single" w:sz="3" w:space="0" w:color="000000"/>
              <w:left w:val="single" w:sz="3" w:space="0" w:color="000000"/>
              <w:bottom w:val="single" w:sz="3" w:space="0" w:color="000000"/>
              <w:right w:val="single" w:sz="3" w:space="0" w:color="000000"/>
            </w:tcBorders>
          </w:tcPr>
          <w:p w14:paraId="14996D39" w14:textId="77777777" w:rsidR="00357641" w:rsidRDefault="00000000">
            <w:pPr>
              <w:spacing w:after="0" w:line="259" w:lineRule="auto"/>
              <w:ind w:left="0" w:right="5" w:firstLine="0"/>
              <w:jc w:val="center"/>
            </w:pPr>
            <w:r>
              <w:rPr>
                <w:sz w:val="18"/>
              </w:rPr>
              <w:t>3.61</w:t>
            </w:r>
          </w:p>
        </w:tc>
        <w:tc>
          <w:tcPr>
            <w:tcW w:w="1093" w:type="dxa"/>
            <w:tcBorders>
              <w:top w:val="single" w:sz="3" w:space="0" w:color="000000"/>
              <w:left w:val="single" w:sz="3" w:space="0" w:color="000000"/>
              <w:bottom w:val="single" w:sz="3" w:space="0" w:color="000000"/>
              <w:right w:val="single" w:sz="3" w:space="0" w:color="000000"/>
            </w:tcBorders>
          </w:tcPr>
          <w:p w14:paraId="5CFFDCBA" w14:textId="77777777" w:rsidR="00357641" w:rsidRDefault="00000000">
            <w:pPr>
              <w:spacing w:after="0" w:line="259" w:lineRule="auto"/>
              <w:ind w:left="0" w:right="0" w:firstLine="0"/>
              <w:jc w:val="center"/>
            </w:pPr>
            <w:r>
              <w:rPr>
                <w:sz w:val="18"/>
              </w:rPr>
              <w:t>85.22</w:t>
            </w:r>
          </w:p>
        </w:tc>
        <w:tc>
          <w:tcPr>
            <w:tcW w:w="1093" w:type="dxa"/>
            <w:tcBorders>
              <w:top w:val="single" w:sz="3" w:space="0" w:color="000000"/>
              <w:left w:val="single" w:sz="3" w:space="0" w:color="000000"/>
              <w:bottom w:val="single" w:sz="3" w:space="0" w:color="000000"/>
              <w:right w:val="single" w:sz="3" w:space="0" w:color="000000"/>
            </w:tcBorders>
          </w:tcPr>
          <w:p w14:paraId="5EC3AE2D" w14:textId="77777777" w:rsidR="00357641" w:rsidRDefault="00000000">
            <w:pPr>
              <w:spacing w:after="0" w:line="259" w:lineRule="auto"/>
              <w:ind w:left="0" w:right="0" w:firstLine="0"/>
              <w:jc w:val="center"/>
            </w:pPr>
            <w:r>
              <w:rPr>
                <w:sz w:val="18"/>
              </w:rPr>
              <w:t>0.61</w:t>
            </w:r>
          </w:p>
        </w:tc>
        <w:tc>
          <w:tcPr>
            <w:tcW w:w="1093" w:type="dxa"/>
            <w:tcBorders>
              <w:top w:val="single" w:sz="3" w:space="0" w:color="000000"/>
              <w:left w:val="single" w:sz="3" w:space="0" w:color="000000"/>
              <w:bottom w:val="single" w:sz="3" w:space="0" w:color="000000"/>
              <w:right w:val="single" w:sz="3" w:space="0" w:color="000000"/>
            </w:tcBorders>
          </w:tcPr>
          <w:p w14:paraId="13FDCFB0" w14:textId="77777777" w:rsidR="00357641" w:rsidRDefault="00000000">
            <w:pPr>
              <w:spacing w:after="0" w:line="259" w:lineRule="auto"/>
              <w:ind w:left="0" w:right="0" w:firstLine="0"/>
              <w:jc w:val="center"/>
            </w:pPr>
            <w:r>
              <w:rPr>
                <w:sz w:val="18"/>
              </w:rPr>
              <w:t>81.0</w:t>
            </w:r>
          </w:p>
        </w:tc>
        <w:tc>
          <w:tcPr>
            <w:tcW w:w="1093" w:type="dxa"/>
            <w:tcBorders>
              <w:top w:val="single" w:sz="3" w:space="0" w:color="000000"/>
              <w:left w:val="single" w:sz="3" w:space="0" w:color="000000"/>
              <w:bottom w:val="single" w:sz="3" w:space="0" w:color="000000"/>
              <w:right w:val="single" w:sz="3" w:space="0" w:color="000000"/>
            </w:tcBorders>
          </w:tcPr>
          <w:p w14:paraId="0B155687" w14:textId="77777777" w:rsidR="00357641" w:rsidRDefault="00000000">
            <w:pPr>
              <w:spacing w:after="0" w:line="259" w:lineRule="auto"/>
              <w:ind w:left="0" w:right="0" w:firstLine="0"/>
              <w:jc w:val="center"/>
            </w:pPr>
            <w:r>
              <w:rPr>
                <w:sz w:val="18"/>
                <w:u w:val="single" w:color="000000"/>
              </w:rPr>
              <w:t>78.08</w:t>
            </w:r>
          </w:p>
        </w:tc>
        <w:tc>
          <w:tcPr>
            <w:tcW w:w="1093" w:type="dxa"/>
            <w:tcBorders>
              <w:top w:val="single" w:sz="3" w:space="0" w:color="000000"/>
              <w:left w:val="single" w:sz="3" w:space="0" w:color="000000"/>
              <w:bottom w:val="single" w:sz="3" w:space="0" w:color="000000"/>
              <w:right w:val="single" w:sz="3" w:space="0" w:color="000000"/>
            </w:tcBorders>
          </w:tcPr>
          <w:p w14:paraId="4CA52660" w14:textId="77777777" w:rsidR="00357641" w:rsidRDefault="00000000">
            <w:pPr>
              <w:spacing w:after="0" w:line="259" w:lineRule="auto"/>
              <w:ind w:left="0" w:right="9" w:firstLine="0"/>
              <w:jc w:val="center"/>
            </w:pPr>
            <w:r>
              <w:rPr>
                <w:sz w:val="18"/>
              </w:rPr>
              <w:t>107.7</w:t>
            </w:r>
          </w:p>
        </w:tc>
        <w:tc>
          <w:tcPr>
            <w:tcW w:w="1093" w:type="dxa"/>
            <w:tcBorders>
              <w:top w:val="single" w:sz="3" w:space="0" w:color="000000"/>
              <w:left w:val="single" w:sz="3" w:space="0" w:color="000000"/>
              <w:bottom w:val="single" w:sz="3" w:space="0" w:color="000000"/>
              <w:right w:val="single" w:sz="3" w:space="0" w:color="000000"/>
            </w:tcBorders>
          </w:tcPr>
          <w:p w14:paraId="76BE0697" w14:textId="77777777" w:rsidR="00357641" w:rsidRDefault="00000000">
            <w:pPr>
              <w:spacing w:after="0" w:line="259" w:lineRule="auto"/>
              <w:ind w:left="0" w:right="0" w:firstLine="0"/>
              <w:jc w:val="center"/>
            </w:pPr>
            <w:r>
              <w:rPr>
                <w:sz w:val="18"/>
              </w:rPr>
              <w:t>88.5</w:t>
            </w:r>
          </w:p>
        </w:tc>
      </w:tr>
      <w:tr w:rsidR="00357641" w14:paraId="08EEFEA1" w14:textId="77777777">
        <w:trPr>
          <w:trHeight w:val="327"/>
        </w:trPr>
        <w:tc>
          <w:tcPr>
            <w:tcW w:w="2019" w:type="dxa"/>
            <w:tcBorders>
              <w:top w:val="single" w:sz="3" w:space="0" w:color="000000"/>
              <w:left w:val="single" w:sz="3" w:space="0" w:color="000000"/>
              <w:bottom w:val="single" w:sz="3" w:space="0" w:color="000000"/>
              <w:right w:val="single" w:sz="3" w:space="0" w:color="000000"/>
            </w:tcBorders>
          </w:tcPr>
          <w:p w14:paraId="3F5C51A5" w14:textId="77777777" w:rsidR="00357641" w:rsidRDefault="00000000">
            <w:pPr>
              <w:spacing w:after="0" w:line="259" w:lineRule="auto"/>
              <w:ind w:left="0" w:right="7" w:firstLine="0"/>
              <w:jc w:val="center"/>
            </w:pPr>
            <w:r>
              <w:rPr>
                <w:sz w:val="18"/>
              </w:rPr>
              <w:t xml:space="preserve">YOLOv5s </w:t>
            </w:r>
            <w:r>
              <w:rPr>
                <w:color w:val="0000FF"/>
                <w:sz w:val="16"/>
              </w:rPr>
              <w:t>[</w:t>
            </w:r>
            <w:r>
              <w:rPr>
                <w:color w:val="0000FF"/>
                <w:sz w:val="18"/>
              </w:rPr>
              <w:t>10</w:t>
            </w:r>
            <w:r>
              <w:rPr>
                <w:color w:val="0000FF"/>
                <w:sz w:val="16"/>
              </w:rPr>
              <w:t>]</w:t>
            </w:r>
          </w:p>
        </w:tc>
        <w:tc>
          <w:tcPr>
            <w:tcW w:w="1093" w:type="dxa"/>
            <w:tcBorders>
              <w:top w:val="single" w:sz="3" w:space="0" w:color="000000"/>
              <w:left w:val="single" w:sz="3" w:space="0" w:color="000000"/>
              <w:bottom w:val="single" w:sz="3" w:space="0" w:color="000000"/>
              <w:right w:val="single" w:sz="3" w:space="0" w:color="000000"/>
            </w:tcBorders>
          </w:tcPr>
          <w:p w14:paraId="53B50DF8" w14:textId="77777777" w:rsidR="00357641" w:rsidRDefault="00000000">
            <w:pPr>
              <w:spacing w:after="0" w:line="259" w:lineRule="auto"/>
              <w:ind w:left="0" w:right="0" w:firstLine="0"/>
              <w:jc w:val="center"/>
            </w:pPr>
            <w:r>
              <w:rPr>
                <w:sz w:val="18"/>
              </w:rPr>
              <w:t>68.58</w:t>
            </w:r>
          </w:p>
        </w:tc>
        <w:tc>
          <w:tcPr>
            <w:tcW w:w="1093" w:type="dxa"/>
            <w:tcBorders>
              <w:top w:val="single" w:sz="3" w:space="0" w:color="000000"/>
              <w:left w:val="single" w:sz="3" w:space="0" w:color="000000"/>
              <w:bottom w:val="single" w:sz="3" w:space="0" w:color="000000"/>
              <w:right w:val="single" w:sz="3" w:space="0" w:color="000000"/>
            </w:tcBorders>
          </w:tcPr>
          <w:p w14:paraId="63E5B391" w14:textId="77777777" w:rsidR="00357641" w:rsidRDefault="00000000">
            <w:pPr>
              <w:spacing w:after="0" w:line="259" w:lineRule="auto"/>
              <w:ind w:left="0" w:right="9" w:firstLine="0"/>
              <w:jc w:val="center"/>
            </w:pPr>
            <w:r>
              <w:rPr>
                <w:sz w:val="18"/>
              </w:rPr>
              <w:t>10.39</w:t>
            </w:r>
          </w:p>
        </w:tc>
        <w:tc>
          <w:tcPr>
            <w:tcW w:w="1093" w:type="dxa"/>
            <w:tcBorders>
              <w:top w:val="single" w:sz="3" w:space="0" w:color="000000"/>
              <w:left w:val="single" w:sz="3" w:space="0" w:color="000000"/>
              <w:bottom w:val="single" w:sz="3" w:space="0" w:color="000000"/>
              <w:right w:val="single" w:sz="3" w:space="0" w:color="000000"/>
            </w:tcBorders>
          </w:tcPr>
          <w:p w14:paraId="7E269EA9" w14:textId="77777777" w:rsidR="00357641" w:rsidRDefault="00000000">
            <w:pPr>
              <w:spacing w:after="0" w:line="259" w:lineRule="auto"/>
              <w:ind w:left="0" w:right="0" w:firstLine="0"/>
              <w:jc w:val="center"/>
            </w:pPr>
            <w:r>
              <w:rPr>
                <w:sz w:val="18"/>
              </w:rPr>
              <w:t>84.61</w:t>
            </w:r>
          </w:p>
        </w:tc>
        <w:tc>
          <w:tcPr>
            <w:tcW w:w="1093" w:type="dxa"/>
            <w:tcBorders>
              <w:top w:val="single" w:sz="3" w:space="0" w:color="000000"/>
              <w:left w:val="single" w:sz="3" w:space="0" w:color="000000"/>
              <w:bottom w:val="single" w:sz="3" w:space="0" w:color="000000"/>
              <w:right w:val="single" w:sz="3" w:space="0" w:color="000000"/>
            </w:tcBorders>
          </w:tcPr>
          <w:p w14:paraId="2AA1A332" w14:textId="77777777" w:rsidR="00357641" w:rsidRDefault="00000000">
            <w:pPr>
              <w:spacing w:after="0" w:line="259" w:lineRule="auto"/>
              <w:ind w:left="0" w:right="0" w:firstLine="0"/>
              <w:jc w:val="center"/>
            </w:pPr>
            <w:r>
              <w:rPr>
                <w:sz w:val="18"/>
                <w:u w:val="single" w:color="000000"/>
              </w:rPr>
              <w:t>0.68</w:t>
            </w:r>
          </w:p>
        </w:tc>
        <w:tc>
          <w:tcPr>
            <w:tcW w:w="1093" w:type="dxa"/>
            <w:tcBorders>
              <w:top w:val="single" w:sz="3" w:space="0" w:color="000000"/>
              <w:left w:val="single" w:sz="3" w:space="0" w:color="000000"/>
              <w:bottom w:val="single" w:sz="3" w:space="0" w:color="000000"/>
              <w:right w:val="single" w:sz="3" w:space="0" w:color="000000"/>
            </w:tcBorders>
          </w:tcPr>
          <w:p w14:paraId="15FE7AED" w14:textId="77777777" w:rsidR="00357641" w:rsidRDefault="00000000">
            <w:pPr>
              <w:spacing w:after="0" w:line="259" w:lineRule="auto"/>
              <w:ind w:left="0" w:right="0" w:firstLine="0"/>
              <w:jc w:val="center"/>
            </w:pPr>
            <w:r>
              <w:rPr>
                <w:sz w:val="18"/>
              </w:rPr>
              <w:t>67.29</w:t>
            </w:r>
          </w:p>
        </w:tc>
        <w:tc>
          <w:tcPr>
            <w:tcW w:w="1093" w:type="dxa"/>
            <w:tcBorders>
              <w:top w:val="single" w:sz="3" w:space="0" w:color="000000"/>
              <w:left w:val="single" w:sz="3" w:space="0" w:color="000000"/>
              <w:bottom w:val="single" w:sz="3" w:space="0" w:color="000000"/>
              <w:right w:val="single" w:sz="3" w:space="0" w:color="000000"/>
            </w:tcBorders>
          </w:tcPr>
          <w:p w14:paraId="5EBE8DB1" w14:textId="77777777" w:rsidR="00357641" w:rsidRDefault="00000000">
            <w:pPr>
              <w:spacing w:after="0" w:line="259" w:lineRule="auto"/>
              <w:ind w:left="0" w:right="0" w:firstLine="0"/>
              <w:jc w:val="center"/>
            </w:pPr>
            <w:r>
              <w:rPr>
                <w:b/>
                <w:sz w:val="18"/>
              </w:rPr>
              <w:t>109.94</w:t>
            </w:r>
          </w:p>
        </w:tc>
        <w:tc>
          <w:tcPr>
            <w:tcW w:w="1093" w:type="dxa"/>
            <w:tcBorders>
              <w:top w:val="single" w:sz="3" w:space="0" w:color="000000"/>
              <w:left w:val="single" w:sz="3" w:space="0" w:color="000000"/>
              <w:bottom w:val="single" w:sz="3" w:space="0" w:color="000000"/>
              <w:right w:val="single" w:sz="3" w:space="0" w:color="000000"/>
            </w:tcBorders>
          </w:tcPr>
          <w:p w14:paraId="4F4EB6F6" w14:textId="77777777" w:rsidR="00357641" w:rsidRDefault="00000000">
            <w:pPr>
              <w:spacing w:after="0" w:line="259" w:lineRule="auto"/>
              <w:ind w:left="0" w:right="9" w:firstLine="0"/>
              <w:jc w:val="center"/>
            </w:pPr>
            <w:r>
              <w:rPr>
                <w:sz w:val="18"/>
              </w:rPr>
              <w:t>15.8</w:t>
            </w:r>
          </w:p>
        </w:tc>
        <w:tc>
          <w:tcPr>
            <w:tcW w:w="1093" w:type="dxa"/>
            <w:tcBorders>
              <w:top w:val="single" w:sz="3" w:space="0" w:color="000000"/>
              <w:left w:val="single" w:sz="3" w:space="0" w:color="000000"/>
              <w:bottom w:val="single" w:sz="3" w:space="0" w:color="000000"/>
              <w:right w:val="single" w:sz="3" w:space="0" w:color="000000"/>
            </w:tcBorders>
          </w:tcPr>
          <w:p w14:paraId="19CDD848" w14:textId="77777777" w:rsidR="00357641" w:rsidRDefault="00000000">
            <w:pPr>
              <w:spacing w:after="0" w:line="259" w:lineRule="auto"/>
              <w:ind w:left="0" w:right="0" w:firstLine="0"/>
              <w:jc w:val="center"/>
            </w:pPr>
            <w:r>
              <w:rPr>
                <w:sz w:val="18"/>
                <w:u w:val="single" w:color="000000"/>
              </w:rPr>
              <w:t>13.7</w:t>
            </w:r>
          </w:p>
        </w:tc>
      </w:tr>
      <w:tr w:rsidR="00357641" w14:paraId="756557D6" w14:textId="77777777">
        <w:trPr>
          <w:trHeight w:val="546"/>
        </w:trPr>
        <w:tc>
          <w:tcPr>
            <w:tcW w:w="2019" w:type="dxa"/>
            <w:tcBorders>
              <w:top w:val="single" w:sz="3" w:space="0" w:color="000000"/>
              <w:left w:val="single" w:sz="3" w:space="0" w:color="000000"/>
              <w:bottom w:val="single" w:sz="3" w:space="0" w:color="000000"/>
              <w:right w:val="single" w:sz="3" w:space="0" w:color="000000"/>
            </w:tcBorders>
          </w:tcPr>
          <w:p w14:paraId="53AB0A01" w14:textId="77777777" w:rsidR="00357641" w:rsidRDefault="00000000">
            <w:pPr>
              <w:spacing w:after="0" w:line="259" w:lineRule="auto"/>
              <w:ind w:left="0" w:right="0" w:firstLine="0"/>
              <w:jc w:val="center"/>
            </w:pPr>
            <w:r>
              <w:rPr>
                <w:sz w:val="18"/>
              </w:rPr>
              <w:t>Our Big Model</w:t>
            </w:r>
          </w:p>
          <w:p w14:paraId="63ABA5F2" w14:textId="77777777" w:rsidR="00357641" w:rsidRDefault="00000000">
            <w:pPr>
              <w:spacing w:after="0" w:line="259" w:lineRule="auto"/>
              <w:ind w:left="0" w:right="0" w:firstLine="0"/>
              <w:jc w:val="left"/>
            </w:pPr>
            <w:r>
              <w:rPr>
                <w:sz w:val="16"/>
              </w:rPr>
              <w:t>(</w:t>
            </w:r>
            <w:r>
              <w:rPr>
                <w:sz w:val="18"/>
              </w:rPr>
              <w:t>without Skip Module</w:t>
            </w:r>
            <w:r>
              <w:rPr>
                <w:sz w:val="16"/>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4B0A3019" w14:textId="77777777" w:rsidR="00357641" w:rsidRDefault="00000000">
            <w:pPr>
              <w:spacing w:after="0" w:line="259" w:lineRule="auto"/>
              <w:ind w:left="0" w:right="0" w:firstLine="0"/>
              <w:jc w:val="center"/>
            </w:pPr>
            <w:r>
              <w:rPr>
                <w:b/>
                <w:sz w:val="18"/>
              </w:rPr>
              <w:t>95.62</w:t>
            </w:r>
          </w:p>
        </w:tc>
        <w:tc>
          <w:tcPr>
            <w:tcW w:w="1093" w:type="dxa"/>
            <w:tcBorders>
              <w:top w:val="single" w:sz="3" w:space="0" w:color="000000"/>
              <w:left w:val="single" w:sz="3" w:space="0" w:color="000000"/>
              <w:bottom w:val="single" w:sz="3" w:space="0" w:color="000000"/>
              <w:right w:val="single" w:sz="3" w:space="0" w:color="000000"/>
            </w:tcBorders>
            <w:vAlign w:val="center"/>
          </w:tcPr>
          <w:p w14:paraId="60E3FA3C" w14:textId="77777777" w:rsidR="00357641" w:rsidRDefault="00000000">
            <w:pPr>
              <w:spacing w:after="0" w:line="259" w:lineRule="auto"/>
              <w:ind w:left="0" w:right="0" w:firstLine="0"/>
              <w:jc w:val="center"/>
            </w:pPr>
            <w:r>
              <w:rPr>
                <w:sz w:val="18"/>
              </w:rPr>
              <w:t>0.25</w:t>
            </w:r>
          </w:p>
        </w:tc>
        <w:tc>
          <w:tcPr>
            <w:tcW w:w="1093" w:type="dxa"/>
            <w:tcBorders>
              <w:top w:val="single" w:sz="3" w:space="0" w:color="000000"/>
              <w:left w:val="single" w:sz="3" w:space="0" w:color="000000"/>
              <w:bottom w:val="single" w:sz="3" w:space="0" w:color="000000"/>
              <w:right w:val="single" w:sz="3" w:space="0" w:color="000000"/>
            </w:tcBorders>
            <w:vAlign w:val="center"/>
          </w:tcPr>
          <w:p w14:paraId="2503B0C2" w14:textId="77777777" w:rsidR="00357641" w:rsidRDefault="00000000">
            <w:pPr>
              <w:spacing w:after="0" w:line="259" w:lineRule="auto"/>
              <w:ind w:left="0" w:right="0" w:firstLine="0"/>
              <w:jc w:val="center"/>
            </w:pPr>
            <w:r>
              <w:rPr>
                <w:b/>
                <w:sz w:val="18"/>
              </w:rPr>
              <w:t>98.77</w:t>
            </w:r>
          </w:p>
        </w:tc>
        <w:tc>
          <w:tcPr>
            <w:tcW w:w="1093" w:type="dxa"/>
            <w:tcBorders>
              <w:top w:val="single" w:sz="3" w:space="0" w:color="000000"/>
              <w:left w:val="single" w:sz="3" w:space="0" w:color="000000"/>
              <w:bottom w:val="single" w:sz="3" w:space="0" w:color="000000"/>
              <w:right w:val="single" w:sz="3" w:space="0" w:color="000000"/>
            </w:tcBorders>
            <w:vAlign w:val="center"/>
          </w:tcPr>
          <w:p w14:paraId="19A0B79A" w14:textId="77777777" w:rsidR="00357641" w:rsidRDefault="00000000">
            <w:pPr>
              <w:spacing w:after="0" w:line="259" w:lineRule="auto"/>
              <w:ind w:left="0" w:right="0" w:firstLine="0"/>
              <w:jc w:val="center"/>
            </w:pPr>
            <w:r>
              <w:rPr>
                <w:b/>
                <w:sz w:val="18"/>
              </w:rPr>
              <w:t>0.97</w:t>
            </w:r>
          </w:p>
        </w:tc>
        <w:tc>
          <w:tcPr>
            <w:tcW w:w="1093" w:type="dxa"/>
            <w:tcBorders>
              <w:top w:val="single" w:sz="3" w:space="0" w:color="000000"/>
              <w:left w:val="single" w:sz="3" w:space="0" w:color="000000"/>
              <w:bottom w:val="single" w:sz="3" w:space="0" w:color="000000"/>
              <w:right w:val="single" w:sz="3" w:space="0" w:color="000000"/>
            </w:tcBorders>
            <w:vAlign w:val="center"/>
          </w:tcPr>
          <w:p w14:paraId="45B06078" w14:textId="77777777" w:rsidR="00357641" w:rsidRDefault="00000000">
            <w:pPr>
              <w:spacing w:after="0" w:line="259" w:lineRule="auto"/>
              <w:ind w:left="0" w:right="0" w:firstLine="0"/>
              <w:jc w:val="center"/>
            </w:pPr>
            <w:r>
              <w:rPr>
                <w:sz w:val="18"/>
                <w:u w:val="single" w:color="000000"/>
              </w:rPr>
              <w:t>99.17</w:t>
            </w:r>
          </w:p>
        </w:tc>
        <w:tc>
          <w:tcPr>
            <w:tcW w:w="1093" w:type="dxa"/>
            <w:tcBorders>
              <w:top w:val="single" w:sz="3" w:space="0" w:color="000000"/>
              <w:left w:val="single" w:sz="3" w:space="0" w:color="000000"/>
              <w:bottom w:val="single" w:sz="3" w:space="0" w:color="000000"/>
              <w:right w:val="single" w:sz="3" w:space="0" w:color="000000"/>
            </w:tcBorders>
            <w:vAlign w:val="center"/>
          </w:tcPr>
          <w:p w14:paraId="1A71A70D" w14:textId="77777777" w:rsidR="00357641" w:rsidRDefault="00000000">
            <w:pPr>
              <w:spacing w:after="0" w:line="259" w:lineRule="auto"/>
              <w:ind w:left="0" w:right="5" w:firstLine="0"/>
              <w:jc w:val="center"/>
            </w:pPr>
            <w:r>
              <w:rPr>
                <w:sz w:val="18"/>
              </w:rPr>
              <w:t>24.97</w:t>
            </w:r>
          </w:p>
        </w:tc>
        <w:tc>
          <w:tcPr>
            <w:tcW w:w="1093" w:type="dxa"/>
            <w:tcBorders>
              <w:top w:val="single" w:sz="3" w:space="0" w:color="000000"/>
              <w:left w:val="single" w:sz="3" w:space="0" w:color="000000"/>
              <w:bottom w:val="single" w:sz="3" w:space="0" w:color="000000"/>
              <w:right w:val="single" w:sz="3" w:space="0" w:color="000000"/>
            </w:tcBorders>
            <w:vAlign w:val="center"/>
          </w:tcPr>
          <w:p w14:paraId="15224DD4" w14:textId="77777777" w:rsidR="00357641" w:rsidRDefault="00000000">
            <w:pPr>
              <w:spacing w:after="0" w:line="259" w:lineRule="auto"/>
              <w:ind w:left="0" w:right="5" w:firstLine="0"/>
              <w:jc w:val="center"/>
            </w:pPr>
            <w:r>
              <w:rPr>
                <w:sz w:val="18"/>
              </w:rPr>
              <w:t>30.61</w:t>
            </w:r>
          </w:p>
        </w:tc>
        <w:tc>
          <w:tcPr>
            <w:tcW w:w="1093" w:type="dxa"/>
            <w:tcBorders>
              <w:top w:val="single" w:sz="3" w:space="0" w:color="000000"/>
              <w:left w:val="single" w:sz="3" w:space="0" w:color="000000"/>
              <w:bottom w:val="single" w:sz="3" w:space="0" w:color="000000"/>
              <w:right w:val="single" w:sz="3" w:space="0" w:color="000000"/>
            </w:tcBorders>
            <w:vAlign w:val="center"/>
          </w:tcPr>
          <w:p w14:paraId="60108904" w14:textId="77777777" w:rsidR="00357641" w:rsidRDefault="00000000">
            <w:pPr>
              <w:spacing w:after="0" w:line="259" w:lineRule="auto"/>
              <w:ind w:left="0" w:right="6" w:firstLine="0"/>
              <w:jc w:val="center"/>
            </w:pPr>
            <w:r>
              <w:rPr>
                <w:sz w:val="18"/>
              </w:rPr>
              <w:t>430.0</w:t>
            </w:r>
          </w:p>
        </w:tc>
      </w:tr>
      <w:tr w:rsidR="00357641" w14:paraId="30ECD7FC" w14:textId="77777777">
        <w:trPr>
          <w:trHeight w:val="546"/>
        </w:trPr>
        <w:tc>
          <w:tcPr>
            <w:tcW w:w="2019" w:type="dxa"/>
            <w:tcBorders>
              <w:top w:val="single" w:sz="3" w:space="0" w:color="000000"/>
              <w:left w:val="single" w:sz="3" w:space="0" w:color="000000"/>
              <w:bottom w:val="single" w:sz="3" w:space="0" w:color="000000"/>
              <w:right w:val="single" w:sz="3" w:space="0" w:color="000000"/>
            </w:tcBorders>
          </w:tcPr>
          <w:p w14:paraId="4BE79079" w14:textId="77777777" w:rsidR="00357641" w:rsidRDefault="00000000">
            <w:pPr>
              <w:spacing w:after="0" w:line="259" w:lineRule="auto"/>
              <w:ind w:left="133" w:right="0" w:firstLine="61"/>
              <w:jc w:val="left"/>
            </w:pPr>
            <w:r>
              <w:rPr>
                <w:sz w:val="18"/>
              </w:rPr>
              <w:t xml:space="preserve">Our Big Model </w:t>
            </w:r>
            <w:r>
              <w:rPr>
                <w:sz w:val="16"/>
              </w:rPr>
              <w:t>(</w:t>
            </w:r>
            <w:r>
              <w:rPr>
                <w:sz w:val="18"/>
              </w:rPr>
              <w:t>with Skip Module</w:t>
            </w:r>
            <w:r>
              <w:rPr>
                <w:sz w:val="16"/>
              </w:rPr>
              <w:t>)</w:t>
            </w:r>
          </w:p>
        </w:tc>
        <w:tc>
          <w:tcPr>
            <w:tcW w:w="1093" w:type="dxa"/>
            <w:tcBorders>
              <w:top w:val="single" w:sz="3" w:space="0" w:color="000000"/>
              <w:left w:val="single" w:sz="3" w:space="0" w:color="000000"/>
              <w:bottom w:val="single" w:sz="3" w:space="0" w:color="000000"/>
              <w:right w:val="single" w:sz="3" w:space="0" w:color="000000"/>
            </w:tcBorders>
            <w:vAlign w:val="center"/>
          </w:tcPr>
          <w:p w14:paraId="0D9E42CF" w14:textId="77777777" w:rsidR="00357641" w:rsidRDefault="00000000">
            <w:pPr>
              <w:spacing w:after="0" w:line="259" w:lineRule="auto"/>
              <w:ind w:left="0" w:right="0" w:firstLine="0"/>
              <w:jc w:val="center"/>
            </w:pPr>
            <w:r>
              <w:rPr>
                <w:sz w:val="18"/>
                <w:u w:val="single" w:color="000000"/>
              </w:rPr>
              <w:t>94.38</w:t>
            </w:r>
          </w:p>
        </w:tc>
        <w:tc>
          <w:tcPr>
            <w:tcW w:w="1093" w:type="dxa"/>
            <w:tcBorders>
              <w:top w:val="single" w:sz="3" w:space="0" w:color="000000"/>
              <w:left w:val="single" w:sz="3" w:space="0" w:color="000000"/>
              <w:bottom w:val="single" w:sz="3" w:space="0" w:color="000000"/>
              <w:right w:val="single" w:sz="3" w:space="0" w:color="000000"/>
            </w:tcBorders>
            <w:vAlign w:val="center"/>
          </w:tcPr>
          <w:p w14:paraId="0B75B24E" w14:textId="77777777" w:rsidR="00357641" w:rsidRDefault="00000000">
            <w:pPr>
              <w:spacing w:after="0" w:line="259" w:lineRule="auto"/>
              <w:ind w:left="0" w:right="0" w:firstLine="0"/>
              <w:jc w:val="center"/>
            </w:pPr>
            <w:r>
              <w:rPr>
                <w:b/>
                <w:sz w:val="18"/>
              </w:rPr>
              <w:t>0.14</w:t>
            </w:r>
          </w:p>
        </w:tc>
        <w:tc>
          <w:tcPr>
            <w:tcW w:w="1093" w:type="dxa"/>
            <w:tcBorders>
              <w:top w:val="single" w:sz="3" w:space="0" w:color="000000"/>
              <w:left w:val="single" w:sz="3" w:space="0" w:color="000000"/>
              <w:bottom w:val="single" w:sz="3" w:space="0" w:color="000000"/>
              <w:right w:val="single" w:sz="3" w:space="0" w:color="000000"/>
            </w:tcBorders>
            <w:vAlign w:val="center"/>
          </w:tcPr>
          <w:p w14:paraId="3D46092B" w14:textId="77777777" w:rsidR="00357641" w:rsidRDefault="00000000">
            <w:pPr>
              <w:spacing w:after="0" w:line="259" w:lineRule="auto"/>
              <w:ind w:left="0" w:right="0" w:firstLine="0"/>
              <w:jc w:val="center"/>
            </w:pPr>
            <w:r>
              <w:rPr>
                <w:sz w:val="18"/>
                <w:u w:val="single" w:color="000000"/>
              </w:rPr>
              <w:t>98.56</w:t>
            </w:r>
          </w:p>
        </w:tc>
        <w:tc>
          <w:tcPr>
            <w:tcW w:w="1093" w:type="dxa"/>
            <w:tcBorders>
              <w:top w:val="single" w:sz="3" w:space="0" w:color="000000"/>
              <w:left w:val="single" w:sz="3" w:space="0" w:color="000000"/>
              <w:bottom w:val="single" w:sz="3" w:space="0" w:color="000000"/>
              <w:right w:val="single" w:sz="3" w:space="0" w:color="000000"/>
            </w:tcBorders>
            <w:vAlign w:val="center"/>
          </w:tcPr>
          <w:p w14:paraId="42DA7E41" w14:textId="77777777" w:rsidR="00357641" w:rsidRDefault="00000000">
            <w:pPr>
              <w:spacing w:after="0" w:line="259" w:lineRule="auto"/>
              <w:ind w:left="0" w:right="0" w:firstLine="0"/>
              <w:jc w:val="center"/>
            </w:pPr>
            <w:r>
              <w:rPr>
                <w:b/>
                <w:sz w:val="18"/>
              </w:rPr>
              <w:t>0.97</w:t>
            </w:r>
          </w:p>
        </w:tc>
        <w:tc>
          <w:tcPr>
            <w:tcW w:w="1093" w:type="dxa"/>
            <w:tcBorders>
              <w:top w:val="single" w:sz="3" w:space="0" w:color="000000"/>
              <w:left w:val="single" w:sz="3" w:space="0" w:color="000000"/>
              <w:bottom w:val="single" w:sz="3" w:space="0" w:color="000000"/>
              <w:right w:val="single" w:sz="3" w:space="0" w:color="000000"/>
            </w:tcBorders>
            <w:vAlign w:val="center"/>
          </w:tcPr>
          <w:p w14:paraId="532A4FF7" w14:textId="77777777" w:rsidR="00357641" w:rsidRDefault="00000000">
            <w:pPr>
              <w:spacing w:after="0" w:line="259" w:lineRule="auto"/>
              <w:ind w:left="0" w:right="0" w:firstLine="0"/>
              <w:jc w:val="center"/>
            </w:pPr>
            <w:r>
              <w:rPr>
                <w:b/>
                <w:sz w:val="18"/>
              </w:rPr>
              <w:t>99.54</w:t>
            </w:r>
          </w:p>
        </w:tc>
        <w:tc>
          <w:tcPr>
            <w:tcW w:w="1093" w:type="dxa"/>
            <w:tcBorders>
              <w:top w:val="single" w:sz="3" w:space="0" w:color="000000"/>
              <w:left w:val="single" w:sz="3" w:space="0" w:color="000000"/>
              <w:bottom w:val="single" w:sz="3" w:space="0" w:color="000000"/>
              <w:right w:val="single" w:sz="3" w:space="0" w:color="000000"/>
            </w:tcBorders>
            <w:vAlign w:val="center"/>
          </w:tcPr>
          <w:p w14:paraId="194A9418" w14:textId="77777777" w:rsidR="00357641" w:rsidRDefault="00000000">
            <w:pPr>
              <w:spacing w:after="0" w:line="259" w:lineRule="auto"/>
              <w:ind w:left="0" w:right="5" w:firstLine="0"/>
              <w:jc w:val="center"/>
            </w:pPr>
            <w:r>
              <w:rPr>
                <w:sz w:val="18"/>
              </w:rPr>
              <w:t>32.32</w:t>
            </w:r>
          </w:p>
        </w:tc>
        <w:tc>
          <w:tcPr>
            <w:tcW w:w="1093" w:type="dxa"/>
            <w:tcBorders>
              <w:top w:val="single" w:sz="3" w:space="0" w:color="000000"/>
              <w:left w:val="single" w:sz="3" w:space="0" w:color="000000"/>
              <w:bottom w:val="single" w:sz="3" w:space="0" w:color="000000"/>
              <w:right w:val="single" w:sz="3" w:space="0" w:color="000000"/>
            </w:tcBorders>
            <w:vAlign w:val="center"/>
          </w:tcPr>
          <w:p w14:paraId="5D201CA2" w14:textId="77777777" w:rsidR="00357641" w:rsidRDefault="00000000">
            <w:pPr>
              <w:spacing w:after="0" w:line="259" w:lineRule="auto"/>
              <w:ind w:left="0" w:right="5" w:firstLine="0"/>
              <w:jc w:val="center"/>
            </w:pPr>
            <w:r>
              <w:rPr>
                <w:sz w:val="18"/>
              </w:rPr>
              <w:t>30.61</w:t>
            </w:r>
          </w:p>
        </w:tc>
        <w:tc>
          <w:tcPr>
            <w:tcW w:w="1093" w:type="dxa"/>
            <w:tcBorders>
              <w:top w:val="single" w:sz="3" w:space="0" w:color="000000"/>
              <w:left w:val="single" w:sz="3" w:space="0" w:color="000000"/>
              <w:bottom w:val="single" w:sz="3" w:space="0" w:color="000000"/>
              <w:right w:val="single" w:sz="3" w:space="0" w:color="000000"/>
            </w:tcBorders>
            <w:vAlign w:val="center"/>
          </w:tcPr>
          <w:p w14:paraId="33F74A5E" w14:textId="77777777" w:rsidR="00357641" w:rsidRDefault="00000000">
            <w:pPr>
              <w:spacing w:after="0" w:line="259" w:lineRule="auto"/>
              <w:ind w:left="0" w:right="6" w:firstLine="0"/>
              <w:jc w:val="center"/>
            </w:pPr>
            <w:r>
              <w:rPr>
                <w:sz w:val="18"/>
              </w:rPr>
              <w:t>430.0</w:t>
            </w:r>
          </w:p>
        </w:tc>
      </w:tr>
    </w:tbl>
    <w:p w14:paraId="09269E3D" w14:textId="77777777" w:rsidR="00357641" w:rsidRDefault="00000000">
      <w:pPr>
        <w:ind w:left="47" w:right="20"/>
      </w:pPr>
      <w:r>
        <w:lastRenderedPageBreak/>
        <w:t xml:space="preserve">Table </w:t>
      </w:r>
      <w:r>
        <w:rPr>
          <w:color w:val="0000FF"/>
        </w:rPr>
        <w:t xml:space="preserve">4 </w:t>
      </w:r>
      <w:r>
        <w:t xml:space="preserve">benchmarks the proposed pipeline </w:t>
      </w:r>
      <w:r>
        <w:rPr>
          <w:sz w:val="18"/>
        </w:rPr>
        <w:t>(</w:t>
      </w:r>
      <w:r>
        <w:t>AccMotionDet skip module with the optimal configuration paired with the Big Model</w:t>
      </w:r>
      <w:r>
        <w:rPr>
          <w:sz w:val="18"/>
        </w:rPr>
        <w:t xml:space="preserve">) </w:t>
      </w:r>
      <w:r>
        <w:t xml:space="preserve">against lightweight fire-and-smoke detectors, described in Section </w:t>
      </w:r>
      <w:r>
        <w:rPr>
          <w:color w:val="0000FF"/>
        </w:rPr>
        <w:t>4.3</w:t>
      </w:r>
      <w:r>
        <w:t xml:space="preserve">. The baseline BIG Model </w:t>
      </w:r>
      <w:r>
        <w:rPr>
          <w:sz w:val="18"/>
        </w:rPr>
        <w:t>(</w:t>
      </w:r>
      <w:r>
        <w:t>without skip module</w:t>
      </w:r>
      <w:r>
        <w:rPr>
          <w:sz w:val="18"/>
        </w:rPr>
        <w:t>)</w:t>
      </w:r>
      <w:r>
        <w:t xml:space="preserve">achieves the highest recall </w:t>
      </w:r>
      <w:r>
        <w:rPr>
          <w:sz w:val="18"/>
        </w:rPr>
        <w:t>(</w:t>
      </w:r>
      <w:r>
        <w:t>95.62%</w:t>
      </w:r>
      <w:r>
        <w:rPr>
          <w:sz w:val="18"/>
        </w:rPr>
        <w:t>),</w:t>
      </w:r>
      <w:r>
        <w:t xml:space="preserve">accuracy </w:t>
      </w:r>
      <w:r>
        <w:rPr>
          <w:sz w:val="18"/>
        </w:rPr>
        <w:t>(</w:t>
      </w:r>
      <w:r>
        <w:t>98.77%</w:t>
      </w:r>
      <w:r>
        <w:rPr>
          <w:sz w:val="18"/>
        </w:rPr>
        <w:t>),</w:t>
      </w:r>
      <w:r>
        <w:t xml:space="preserve">and F1-score </w:t>
      </w:r>
      <w:r>
        <w:rPr>
          <w:sz w:val="18"/>
        </w:rPr>
        <w:t>(</w:t>
      </w:r>
      <w:r>
        <w:t>0.97</w:t>
      </w:r>
      <w:r>
        <w:rPr>
          <w:sz w:val="18"/>
        </w:rPr>
        <w:t>),</w:t>
      </w:r>
      <w:r>
        <w:t xml:space="preserve">substantially outperforming all lightweight alternatives. This gap reflects the consequences of neural scaling laws </w:t>
      </w:r>
      <w:r>
        <w:rPr>
          <w:color w:val="0000FF"/>
          <w:sz w:val="18"/>
        </w:rPr>
        <w:t>[</w:t>
      </w:r>
      <w:r>
        <w:rPr>
          <w:color w:val="0000FF"/>
        </w:rPr>
        <w:t>40</w:t>
      </w:r>
      <w:r>
        <w:rPr>
          <w:color w:val="0000FF"/>
          <w:sz w:val="18"/>
        </w:rPr>
        <w:t>]</w:t>
      </w:r>
      <w:r>
        <w:t xml:space="preserve">, </w:t>
      </w:r>
      <w:r>
        <w:rPr>
          <w:color w:val="0000FF"/>
          <w:sz w:val="18"/>
        </w:rPr>
        <w:t>[</w:t>
      </w:r>
      <w:r>
        <w:rPr>
          <w:color w:val="0000FF"/>
        </w:rPr>
        <w:t>41</w:t>
      </w:r>
      <w:r>
        <w:rPr>
          <w:color w:val="0000FF"/>
          <w:sz w:val="18"/>
        </w:rPr>
        <w:t>]</w:t>
      </w:r>
      <w:r>
        <w:t xml:space="preserve">, </w:t>
      </w:r>
      <w:r>
        <w:rPr>
          <w:color w:val="0000FF"/>
          <w:sz w:val="18"/>
        </w:rPr>
        <w:t>[</w:t>
      </w:r>
      <w:r>
        <w:rPr>
          <w:color w:val="0000FF"/>
        </w:rPr>
        <w:t>42</w:t>
      </w:r>
      <w:r>
        <w:rPr>
          <w:color w:val="0000FF"/>
          <w:sz w:val="18"/>
        </w:rPr>
        <w:t>]</w:t>
      </w:r>
      <w:r>
        <w:t xml:space="preserve">: the BIG model benefits from both a more expressive architecture and a significantly larger training dataset. Notably, MobileNet and FireNet exhibit neardegenerate recall of 5.84% and 34.1%, respectively, rendering them unsuitable for safety-critical fire and smoke detection despite their speed and compactness. YOLOv5s achieves the highest throughput </w:t>
      </w:r>
      <w:r>
        <w:rPr>
          <w:sz w:val="18"/>
        </w:rPr>
        <w:t>(</w:t>
      </w:r>
      <w:r>
        <w:t>109.94 FPS</w:t>
      </w:r>
      <w:r>
        <w:rPr>
          <w:sz w:val="18"/>
        </w:rPr>
        <w:t xml:space="preserve">) </w:t>
      </w:r>
      <w:r>
        <w:t>but still suffers a recall of 68.58%, roughly 27 percentage points below the BIG model, confirming that no lightweight alternative achieves an acceptable accuracy–efficiency balance on this task.</w:t>
      </w:r>
    </w:p>
    <w:p w14:paraId="29914CC6" w14:textId="77777777" w:rsidR="00357641" w:rsidRDefault="00000000">
      <w:pPr>
        <w:ind w:left="47" w:right="20"/>
      </w:pPr>
      <w:r>
        <w:rPr>
          <w:b/>
        </w:rPr>
        <w:t xml:space="preserve">Effect of the Skip Module: </w:t>
      </w:r>
      <w:r>
        <w:t>Integrating the skip module yields a consistent set of improvements across nearly all metrics. Throughput increases from 24.97 to 32.32 FPS, a gain of approximately 29%, while the F1-score is fully preserved at 0.97.</w:t>
      </w:r>
    </w:p>
    <w:p w14:paraId="463B0DC3" w14:textId="77777777" w:rsidR="00357641" w:rsidRDefault="00000000">
      <w:pPr>
        <w:spacing w:after="253"/>
        <w:ind w:left="47" w:right="20"/>
      </w:pPr>
      <w:r>
        <w:t xml:space="preserve">Recall drops by only 1.24 percentage points </w:t>
      </w:r>
      <w:r>
        <w:rPr>
          <w:sz w:val="18"/>
        </w:rPr>
        <w:t>(</w:t>
      </w:r>
      <w:r>
        <w:t>95.62% → 94.38%</w:t>
      </w:r>
      <w:r>
        <w:rPr>
          <w:sz w:val="18"/>
        </w:rPr>
        <w:t xml:space="preserve">), </w:t>
      </w:r>
      <w:r>
        <w:t xml:space="preserve">remaining within the safety </w:t>
      </w:r>
      <w:proofErr w:type="gramStart"/>
      <w:r>
        <w:t>constraint 𝛿</w:t>
      </w:r>
      <w:r>
        <w:rPr>
          <w:vertAlign w:val="subscript"/>
        </w:rPr>
        <w:t>𝑅</w:t>
      </w:r>
      <w:proofErr w:type="gramEnd"/>
      <w:r>
        <w:rPr>
          <w:vertAlign w:val="subscript"/>
        </w:rPr>
        <w:t xml:space="preserve"> </w:t>
      </w:r>
      <w:r>
        <w:t>= 0.015. A less obvious but notable benefit is the reduction in FAR from 0.25% to 0.14%, accompanied by a precision increase from 99.17% to 99.54%: by suppressing inference on near-static background frames, the skip module also eliminates a class of incorrect detections that the BIG model would otherwise generate.</w:t>
      </w:r>
    </w:p>
    <w:p w14:paraId="628BD6C4" w14:textId="77777777" w:rsidR="00357641" w:rsidRDefault="00000000">
      <w:pPr>
        <w:pStyle w:val="Heading3"/>
        <w:tabs>
          <w:tab w:val="center" w:pos="2937"/>
        </w:tabs>
        <w:ind w:left="0" w:firstLine="0"/>
      </w:pPr>
      <w:r>
        <w:t>4.4.3</w:t>
      </w:r>
      <w:r>
        <w:tab/>
        <w:t>Comparison with Temporal Post-Processing</w:t>
      </w:r>
    </w:p>
    <w:p w14:paraId="29BB10BF" w14:textId="77777777" w:rsidR="00357641" w:rsidRDefault="00000000">
      <w:pPr>
        <w:spacing w:after="161"/>
        <w:ind w:left="47" w:right="20"/>
      </w:pPr>
      <w:r>
        <w:t xml:space="preserve">Temporal Persistence Thresholding </w:t>
      </w:r>
      <w:r>
        <w:rPr>
          <w:sz w:val="18"/>
        </w:rPr>
        <w:t>(</w:t>
      </w:r>
      <w:r>
        <w:t>TPT</w:t>
      </w:r>
      <w:r>
        <w:rPr>
          <w:sz w:val="18"/>
        </w:rPr>
        <w:t xml:space="preserve">) </w:t>
      </w:r>
      <w:r>
        <w:rPr>
          <w:color w:val="0000FF"/>
          <w:sz w:val="18"/>
        </w:rPr>
        <w:t>[</w:t>
      </w:r>
      <w:r>
        <w:rPr>
          <w:color w:val="0000FF"/>
        </w:rPr>
        <w:t>10</w:t>
      </w:r>
      <w:r>
        <w:rPr>
          <w:color w:val="0000FF"/>
          <w:sz w:val="18"/>
        </w:rPr>
        <w:t xml:space="preserve">] </w:t>
      </w:r>
      <w:r>
        <w:t>augments the standard per-frame inference pipeline with a lightweight postprocessing stage designed to suppress isolated false alarms. Unlike the proposed skip module, TPT does not reduce the number of frames forwarded to the classifier — every frame is still processed by the classification model. Instead, a circular boolean buffer of length 𝑊 records the raw per-frame predictions over a rolling window. A detection is confirmed only if the fraction of positive predictions within the buffer exceeds a persistence threshold 𝜏</w:t>
      </w:r>
      <w:r>
        <w:rPr>
          <w:vertAlign w:val="subscript"/>
        </w:rPr>
        <w:t>persist</w:t>
      </w:r>
      <w:r>
        <w:t>; otherwise, the prediction is suppressed and the frame is relabelled as negative.</w:t>
      </w:r>
    </w:p>
    <w:p w14:paraId="087E2650" w14:textId="77777777" w:rsidR="00357641" w:rsidRDefault="00000000">
      <w:pPr>
        <w:spacing w:after="0"/>
        <w:ind w:left="47" w:right="20"/>
      </w:pPr>
      <w:r>
        <w:t xml:space="preserve">Table 5: Representative hyperparameter grid search results for Temporal Persistence Thresholding </w:t>
      </w:r>
      <w:r>
        <w:rPr>
          <w:sz w:val="18"/>
        </w:rPr>
        <w:t>(</w:t>
      </w:r>
      <w:r>
        <w:t>TPT</w:t>
      </w:r>
      <w:r>
        <w:rPr>
          <w:sz w:val="18"/>
        </w:rPr>
        <w:t xml:space="preserve">) </w:t>
      </w:r>
      <w:r>
        <w:t xml:space="preserve">on the validation set. The best and second-best values per metric are highlighted in </w:t>
      </w:r>
      <w:r>
        <w:rPr>
          <w:b/>
        </w:rPr>
        <w:t xml:space="preserve">bold </w:t>
      </w:r>
      <w:r>
        <w:t xml:space="preserve">and </w:t>
      </w:r>
      <w:r>
        <w:rPr>
          <w:i/>
          <w:u w:val="single" w:color="000000"/>
        </w:rPr>
        <w:t>italic underline</w:t>
      </w:r>
      <w:r>
        <w:t>, respectively.</w:t>
      </w:r>
    </w:p>
    <w:tbl>
      <w:tblPr>
        <w:tblStyle w:val="TableGrid"/>
        <w:tblW w:w="10764" w:type="dxa"/>
        <w:tblInd w:w="64" w:type="dxa"/>
        <w:tblCellMar>
          <w:top w:w="67" w:type="dxa"/>
          <w:left w:w="27" w:type="dxa"/>
          <w:bottom w:w="66" w:type="dxa"/>
          <w:right w:w="27" w:type="dxa"/>
        </w:tblCellMar>
        <w:tblLook w:val="04A0" w:firstRow="1" w:lastRow="0" w:firstColumn="1" w:lastColumn="0" w:noHBand="0" w:noVBand="1"/>
      </w:tblPr>
      <w:tblGrid>
        <w:gridCol w:w="2115"/>
        <w:gridCol w:w="1082"/>
        <w:gridCol w:w="1081"/>
        <w:gridCol w:w="1081"/>
        <w:gridCol w:w="1081"/>
        <w:gridCol w:w="1081"/>
        <w:gridCol w:w="1081"/>
        <w:gridCol w:w="1081"/>
        <w:gridCol w:w="1081"/>
      </w:tblGrid>
      <w:tr w:rsidR="00357641" w14:paraId="2466FD09" w14:textId="77777777">
        <w:trPr>
          <w:trHeight w:val="646"/>
        </w:trPr>
        <w:tc>
          <w:tcPr>
            <w:tcW w:w="2114" w:type="dxa"/>
            <w:tcBorders>
              <w:top w:val="single" w:sz="3" w:space="0" w:color="000000"/>
              <w:left w:val="single" w:sz="3" w:space="0" w:color="000000"/>
              <w:bottom w:val="single" w:sz="3" w:space="0" w:color="000000"/>
              <w:right w:val="single" w:sz="3" w:space="0" w:color="000000"/>
            </w:tcBorders>
            <w:vAlign w:val="center"/>
          </w:tcPr>
          <w:p w14:paraId="6A908401" w14:textId="77777777" w:rsidR="00357641" w:rsidRDefault="00000000">
            <w:pPr>
              <w:spacing w:after="0" w:line="259" w:lineRule="auto"/>
              <w:ind w:left="0" w:right="0" w:firstLine="0"/>
              <w:jc w:val="center"/>
            </w:pPr>
            <w:r>
              <w:rPr>
                <w:b/>
                <w:sz w:val="14"/>
              </w:rPr>
              <w:t>Experiment</w:t>
            </w:r>
          </w:p>
        </w:tc>
        <w:tc>
          <w:tcPr>
            <w:tcW w:w="1081" w:type="dxa"/>
            <w:tcBorders>
              <w:top w:val="single" w:sz="3" w:space="0" w:color="000000"/>
              <w:left w:val="single" w:sz="3" w:space="0" w:color="000000"/>
              <w:bottom w:val="single" w:sz="3" w:space="0" w:color="000000"/>
              <w:right w:val="single" w:sz="3" w:space="0" w:color="000000"/>
            </w:tcBorders>
            <w:vAlign w:val="center"/>
          </w:tcPr>
          <w:p w14:paraId="45251C5D" w14:textId="77777777" w:rsidR="00357641" w:rsidRDefault="00000000">
            <w:pPr>
              <w:spacing w:after="0" w:line="259" w:lineRule="auto"/>
              <w:ind w:left="1" w:right="0" w:firstLine="0"/>
            </w:pPr>
            <w:r>
              <w:rPr>
                <w:b/>
                <w:sz w:val="14"/>
              </w:rPr>
              <w:t>Window Size</w:t>
            </w:r>
          </w:p>
          <w:p w14:paraId="3BBDFB3F" w14:textId="77777777" w:rsidR="00357641" w:rsidRDefault="00000000">
            <w:pPr>
              <w:spacing w:after="0" w:line="259" w:lineRule="auto"/>
              <w:ind w:left="0" w:right="17" w:firstLine="0"/>
              <w:jc w:val="center"/>
            </w:pPr>
            <w:r>
              <w:rPr>
                <w:sz w:val="14"/>
              </w:rPr>
              <w:t>𝑊</w:t>
            </w:r>
          </w:p>
        </w:tc>
        <w:tc>
          <w:tcPr>
            <w:tcW w:w="1081" w:type="dxa"/>
            <w:tcBorders>
              <w:top w:val="single" w:sz="3" w:space="0" w:color="000000"/>
              <w:left w:val="single" w:sz="3" w:space="0" w:color="000000"/>
              <w:bottom w:val="single" w:sz="3" w:space="0" w:color="000000"/>
              <w:right w:val="single" w:sz="3" w:space="0" w:color="000000"/>
            </w:tcBorders>
          </w:tcPr>
          <w:p w14:paraId="025C631A" w14:textId="77777777" w:rsidR="00357641" w:rsidRDefault="00000000">
            <w:pPr>
              <w:spacing w:after="0" w:line="259" w:lineRule="auto"/>
              <w:ind w:left="0" w:right="0" w:firstLine="0"/>
              <w:jc w:val="center"/>
            </w:pPr>
            <w:r>
              <w:rPr>
                <w:b/>
                <w:sz w:val="14"/>
              </w:rPr>
              <w:t>Persist</w:t>
            </w:r>
          </w:p>
          <w:p w14:paraId="2D528D4D" w14:textId="77777777" w:rsidR="00357641" w:rsidRDefault="00000000">
            <w:pPr>
              <w:spacing w:after="59" w:line="259" w:lineRule="auto"/>
              <w:ind w:left="116" w:right="0" w:firstLine="0"/>
              <w:jc w:val="left"/>
            </w:pPr>
            <w:r>
              <w:rPr>
                <w:b/>
                <w:sz w:val="14"/>
              </w:rPr>
              <w:t>Threshold</w:t>
            </w:r>
          </w:p>
          <w:p w14:paraId="530386EF" w14:textId="77777777" w:rsidR="00357641" w:rsidRDefault="00000000">
            <w:pPr>
              <w:spacing w:after="0" w:line="259" w:lineRule="auto"/>
              <w:ind w:left="0" w:right="10" w:firstLine="0"/>
              <w:jc w:val="center"/>
            </w:pPr>
            <w:r>
              <w:rPr>
                <w:sz w:val="14"/>
              </w:rPr>
              <w:t>𝜏</w:t>
            </w:r>
            <w:r>
              <w:rPr>
                <w:b/>
                <w:sz w:val="10"/>
              </w:rPr>
              <w:t>persist</w:t>
            </w:r>
          </w:p>
        </w:tc>
        <w:tc>
          <w:tcPr>
            <w:tcW w:w="1081" w:type="dxa"/>
            <w:tcBorders>
              <w:top w:val="single" w:sz="3" w:space="0" w:color="000000"/>
              <w:left w:val="single" w:sz="3" w:space="0" w:color="000000"/>
              <w:bottom w:val="single" w:sz="3" w:space="0" w:color="000000"/>
              <w:right w:val="single" w:sz="3" w:space="0" w:color="000000"/>
            </w:tcBorders>
            <w:vAlign w:val="center"/>
          </w:tcPr>
          <w:p w14:paraId="495C6600" w14:textId="77777777" w:rsidR="00357641" w:rsidRDefault="00000000">
            <w:pPr>
              <w:spacing w:after="0" w:line="259" w:lineRule="auto"/>
              <w:ind w:left="73" w:right="0" w:firstLine="0"/>
              <w:jc w:val="left"/>
            </w:pPr>
            <w:proofErr w:type="gramStart"/>
            <w:r>
              <w:rPr>
                <w:b/>
                <w:sz w:val="14"/>
              </w:rPr>
              <w:t>Recall</w:t>
            </w:r>
            <w:proofErr w:type="gramEnd"/>
            <w:r>
              <w:rPr>
                <w:b/>
                <w:sz w:val="14"/>
              </w:rPr>
              <w:t xml:space="preserve"> </w:t>
            </w:r>
            <w:r>
              <w:rPr>
                <w:b/>
                <w:sz w:val="12"/>
              </w:rPr>
              <w:t>(</w:t>
            </w:r>
            <w:r>
              <w:rPr>
                <w:b/>
                <w:sz w:val="14"/>
              </w:rPr>
              <w:t>%</w:t>
            </w:r>
            <w:r>
              <w:rPr>
                <w:b/>
                <w:sz w:val="12"/>
              </w:rPr>
              <w:t>)</w:t>
            </w:r>
            <w:r>
              <w:rPr>
                <w:sz w:val="14"/>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78C1EC68" w14:textId="77777777" w:rsidR="00357641" w:rsidRDefault="00000000">
            <w:pPr>
              <w:spacing w:after="0" w:line="259" w:lineRule="auto"/>
              <w:ind w:left="135" w:right="0" w:firstLine="0"/>
              <w:jc w:val="left"/>
            </w:pPr>
            <w:r>
              <w:rPr>
                <w:b/>
                <w:sz w:val="14"/>
              </w:rPr>
              <w:t xml:space="preserve">FAR </w:t>
            </w:r>
            <w:r>
              <w:rPr>
                <w:b/>
                <w:sz w:val="12"/>
              </w:rPr>
              <w:t>(</w:t>
            </w:r>
            <w:r>
              <w:rPr>
                <w:b/>
                <w:sz w:val="14"/>
              </w:rPr>
              <w:t>%</w:t>
            </w:r>
            <w:r>
              <w:rPr>
                <w:b/>
                <w:sz w:val="12"/>
              </w:rPr>
              <w:t>)</w:t>
            </w:r>
            <w:r>
              <w:rPr>
                <w:sz w:val="14"/>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42974CE3" w14:textId="77777777" w:rsidR="00357641" w:rsidRDefault="00000000">
            <w:pPr>
              <w:spacing w:after="0" w:line="259" w:lineRule="auto"/>
              <w:ind w:left="0" w:right="0" w:firstLine="0"/>
            </w:pPr>
            <w:r>
              <w:rPr>
                <w:b/>
                <w:sz w:val="14"/>
              </w:rPr>
              <w:t xml:space="preserve">Accuracy </w:t>
            </w:r>
            <w:r>
              <w:rPr>
                <w:b/>
                <w:sz w:val="12"/>
              </w:rPr>
              <w:t>(</w:t>
            </w:r>
            <w:r>
              <w:rPr>
                <w:b/>
                <w:sz w:val="14"/>
              </w:rPr>
              <w:t>%</w:t>
            </w:r>
            <w:r>
              <w:rPr>
                <w:b/>
                <w:sz w:val="12"/>
              </w:rPr>
              <w:t>)</w:t>
            </w:r>
          </w:p>
          <w:p w14:paraId="416D8B17" w14:textId="77777777" w:rsidR="00357641" w:rsidRDefault="00000000">
            <w:pPr>
              <w:spacing w:after="0" w:line="259" w:lineRule="auto"/>
              <w:ind w:left="0" w:right="0" w:firstLine="0"/>
              <w:jc w:val="center"/>
            </w:pPr>
            <w:r>
              <w:rPr>
                <w:sz w:val="14"/>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227DB70A" w14:textId="77777777" w:rsidR="00357641" w:rsidRDefault="00000000">
            <w:pPr>
              <w:spacing w:after="0" w:line="259" w:lineRule="auto"/>
              <w:ind w:left="0" w:right="0" w:firstLine="0"/>
              <w:jc w:val="center"/>
            </w:pPr>
            <w:r>
              <w:rPr>
                <w:b/>
                <w:sz w:val="14"/>
              </w:rPr>
              <w:t xml:space="preserve">Precision </w:t>
            </w:r>
            <w:r>
              <w:rPr>
                <w:b/>
                <w:sz w:val="12"/>
              </w:rPr>
              <w:t>(</w:t>
            </w:r>
            <w:r>
              <w:rPr>
                <w:b/>
                <w:sz w:val="14"/>
              </w:rPr>
              <w:t>%</w:t>
            </w:r>
            <w:r>
              <w:rPr>
                <w:b/>
                <w:sz w:val="12"/>
              </w:rPr>
              <w:t xml:space="preserve">) </w:t>
            </w:r>
            <w:r>
              <w:rPr>
                <w:sz w:val="14"/>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4BE3D1A0" w14:textId="77777777" w:rsidR="00357641" w:rsidRDefault="00000000">
            <w:pPr>
              <w:spacing w:after="0" w:line="259" w:lineRule="auto"/>
              <w:ind w:left="103" w:right="0" w:firstLine="0"/>
              <w:jc w:val="left"/>
            </w:pPr>
            <w:r>
              <w:rPr>
                <w:b/>
                <w:sz w:val="14"/>
              </w:rPr>
              <w:t xml:space="preserve">F1 Score </w:t>
            </w:r>
            <w:r>
              <w:rPr>
                <w:sz w:val="14"/>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7DEDBC8A" w14:textId="77777777" w:rsidR="00357641" w:rsidRDefault="00000000">
            <w:pPr>
              <w:spacing w:after="0" w:line="259" w:lineRule="auto"/>
              <w:ind w:left="0" w:right="0" w:firstLine="0"/>
              <w:jc w:val="center"/>
            </w:pPr>
            <w:r>
              <w:rPr>
                <w:b/>
                <w:sz w:val="14"/>
              </w:rPr>
              <w:t xml:space="preserve">FPS </w:t>
            </w:r>
            <w:r>
              <w:rPr>
                <w:sz w:val="14"/>
              </w:rPr>
              <w:t>↑</w:t>
            </w:r>
          </w:p>
        </w:tc>
      </w:tr>
      <w:tr w:rsidR="00357641" w14:paraId="0173CC36" w14:textId="77777777">
        <w:trPr>
          <w:trHeight w:val="546"/>
        </w:trPr>
        <w:tc>
          <w:tcPr>
            <w:tcW w:w="2114" w:type="dxa"/>
            <w:tcBorders>
              <w:top w:val="single" w:sz="3" w:space="0" w:color="000000"/>
              <w:left w:val="single" w:sz="3" w:space="0" w:color="000000"/>
              <w:bottom w:val="single" w:sz="3" w:space="0" w:color="000000"/>
              <w:right w:val="single" w:sz="3" w:space="0" w:color="000000"/>
            </w:tcBorders>
          </w:tcPr>
          <w:p w14:paraId="1E060256" w14:textId="77777777" w:rsidR="00357641" w:rsidRDefault="00000000">
            <w:pPr>
              <w:spacing w:after="0" w:line="259" w:lineRule="auto"/>
              <w:ind w:left="0" w:right="0" w:firstLine="0"/>
              <w:jc w:val="center"/>
            </w:pPr>
            <w:r>
              <w:rPr>
                <w:sz w:val="18"/>
              </w:rPr>
              <w:t xml:space="preserve">Big Model without Skip Module </w:t>
            </w:r>
            <w:r>
              <w:rPr>
                <w:sz w:val="16"/>
              </w:rPr>
              <w:t>(</w:t>
            </w:r>
            <w:r>
              <w:rPr>
                <w:sz w:val="18"/>
              </w:rPr>
              <w:t>Baseline</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67945C54" w14:textId="77777777" w:rsidR="00357641" w:rsidRDefault="00000000">
            <w:pPr>
              <w:spacing w:after="0" w:line="259" w:lineRule="auto"/>
              <w:ind w:left="0" w:right="25" w:firstLine="0"/>
              <w:jc w:val="center"/>
            </w:pPr>
            <w:r>
              <w:rPr>
                <w:sz w:val="18"/>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41A70078" w14:textId="77777777" w:rsidR="00357641" w:rsidRDefault="00000000">
            <w:pPr>
              <w:spacing w:after="0" w:line="259" w:lineRule="auto"/>
              <w:ind w:left="0" w:right="25" w:firstLine="0"/>
              <w:jc w:val="center"/>
            </w:pPr>
            <w:r>
              <w:rPr>
                <w:sz w:val="18"/>
              </w:rPr>
              <w:t>-</w:t>
            </w:r>
          </w:p>
        </w:tc>
        <w:tc>
          <w:tcPr>
            <w:tcW w:w="1081" w:type="dxa"/>
            <w:tcBorders>
              <w:top w:val="single" w:sz="3" w:space="0" w:color="000000"/>
              <w:left w:val="single" w:sz="3" w:space="0" w:color="000000"/>
              <w:bottom w:val="single" w:sz="3" w:space="0" w:color="000000"/>
              <w:right w:val="single" w:sz="3" w:space="0" w:color="000000"/>
            </w:tcBorders>
          </w:tcPr>
          <w:p w14:paraId="3EC9E265" w14:textId="77777777" w:rsidR="00357641" w:rsidRDefault="00000000">
            <w:pPr>
              <w:spacing w:after="0" w:line="259" w:lineRule="auto"/>
              <w:ind w:left="0" w:right="0" w:firstLine="0"/>
              <w:jc w:val="center"/>
            </w:pPr>
            <w:r>
              <w:rPr>
                <w:b/>
                <w:sz w:val="18"/>
              </w:rPr>
              <w:t>94.35</w:t>
            </w:r>
          </w:p>
          <w:p w14:paraId="61FF1E9F" w14:textId="77777777" w:rsidR="00357641" w:rsidRDefault="00000000">
            <w:pPr>
              <w:spacing w:after="0" w:line="259" w:lineRule="auto"/>
              <w:ind w:left="0" w:right="0" w:firstLine="0"/>
              <w:jc w:val="center"/>
            </w:pPr>
            <w:r>
              <w:rPr>
                <w:sz w:val="16"/>
              </w:rPr>
              <w:t>(</w:t>
            </w:r>
            <w:r>
              <w:rPr>
                <w:sz w:val="18"/>
              </w:rPr>
              <w:t>-0.00</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1346A31D" w14:textId="77777777" w:rsidR="00357641" w:rsidRDefault="00000000">
            <w:pPr>
              <w:spacing w:after="0" w:line="259" w:lineRule="auto"/>
              <w:ind w:left="0" w:right="0" w:firstLine="0"/>
              <w:jc w:val="center"/>
            </w:pPr>
            <w:r>
              <w:rPr>
                <w:sz w:val="18"/>
              </w:rPr>
              <w:t>0.7403</w:t>
            </w:r>
          </w:p>
        </w:tc>
        <w:tc>
          <w:tcPr>
            <w:tcW w:w="1081" w:type="dxa"/>
            <w:tcBorders>
              <w:top w:val="single" w:sz="3" w:space="0" w:color="000000"/>
              <w:left w:val="single" w:sz="3" w:space="0" w:color="000000"/>
              <w:bottom w:val="single" w:sz="3" w:space="0" w:color="000000"/>
              <w:right w:val="single" w:sz="3" w:space="0" w:color="000000"/>
            </w:tcBorders>
            <w:vAlign w:val="center"/>
          </w:tcPr>
          <w:p w14:paraId="17EC51D9" w14:textId="77777777" w:rsidR="00357641" w:rsidRDefault="00000000">
            <w:pPr>
              <w:spacing w:after="0" w:line="259" w:lineRule="auto"/>
              <w:ind w:left="0" w:right="0" w:firstLine="0"/>
              <w:jc w:val="center"/>
            </w:pPr>
            <w:r>
              <w:rPr>
                <w:b/>
                <w:sz w:val="18"/>
              </w:rPr>
              <w:t>98.26</w:t>
            </w:r>
          </w:p>
        </w:tc>
        <w:tc>
          <w:tcPr>
            <w:tcW w:w="1081" w:type="dxa"/>
            <w:tcBorders>
              <w:top w:val="single" w:sz="3" w:space="0" w:color="000000"/>
              <w:left w:val="single" w:sz="3" w:space="0" w:color="000000"/>
              <w:bottom w:val="single" w:sz="3" w:space="0" w:color="000000"/>
              <w:right w:val="single" w:sz="3" w:space="0" w:color="000000"/>
            </w:tcBorders>
            <w:vAlign w:val="center"/>
          </w:tcPr>
          <w:p w14:paraId="600CC227" w14:textId="77777777" w:rsidR="00357641" w:rsidRDefault="00000000">
            <w:pPr>
              <w:spacing w:after="0" w:line="259" w:lineRule="auto"/>
              <w:ind w:left="0" w:right="0" w:firstLine="0"/>
              <w:jc w:val="center"/>
            </w:pPr>
            <w:r>
              <w:rPr>
                <w:sz w:val="18"/>
                <w:u w:val="single" w:color="000000"/>
              </w:rPr>
              <w:t>97.02</w:t>
            </w:r>
          </w:p>
        </w:tc>
        <w:tc>
          <w:tcPr>
            <w:tcW w:w="1081" w:type="dxa"/>
            <w:tcBorders>
              <w:top w:val="single" w:sz="3" w:space="0" w:color="000000"/>
              <w:left w:val="single" w:sz="3" w:space="0" w:color="000000"/>
              <w:bottom w:val="single" w:sz="3" w:space="0" w:color="000000"/>
              <w:right w:val="single" w:sz="3" w:space="0" w:color="000000"/>
            </w:tcBorders>
            <w:vAlign w:val="center"/>
          </w:tcPr>
          <w:p w14:paraId="64814794" w14:textId="77777777" w:rsidR="00357641" w:rsidRDefault="00000000">
            <w:pPr>
              <w:spacing w:after="0" w:line="259" w:lineRule="auto"/>
              <w:ind w:left="0" w:right="0" w:firstLine="0"/>
              <w:jc w:val="center"/>
            </w:pPr>
            <w:r>
              <w:rPr>
                <w:b/>
                <w:sz w:val="18"/>
              </w:rPr>
              <w:t>0.9566</w:t>
            </w:r>
          </w:p>
        </w:tc>
        <w:tc>
          <w:tcPr>
            <w:tcW w:w="1081" w:type="dxa"/>
            <w:tcBorders>
              <w:top w:val="single" w:sz="3" w:space="0" w:color="000000"/>
              <w:left w:val="single" w:sz="3" w:space="0" w:color="000000"/>
              <w:bottom w:val="single" w:sz="3" w:space="0" w:color="000000"/>
              <w:right w:val="single" w:sz="3" w:space="0" w:color="000000"/>
            </w:tcBorders>
            <w:vAlign w:val="center"/>
          </w:tcPr>
          <w:p w14:paraId="4EA3EACE" w14:textId="77777777" w:rsidR="00357641" w:rsidRDefault="00000000">
            <w:pPr>
              <w:spacing w:after="0" w:line="259" w:lineRule="auto"/>
              <w:ind w:left="166" w:right="0" w:firstLine="0"/>
              <w:jc w:val="left"/>
            </w:pPr>
            <w:r>
              <w:rPr>
                <w:b/>
                <w:sz w:val="18"/>
              </w:rPr>
              <w:t>24.6617</w:t>
            </w:r>
          </w:p>
        </w:tc>
      </w:tr>
      <w:tr w:rsidR="00357641" w14:paraId="3CBB00AA" w14:textId="77777777">
        <w:trPr>
          <w:trHeight w:val="765"/>
        </w:trPr>
        <w:tc>
          <w:tcPr>
            <w:tcW w:w="2114" w:type="dxa"/>
            <w:tcBorders>
              <w:top w:val="single" w:sz="3" w:space="0" w:color="000000"/>
              <w:left w:val="single" w:sz="3" w:space="0" w:color="000000"/>
              <w:bottom w:val="single" w:sz="3" w:space="0" w:color="000000"/>
              <w:right w:val="single" w:sz="3" w:space="0" w:color="000000"/>
            </w:tcBorders>
          </w:tcPr>
          <w:p w14:paraId="526DF242" w14:textId="77777777" w:rsidR="00357641" w:rsidRDefault="00000000">
            <w:pPr>
              <w:spacing w:after="0" w:line="259" w:lineRule="auto"/>
              <w:ind w:left="435" w:right="0" w:firstLine="0"/>
              <w:jc w:val="left"/>
            </w:pPr>
            <w:r>
              <w:rPr>
                <w:sz w:val="18"/>
              </w:rPr>
              <w:t>TPT</w:t>
            </w:r>
            <w:r>
              <w:rPr>
                <w:sz w:val="18"/>
                <w:vertAlign w:val="subscript"/>
              </w:rPr>
              <w:t>strict</w:t>
            </w:r>
          </w:p>
          <w:p w14:paraId="5EF3A21F" w14:textId="77777777" w:rsidR="00357641" w:rsidRDefault="00000000">
            <w:pPr>
              <w:spacing w:after="0" w:line="259" w:lineRule="auto"/>
              <w:ind w:left="23" w:right="0" w:firstLine="0"/>
              <w:jc w:val="center"/>
            </w:pPr>
            <w:r>
              <w:rPr>
                <w:sz w:val="16"/>
              </w:rPr>
              <w:t>(</w:t>
            </w:r>
            <w:r>
              <w:rPr>
                <w:sz w:val="18"/>
              </w:rPr>
              <w:t>Conservative: safety-first</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439F63E4" w14:textId="77777777" w:rsidR="00357641" w:rsidRDefault="00000000">
            <w:pPr>
              <w:spacing w:after="0" w:line="259" w:lineRule="auto"/>
              <w:ind w:left="0" w:right="0" w:firstLine="0"/>
              <w:jc w:val="center"/>
            </w:pPr>
            <w:r>
              <w:rPr>
                <w:sz w:val="18"/>
              </w:rPr>
              <w:t>5.0</w:t>
            </w:r>
          </w:p>
        </w:tc>
        <w:tc>
          <w:tcPr>
            <w:tcW w:w="1081" w:type="dxa"/>
            <w:tcBorders>
              <w:top w:val="single" w:sz="3" w:space="0" w:color="000000"/>
              <w:left w:val="single" w:sz="3" w:space="0" w:color="000000"/>
              <w:bottom w:val="single" w:sz="3" w:space="0" w:color="000000"/>
              <w:right w:val="single" w:sz="3" w:space="0" w:color="000000"/>
            </w:tcBorders>
            <w:vAlign w:val="center"/>
          </w:tcPr>
          <w:p w14:paraId="54C7F97E" w14:textId="77777777" w:rsidR="00357641" w:rsidRDefault="00000000">
            <w:pPr>
              <w:spacing w:after="0" w:line="259" w:lineRule="auto"/>
              <w:ind w:left="0" w:right="0" w:firstLine="0"/>
              <w:jc w:val="center"/>
            </w:pPr>
            <w:r>
              <w:rPr>
                <w:sz w:val="18"/>
              </w:rPr>
              <w:t>0.2</w:t>
            </w:r>
          </w:p>
        </w:tc>
        <w:tc>
          <w:tcPr>
            <w:tcW w:w="1081" w:type="dxa"/>
            <w:tcBorders>
              <w:top w:val="single" w:sz="3" w:space="0" w:color="000000"/>
              <w:left w:val="single" w:sz="3" w:space="0" w:color="000000"/>
              <w:bottom w:val="single" w:sz="3" w:space="0" w:color="000000"/>
              <w:right w:val="single" w:sz="3" w:space="0" w:color="000000"/>
            </w:tcBorders>
            <w:vAlign w:val="center"/>
          </w:tcPr>
          <w:p w14:paraId="16BB448C" w14:textId="77777777" w:rsidR="00357641" w:rsidRDefault="00000000">
            <w:pPr>
              <w:spacing w:after="0" w:line="259" w:lineRule="auto"/>
              <w:ind w:left="23" w:right="0" w:firstLine="0"/>
            </w:pPr>
            <w:r>
              <w:rPr>
                <w:sz w:val="18"/>
                <w:u w:val="single" w:color="000000"/>
              </w:rPr>
              <w:t xml:space="preserve">94.22 </w:t>
            </w:r>
            <w:r>
              <w:rPr>
                <w:sz w:val="16"/>
              </w:rPr>
              <w:t>(</w:t>
            </w:r>
            <w:r>
              <w:rPr>
                <w:sz w:val="18"/>
              </w:rPr>
              <w:t>-0.13</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bottom"/>
          </w:tcPr>
          <w:p w14:paraId="2941664F" w14:textId="77777777" w:rsidR="00357641" w:rsidRDefault="00000000">
            <w:pPr>
              <w:tabs>
                <w:tab w:val="right" w:pos="1027"/>
              </w:tabs>
              <w:spacing w:after="0" w:line="259" w:lineRule="auto"/>
              <w:ind w:left="0" w:right="0" w:firstLine="0"/>
              <w:jc w:val="left"/>
            </w:pPr>
            <w:r>
              <w:rPr>
                <w:sz w:val="16"/>
              </w:rPr>
              <w:t>(</w:t>
            </w:r>
            <w:r>
              <w:rPr>
                <w:noProof/>
              </w:rPr>
              <w:drawing>
                <wp:inline distT="0" distB="0" distL="0" distR="0" wp14:anchorId="4BCC23C6" wp14:editId="7185313A">
                  <wp:extent cx="365760" cy="222504"/>
                  <wp:effectExtent l="0" t="0" r="0" b="0"/>
                  <wp:docPr id="82028" name="Picture 82028"/>
                  <wp:cNvGraphicFramePr/>
                  <a:graphic xmlns:a="http://schemas.openxmlformats.org/drawingml/2006/main">
                    <a:graphicData uri="http://schemas.openxmlformats.org/drawingml/2006/picture">
                      <pic:pic xmlns:pic="http://schemas.openxmlformats.org/drawingml/2006/picture">
                        <pic:nvPicPr>
                          <pic:cNvPr id="82028" name="Picture 82028"/>
                          <pic:cNvPicPr/>
                        </pic:nvPicPr>
                        <pic:blipFill>
                          <a:blip r:embed="rId18"/>
                          <a:stretch>
                            <a:fillRect/>
                          </a:stretch>
                        </pic:blipFill>
                        <pic:spPr>
                          <a:xfrm>
                            <a:off x="0" y="0"/>
                            <a:ext cx="365760" cy="222504"/>
                          </a:xfrm>
                          <a:prstGeom prst="rect">
                            <a:avLst/>
                          </a:prstGeom>
                        </pic:spPr>
                      </pic:pic>
                    </a:graphicData>
                  </a:graphic>
                </wp:inline>
              </w:drawing>
            </w:r>
            <w:r>
              <w:rPr>
                <w:sz w:val="16"/>
              </w:rPr>
              <w:tab/>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4CFEA80F" w14:textId="77777777" w:rsidR="00357641" w:rsidRDefault="00000000">
            <w:pPr>
              <w:spacing w:after="0" w:line="259" w:lineRule="auto"/>
              <w:ind w:left="0" w:right="0" w:firstLine="0"/>
              <w:jc w:val="center"/>
            </w:pPr>
            <w:r>
              <w:rPr>
                <w:sz w:val="18"/>
                <w:u w:val="single" w:color="000000"/>
              </w:rPr>
              <w:t>98.24</w:t>
            </w:r>
          </w:p>
        </w:tc>
        <w:tc>
          <w:tcPr>
            <w:tcW w:w="1081" w:type="dxa"/>
            <w:tcBorders>
              <w:top w:val="single" w:sz="3" w:space="0" w:color="000000"/>
              <w:left w:val="single" w:sz="3" w:space="0" w:color="000000"/>
              <w:bottom w:val="single" w:sz="3" w:space="0" w:color="000000"/>
              <w:right w:val="single" w:sz="3" w:space="0" w:color="000000"/>
            </w:tcBorders>
            <w:vAlign w:val="center"/>
          </w:tcPr>
          <w:p w14:paraId="60822C9A" w14:textId="77777777" w:rsidR="00357641" w:rsidRDefault="00000000">
            <w:pPr>
              <w:spacing w:after="0" w:line="259" w:lineRule="auto"/>
              <w:ind w:left="0" w:right="0" w:firstLine="0"/>
              <w:jc w:val="center"/>
            </w:pPr>
            <w:r>
              <w:rPr>
                <w:sz w:val="18"/>
                <w:u w:val="single" w:color="000000"/>
              </w:rPr>
              <w:t>97.02</w:t>
            </w:r>
          </w:p>
        </w:tc>
        <w:tc>
          <w:tcPr>
            <w:tcW w:w="1081" w:type="dxa"/>
            <w:tcBorders>
              <w:top w:val="single" w:sz="3" w:space="0" w:color="000000"/>
              <w:left w:val="single" w:sz="3" w:space="0" w:color="000000"/>
              <w:bottom w:val="single" w:sz="3" w:space="0" w:color="000000"/>
              <w:right w:val="single" w:sz="3" w:space="0" w:color="000000"/>
            </w:tcBorders>
            <w:vAlign w:val="center"/>
          </w:tcPr>
          <w:p w14:paraId="7CF5F206" w14:textId="77777777" w:rsidR="00357641" w:rsidRDefault="00000000">
            <w:pPr>
              <w:spacing w:after="0" w:line="259" w:lineRule="auto"/>
              <w:ind w:left="0" w:right="0" w:firstLine="0"/>
              <w:jc w:val="center"/>
            </w:pPr>
            <w:r>
              <w:rPr>
                <w:sz w:val="18"/>
                <w:u w:val="single" w:color="000000"/>
              </w:rPr>
              <w:t>0.956</w:t>
            </w:r>
          </w:p>
        </w:tc>
        <w:tc>
          <w:tcPr>
            <w:tcW w:w="1081" w:type="dxa"/>
            <w:tcBorders>
              <w:top w:val="single" w:sz="3" w:space="0" w:color="000000"/>
              <w:left w:val="single" w:sz="3" w:space="0" w:color="000000"/>
              <w:bottom w:val="single" w:sz="3" w:space="0" w:color="000000"/>
              <w:right w:val="single" w:sz="3" w:space="0" w:color="000000"/>
            </w:tcBorders>
            <w:vAlign w:val="center"/>
          </w:tcPr>
          <w:p w14:paraId="0252C778" w14:textId="77777777" w:rsidR="00357641" w:rsidRDefault="00000000">
            <w:pPr>
              <w:spacing w:after="0" w:line="259" w:lineRule="auto"/>
              <w:ind w:left="0" w:right="0" w:firstLine="0"/>
              <w:jc w:val="center"/>
            </w:pPr>
            <w:r>
              <w:rPr>
                <w:sz w:val="18"/>
                <w:u w:val="single" w:color="000000"/>
              </w:rPr>
              <w:t>24.6546</w:t>
            </w:r>
          </w:p>
        </w:tc>
      </w:tr>
      <w:tr w:rsidR="00357641" w14:paraId="794D8C62" w14:textId="77777777">
        <w:trPr>
          <w:trHeight w:val="984"/>
        </w:trPr>
        <w:tc>
          <w:tcPr>
            <w:tcW w:w="2114" w:type="dxa"/>
            <w:tcBorders>
              <w:top w:val="single" w:sz="3" w:space="0" w:color="000000"/>
              <w:left w:val="single" w:sz="3" w:space="0" w:color="000000"/>
              <w:bottom w:val="single" w:sz="3" w:space="0" w:color="000000"/>
              <w:right w:val="single" w:sz="3" w:space="0" w:color="000000"/>
            </w:tcBorders>
          </w:tcPr>
          <w:p w14:paraId="6D154AD5" w14:textId="77777777" w:rsidR="00357641" w:rsidRDefault="00000000">
            <w:pPr>
              <w:spacing w:after="0" w:line="259" w:lineRule="auto"/>
              <w:ind w:left="361" w:right="0" w:firstLine="0"/>
              <w:jc w:val="left"/>
            </w:pPr>
            <w:r>
              <w:rPr>
                <w:sz w:val="18"/>
              </w:rPr>
              <w:t>TPT</w:t>
            </w:r>
            <w:r>
              <w:rPr>
                <w:sz w:val="18"/>
                <w:vertAlign w:val="subscript"/>
              </w:rPr>
              <w:t>balanced</w:t>
            </w:r>
          </w:p>
          <w:p w14:paraId="64E4AC63" w14:textId="77777777" w:rsidR="00357641" w:rsidRDefault="00000000">
            <w:pPr>
              <w:spacing w:after="0" w:line="259" w:lineRule="auto"/>
              <w:ind w:left="1" w:right="0" w:firstLine="0"/>
            </w:pPr>
            <w:r>
              <w:rPr>
                <w:sz w:val="16"/>
              </w:rPr>
              <w:t>(</w:t>
            </w:r>
            <w:r>
              <w:rPr>
                <w:sz w:val="18"/>
              </w:rPr>
              <w:t>Balanced between Recall</w:t>
            </w:r>
          </w:p>
          <w:p w14:paraId="33B63818" w14:textId="77777777" w:rsidR="00357641" w:rsidRDefault="00000000">
            <w:pPr>
              <w:spacing w:after="0" w:line="259" w:lineRule="auto"/>
              <w:ind w:left="65" w:right="0" w:firstLine="0"/>
            </w:pPr>
            <w:r>
              <w:rPr>
                <w:sz w:val="18"/>
              </w:rPr>
              <w:t>Drop and FAR decrease</w:t>
            </w:r>
          </w:p>
          <w:p w14:paraId="7092BA4C" w14:textId="77777777" w:rsidR="00357641" w:rsidRDefault="00000000">
            <w:pPr>
              <w:spacing w:after="0" w:line="259" w:lineRule="auto"/>
              <w:ind w:left="0" w:right="0" w:firstLine="0"/>
              <w:jc w:val="center"/>
            </w:pPr>
            <w:r>
              <w:rPr>
                <w:sz w:val="18"/>
              </w:rPr>
              <w:t>gain</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4801DDAF" w14:textId="77777777" w:rsidR="00357641" w:rsidRDefault="00000000">
            <w:pPr>
              <w:spacing w:after="0" w:line="259" w:lineRule="auto"/>
              <w:ind w:left="0" w:right="9" w:firstLine="0"/>
              <w:jc w:val="center"/>
            </w:pPr>
            <w:r>
              <w:rPr>
                <w:sz w:val="18"/>
              </w:rPr>
              <w:t>10.0</w:t>
            </w:r>
          </w:p>
        </w:tc>
        <w:tc>
          <w:tcPr>
            <w:tcW w:w="1081" w:type="dxa"/>
            <w:tcBorders>
              <w:top w:val="single" w:sz="3" w:space="0" w:color="000000"/>
              <w:left w:val="single" w:sz="3" w:space="0" w:color="000000"/>
              <w:bottom w:val="single" w:sz="3" w:space="0" w:color="000000"/>
              <w:right w:val="single" w:sz="3" w:space="0" w:color="000000"/>
            </w:tcBorders>
            <w:vAlign w:val="center"/>
          </w:tcPr>
          <w:p w14:paraId="0AA267F5" w14:textId="77777777" w:rsidR="00357641" w:rsidRDefault="00000000">
            <w:pPr>
              <w:spacing w:after="0" w:line="259" w:lineRule="auto"/>
              <w:ind w:left="0" w:right="0" w:firstLine="0"/>
              <w:jc w:val="center"/>
            </w:pPr>
            <w:r>
              <w:rPr>
                <w:sz w:val="18"/>
              </w:rPr>
              <w:t>0.5</w:t>
            </w:r>
          </w:p>
        </w:tc>
        <w:tc>
          <w:tcPr>
            <w:tcW w:w="1081" w:type="dxa"/>
            <w:tcBorders>
              <w:top w:val="single" w:sz="3" w:space="0" w:color="000000"/>
              <w:left w:val="single" w:sz="3" w:space="0" w:color="000000"/>
              <w:bottom w:val="single" w:sz="3" w:space="0" w:color="000000"/>
              <w:right w:val="single" w:sz="3" w:space="0" w:color="000000"/>
            </w:tcBorders>
            <w:vAlign w:val="center"/>
          </w:tcPr>
          <w:p w14:paraId="137ACC44" w14:textId="77777777" w:rsidR="00357641" w:rsidRDefault="00000000">
            <w:pPr>
              <w:spacing w:after="0" w:line="259" w:lineRule="auto"/>
              <w:ind w:left="69" w:right="0" w:firstLine="0"/>
              <w:jc w:val="left"/>
            </w:pPr>
            <w:r>
              <w:rPr>
                <w:sz w:val="18"/>
              </w:rPr>
              <w:t xml:space="preserve">93.7 </w:t>
            </w:r>
            <w:r>
              <w:rPr>
                <w:sz w:val="16"/>
              </w:rPr>
              <w:t>(</w:t>
            </w:r>
            <w:r>
              <w:rPr>
                <w:sz w:val="18"/>
              </w:rPr>
              <w:t>-0.65</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68FB1143" w14:textId="77777777" w:rsidR="00357641" w:rsidRDefault="00000000">
            <w:pPr>
              <w:spacing w:after="0" w:line="259" w:lineRule="auto"/>
              <w:ind w:left="0" w:right="0" w:firstLine="0"/>
              <w:jc w:val="center"/>
            </w:pPr>
            <w:r>
              <w:rPr>
                <w:b/>
                <w:sz w:val="18"/>
              </w:rPr>
              <w:t>0.7315</w:t>
            </w:r>
          </w:p>
          <w:p w14:paraId="02D218E7" w14:textId="77777777" w:rsidR="00357641" w:rsidRDefault="00000000">
            <w:pPr>
              <w:spacing w:after="0" w:line="259" w:lineRule="auto"/>
              <w:ind w:left="0" w:right="0" w:firstLine="0"/>
              <w:jc w:val="center"/>
            </w:pPr>
            <w:r>
              <w:rPr>
                <w:sz w:val="16"/>
              </w:rPr>
              <w:t>(</w:t>
            </w:r>
            <w:r>
              <w:rPr>
                <w:sz w:val="18"/>
              </w:rPr>
              <w:t>-0.0087</w:t>
            </w:r>
            <w:r>
              <w:rPr>
                <w:sz w:val="16"/>
              </w:rPr>
              <w:t>)</w:t>
            </w:r>
          </w:p>
        </w:tc>
        <w:tc>
          <w:tcPr>
            <w:tcW w:w="1081" w:type="dxa"/>
            <w:tcBorders>
              <w:top w:val="single" w:sz="3" w:space="0" w:color="000000"/>
              <w:left w:val="single" w:sz="3" w:space="0" w:color="000000"/>
              <w:bottom w:val="single" w:sz="3" w:space="0" w:color="000000"/>
              <w:right w:val="single" w:sz="3" w:space="0" w:color="000000"/>
            </w:tcBorders>
            <w:vAlign w:val="center"/>
          </w:tcPr>
          <w:p w14:paraId="5111F610" w14:textId="77777777" w:rsidR="00357641" w:rsidRDefault="00000000">
            <w:pPr>
              <w:spacing w:after="0" w:line="259" w:lineRule="auto"/>
              <w:ind w:left="0" w:right="0" w:firstLine="0"/>
              <w:jc w:val="center"/>
            </w:pPr>
            <w:r>
              <w:rPr>
                <w:sz w:val="18"/>
              </w:rPr>
              <w:t>98.13</w:t>
            </w:r>
          </w:p>
        </w:tc>
        <w:tc>
          <w:tcPr>
            <w:tcW w:w="1081" w:type="dxa"/>
            <w:tcBorders>
              <w:top w:val="single" w:sz="3" w:space="0" w:color="000000"/>
              <w:left w:val="single" w:sz="3" w:space="0" w:color="000000"/>
              <w:bottom w:val="single" w:sz="3" w:space="0" w:color="000000"/>
              <w:right w:val="single" w:sz="3" w:space="0" w:color="000000"/>
            </w:tcBorders>
            <w:vAlign w:val="center"/>
          </w:tcPr>
          <w:p w14:paraId="39199ABB" w14:textId="77777777" w:rsidR="00357641" w:rsidRDefault="00000000">
            <w:pPr>
              <w:spacing w:after="0" w:line="259" w:lineRule="auto"/>
              <w:ind w:left="0" w:right="0" w:firstLine="0"/>
              <w:jc w:val="center"/>
            </w:pPr>
            <w:r>
              <w:rPr>
                <w:b/>
                <w:sz w:val="18"/>
              </w:rPr>
              <w:t>97.03</w:t>
            </w:r>
          </w:p>
        </w:tc>
        <w:tc>
          <w:tcPr>
            <w:tcW w:w="1081" w:type="dxa"/>
            <w:tcBorders>
              <w:top w:val="single" w:sz="3" w:space="0" w:color="000000"/>
              <w:left w:val="single" w:sz="3" w:space="0" w:color="000000"/>
              <w:bottom w:val="single" w:sz="3" w:space="0" w:color="000000"/>
              <w:right w:val="single" w:sz="3" w:space="0" w:color="000000"/>
            </w:tcBorders>
            <w:vAlign w:val="center"/>
          </w:tcPr>
          <w:p w14:paraId="2651DD63" w14:textId="77777777" w:rsidR="00357641" w:rsidRDefault="00000000">
            <w:pPr>
              <w:spacing w:after="0" w:line="259" w:lineRule="auto"/>
              <w:ind w:left="0" w:right="0" w:firstLine="0"/>
              <w:jc w:val="center"/>
            </w:pPr>
            <w:r>
              <w:rPr>
                <w:sz w:val="18"/>
              </w:rPr>
              <w:t>0.9534</w:t>
            </w:r>
          </w:p>
        </w:tc>
        <w:tc>
          <w:tcPr>
            <w:tcW w:w="1081" w:type="dxa"/>
            <w:tcBorders>
              <w:top w:val="single" w:sz="3" w:space="0" w:color="000000"/>
              <w:left w:val="single" w:sz="3" w:space="0" w:color="000000"/>
              <w:bottom w:val="single" w:sz="3" w:space="0" w:color="000000"/>
              <w:right w:val="single" w:sz="3" w:space="0" w:color="000000"/>
            </w:tcBorders>
            <w:vAlign w:val="center"/>
          </w:tcPr>
          <w:p w14:paraId="2DA6F68F" w14:textId="77777777" w:rsidR="00357641" w:rsidRDefault="00000000">
            <w:pPr>
              <w:spacing w:after="0" w:line="259" w:lineRule="auto"/>
              <w:ind w:left="0" w:right="5" w:firstLine="0"/>
              <w:jc w:val="center"/>
            </w:pPr>
            <w:r>
              <w:rPr>
                <w:sz w:val="18"/>
              </w:rPr>
              <w:t>24.6544</w:t>
            </w:r>
          </w:p>
        </w:tc>
      </w:tr>
    </w:tbl>
    <w:p w14:paraId="2F0F93E6" w14:textId="77777777" w:rsidR="00357641" w:rsidRDefault="00000000">
      <w:pPr>
        <w:spacing w:after="0"/>
        <w:ind w:left="47" w:right="20"/>
      </w:pPr>
      <w:r>
        <w:t xml:space="preserve">Table 6: Frame-level performance comparison between the no-skip baseline, TPT variants, and the proposed pipeline </w:t>
      </w:r>
      <w:r>
        <w:rPr>
          <w:sz w:val="18"/>
        </w:rPr>
        <w:t>(</w:t>
      </w:r>
      <w:r>
        <w:t>Big Model with AccMotionDet skip module</w:t>
      </w:r>
      <w:r>
        <w:rPr>
          <w:sz w:val="18"/>
        </w:rPr>
        <w:t xml:space="preserve">) </w:t>
      </w:r>
      <w:r>
        <w:t xml:space="preserve">on the test set. The best and second-best values per metric are highlighted in </w:t>
      </w:r>
      <w:r>
        <w:rPr>
          <w:b/>
        </w:rPr>
        <w:t xml:space="preserve">bold </w:t>
      </w:r>
      <w:r>
        <w:t xml:space="preserve">and </w:t>
      </w:r>
      <w:r>
        <w:rPr>
          <w:i/>
          <w:u w:val="single" w:color="000000"/>
        </w:rPr>
        <w:t>italic underline</w:t>
      </w:r>
      <w:r>
        <w:t>, respectively.</w:t>
      </w:r>
    </w:p>
    <w:tbl>
      <w:tblPr>
        <w:tblStyle w:val="TableGrid"/>
        <w:tblW w:w="10764" w:type="dxa"/>
        <w:tblInd w:w="64" w:type="dxa"/>
        <w:tblCellMar>
          <w:top w:w="67" w:type="dxa"/>
          <w:left w:w="77" w:type="dxa"/>
          <w:right w:w="77" w:type="dxa"/>
        </w:tblCellMar>
        <w:tblLook w:val="04A0" w:firstRow="1" w:lastRow="0" w:firstColumn="1" w:lastColumn="0" w:noHBand="0" w:noVBand="1"/>
      </w:tblPr>
      <w:tblGrid>
        <w:gridCol w:w="2294"/>
        <w:gridCol w:w="1210"/>
        <w:gridCol w:w="1210"/>
        <w:gridCol w:w="1210"/>
        <w:gridCol w:w="1210"/>
        <w:gridCol w:w="1210"/>
        <w:gridCol w:w="1210"/>
        <w:gridCol w:w="1210"/>
      </w:tblGrid>
      <w:tr w:rsidR="00357641" w14:paraId="57291167" w14:textId="77777777">
        <w:trPr>
          <w:trHeight w:val="546"/>
        </w:trPr>
        <w:tc>
          <w:tcPr>
            <w:tcW w:w="2293" w:type="dxa"/>
            <w:tcBorders>
              <w:top w:val="single" w:sz="3" w:space="0" w:color="000000"/>
              <w:left w:val="single" w:sz="3" w:space="0" w:color="000000"/>
              <w:bottom w:val="single" w:sz="3" w:space="0" w:color="000000"/>
              <w:right w:val="single" w:sz="3" w:space="0" w:color="000000"/>
            </w:tcBorders>
            <w:vAlign w:val="center"/>
          </w:tcPr>
          <w:p w14:paraId="03A9A19F" w14:textId="77777777" w:rsidR="00357641" w:rsidRDefault="00000000">
            <w:pPr>
              <w:spacing w:after="0" w:line="259" w:lineRule="auto"/>
              <w:ind w:left="0" w:right="0" w:firstLine="0"/>
              <w:jc w:val="center"/>
            </w:pPr>
            <w:r>
              <w:rPr>
                <w:b/>
                <w:sz w:val="18"/>
              </w:rPr>
              <w:t>Method</w:t>
            </w:r>
          </w:p>
        </w:tc>
        <w:tc>
          <w:tcPr>
            <w:tcW w:w="1210" w:type="dxa"/>
            <w:tcBorders>
              <w:top w:val="single" w:sz="3" w:space="0" w:color="000000"/>
              <w:left w:val="single" w:sz="3" w:space="0" w:color="000000"/>
              <w:bottom w:val="single" w:sz="3" w:space="0" w:color="000000"/>
              <w:right w:val="single" w:sz="3" w:space="0" w:color="000000"/>
            </w:tcBorders>
            <w:vAlign w:val="center"/>
          </w:tcPr>
          <w:p w14:paraId="1DA9F3AE" w14:textId="77777777" w:rsidR="00357641" w:rsidRDefault="00000000">
            <w:pPr>
              <w:spacing w:after="0" w:line="259" w:lineRule="auto"/>
              <w:ind w:left="0" w:right="0" w:firstLine="0"/>
            </w:pPr>
            <w:proofErr w:type="gramStart"/>
            <w:r>
              <w:rPr>
                <w:b/>
                <w:sz w:val="18"/>
              </w:rPr>
              <w:t>Recall</w:t>
            </w:r>
            <w:proofErr w:type="gramEnd"/>
            <w:r>
              <w:rPr>
                <w:b/>
                <w:sz w:val="18"/>
              </w:rPr>
              <w:t xml:space="preserve"> </w:t>
            </w:r>
            <w:r>
              <w:rPr>
                <w:b/>
                <w:sz w:val="16"/>
              </w:rPr>
              <w:t>(</w:t>
            </w:r>
            <w:r>
              <w:rPr>
                <w:b/>
                <w:sz w:val="18"/>
              </w:rPr>
              <w:t>%</w:t>
            </w:r>
            <w:r>
              <w:rPr>
                <w:b/>
                <w:sz w:val="16"/>
              </w:rPr>
              <w:t>)</w:t>
            </w:r>
            <w:r>
              <w:rPr>
                <w:sz w:val="18"/>
              </w:rPr>
              <w:t>↑</w:t>
            </w:r>
          </w:p>
        </w:tc>
        <w:tc>
          <w:tcPr>
            <w:tcW w:w="1210" w:type="dxa"/>
            <w:tcBorders>
              <w:top w:val="single" w:sz="3" w:space="0" w:color="000000"/>
              <w:left w:val="single" w:sz="3" w:space="0" w:color="000000"/>
              <w:bottom w:val="single" w:sz="3" w:space="0" w:color="000000"/>
              <w:right w:val="single" w:sz="3" w:space="0" w:color="000000"/>
            </w:tcBorders>
            <w:vAlign w:val="center"/>
          </w:tcPr>
          <w:p w14:paraId="1BF6266A" w14:textId="77777777" w:rsidR="00357641" w:rsidRDefault="00000000">
            <w:pPr>
              <w:spacing w:after="0" w:line="259" w:lineRule="auto"/>
              <w:ind w:left="71" w:right="0" w:firstLine="0"/>
              <w:jc w:val="left"/>
            </w:pPr>
            <w:r>
              <w:rPr>
                <w:b/>
                <w:sz w:val="18"/>
              </w:rPr>
              <w:t xml:space="preserve">FAR </w:t>
            </w:r>
            <w:r>
              <w:rPr>
                <w:b/>
                <w:sz w:val="16"/>
              </w:rPr>
              <w:t>(</w:t>
            </w:r>
            <w:r>
              <w:rPr>
                <w:b/>
                <w:sz w:val="18"/>
              </w:rPr>
              <w:t>%</w:t>
            </w:r>
            <w:r>
              <w:rPr>
                <w:b/>
                <w:sz w:val="16"/>
              </w:rPr>
              <w:t>)</w:t>
            </w:r>
            <w:r>
              <w:rPr>
                <w:sz w:val="18"/>
              </w:rPr>
              <w:t>↓</w:t>
            </w:r>
          </w:p>
        </w:tc>
        <w:tc>
          <w:tcPr>
            <w:tcW w:w="1210" w:type="dxa"/>
            <w:tcBorders>
              <w:top w:val="single" w:sz="3" w:space="0" w:color="000000"/>
              <w:left w:val="single" w:sz="3" w:space="0" w:color="000000"/>
              <w:bottom w:val="single" w:sz="3" w:space="0" w:color="000000"/>
              <w:right w:val="single" w:sz="3" w:space="0" w:color="000000"/>
            </w:tcBorders>
          </w:tcPr>
          <w:p w14:paraId="4D2C7FEE" w14:textId="77777777" w:rsidR="00357641" w:rsidRDefault="00000000">
            <w:pPr>
              <w:spacing w:after="0" w:line="259" w:lineRule="auto"/>
              <w:ind w:left="0" w:right="0" w:firstLine="0"/>
              <w:jc w:val="center"/>
            </w:pPr>
            <w:r>
              <w:rPr>
                <w:b/>
                <w:sz w:val="18"/>
              </w:rPr>
              <w:t xml:space="preserve">Accuracy </w:t>
            </w:r>
            <w:r>
              <w:rPr>
                <w:b/>
                <w:sz w:val="16"/>
              </w:rPr>
              <w:t>(</w:t>
            </w:r>
            <w:r>
              <w:rPr>
                <w:b/>
                <w:sz w:val="18"/>
              </w:rPr>
              <w:t>%</w:t>
            </w:r>
            <w:r>
              <w:rPr>
                <w:b/>
                <w:sz w:val="16"/>
              </w:rPr>
              <w:t>)</w:t>
            </w:r>
            <w:r>
              <w:rPr>
                <w:sz w:val="18"/>
              </w:rPr>
              <w:t>↑</w:t>
            </w:r>
          </w:p>
        </w:tc>
        <w:tc>
          <w:tcPr>
            <w:tcW w:w="1210" w:type="dxa"/>
            <w:tcBorders>
              <w:top w:val="single" w:sz="3" w:space="0" w:color="000000"/>
              <w:left w:val="single" w:sz="3" w:space="0" w:color="000000"/>
              <w:bottom w:val="single" w:sz="3" w:space="0" w:color="000000"/>
              <w:right w:val="single" w:sz="3" w:space="0" w:color="000000"/>
            </w:tcBorders>
          </w:tcPr>
          <w:p w14:paraId="3F34BBFB" w14:textId="77777777" w:rsidR="00357641" w:rsidRDefault="00000000">
            <w:pPr>
              <w:spacing w:after="0" w:line="259" w:lineRule="auto"/>
              <w:ind w:left="0" w:right="0" w:firstLine="0"/>
              <w:jc w:val="center"/>
            </w:pPr>
            <w:r>
              <w:rPr>
                <w:b/>
                <w:sz w:val="18"/>
              </w:rPr>
              <w:t xml:space="preserve">Precision </w:t>
            </w:r>
            <w:r>
              <w:rPr>
                <w:b/>
                <w:sz w:val="16"/>
              </w:rPr>
              <w:t>(</w:t>
            </w:r>
            <w:r>
              <w:rPr>
                <w:b/>
                <w:sz w:val="18"/>
              </w:rPr>
              <w:t>%</w:t>
            </w:r>
            <w:r>
              <w:rPr>
                <w:b/>
                <w:sz w:val="16"/>
              </w:rPr>
              <w:t>)</w:t>
            </w:r>
            <w:r>
              <w:rPr>
                <w:sz w:val="18"/>
              </w:rPr>
              <w:t>↑</w:t>
            </w:r>
          </w:p>
        </w:tc>
        <w:tc>
          <w:tcPr>
            <w:tcW w:w="1210" w:type="dxa"/>
            <w:tcBorders>
              <w:top w:val="single" w:sz="3" w:space="0" w:color="000000"/>
              <w:left w:val="single" w:sz="3" w:space="0" w:color="000000"/>
              <w:bottom w:val="single" w:sz="3" w:space="0" w:color="000000"/>
              <w:right w:val="single" w:sz="3" w:space="0" w:color="000000"/>
            </w:tcBorders>
            <w:vAlign w:val="center"/>
          </w:tcPr>
          <w:p w14:paraId="651C62F3" w14:textId="77777777" w:rsidR="00357641" w:rsidRDefault="00000000">
            <w:pPr>
              <w:spacing w:after="0" w:line="259" w:lineRule="auto"/>
              <w:ind w:left="41" w:right="0" w:firstLine="0"/>
              <w:jc w:val="left"/>
            </w:pPr>
            <w:r>
              <w:rPr>
                <w:b/>
                <w:sz w:val="18"/>
              </w:rPr>
              <w:t xml:space="preserve">F1 Score </w:t>
            </w:r>
            <w:r>
              <w:rPr>
                <w:sz w:val="18"/>
              </w:rPr>
              <w:t>↑</w:t>
            </w:r>
          </w:p>
        </w:tc>
        <w:tc>
          <w:tcPr>
            <w:tcW w:w="1210" w:type="dxa"/>
            <w:tcBorders>
              <w:top w:val="single" w:sz="3" w:space="0" w:color="000000"/>
              <w:left w:val="single" w:sz="3" w:space="0" w:color="000000"/>
              <w:bottom w:val="single" w:sz="3" w:space="0" w:color="000000"/>
              <w:right w:val="single" w:sz="3" w:space="0" w:color="000000"/>
            </w:tcBorders>
          </w:tcPr>
          <w:p w14:paraId="0D0CEB28" w14:textId="77777777" w:rsidR="00357641" w:rsidRDefault="00000000">
            <w:pPr>
              <w:spacing w:after="0" w:line="259" w:lineRule="auto"/>
              <w:ind w:left="0" w:right="0" w:firstLine="0"/>
              <w:jc w:val="center"/>
            </w:pPr>
            <w:r>
              <w:rPr>
                <w:b/>
                <w:sz w:val="18"/>
              </w:rPr>
              <w:t xml:space="preserve">Skip Rate </w:t>
            </w:r>
            <w:r>
              <w:rPr>
                <w:b/>
                <w:sz w:val="16"/>
              </w:rPr>
              <w:t>(</w:t>
            </w:r>
            <w:r>
              <w:rPr>
                <w:b/>
                <w:sz w:val="18"/>
              </w:rPr>
              <w:t>%</w:t>
            </w:r>
            <w:r>
              <w:rPr>
                <w:b/>
                <w:sz w:val="16"/>
              </w:rPr>
              <w:t>)</w:t>
            </w:r>
            <w:r>
              <w:rPr>
                <w:sz w:val="18"/>
              </w:rPr>
              <w:t>↑</w:t>
            </w:r>
          </w:p>
        </w:tc>
        <w:tc>
          <w:tcPr>
            <w:tcW w:w="1210" w:type="dxa"/>
            <w:tcBorders>
              <w:top w:val="single" w:sz="3" w:space="0" w:color="000000"/>
              <w:left w:val="single" w:sz="3" w:space="0" w:color="000000"/>
              <w:bottom w:val="single" w:sz="3" w:space="0" w:color="000000"/>
              <w:right w:val="single" w:sz="3" w:space="0" w:color="000000"/>
            </w:tcBorders>
            <w:vAlign w:val="center"/>
          </w:tcPr>
          <w:p w14:paraId="43A62011" w14:textId="77777777" w:rsidR="00357641" w:rsidRDefault="00000000">
            <w:pPr>
              <w:spacing w:after="0" w:line="259" w:lineRule="auto"/>
              <w:ind w:left="0" w:right="0" w:firstLine="0"/>
              <w:jc w:val="center"/>
            </w:pPr>
            <w:r>
              <w:rPr>
                <w:b/>
                <w:sz w:val="18"/>
              </w:rPr>
              <w:t xml:space="preserve">FPS </w:t>
            </w:r>
            <w:r>
              <w:rPr>
                <w:sz w:val="18"/>
              </w:rPr>
              <w:t>↑</w:t>
            </w:r>
          </w:p>
        </w:tc>
      </w:tr>
      <w:tr w:rsidR="00357641" w14:paraId="0C660CE5" w14:textId="77777777">
        <w:trPr>
          <w:trHeight w:val="327"/>
        </w:trPr>
        <w:tc>
          <w:tcPr>
            <w:tcW w:w="2293" w:type="dxa"/>
            <w:tcBorders>
              <w:top w:val="single" w:sz="3" w:space="0" w:color="000000"/>
              <w:left w:val="single" w:sz="3" w:space="0" w:color="000000"/>
              <w:bottom w:val="single" w:sz="3" w:space="0" w:color="000000"/>
              <w:right w:val="single" w:sz="3" w:space="0" w:color="000000"/>
            </w:tcBorders>
          </w:tcPr>
          <w:p w14:paraId="5D8D8577" w14:textId="77777777" w:rsidR="00357641" w:rsidRDefault="00000000">
            <w:pPr>
              <w:spacing w:after="0" w:line="259" w:lineRule="auto"/>
              <w:ind w:left="0" w:right="0" w:firstLine="0"/>
              <w:jc w:val="center"/>
            </w:pPr>
            <w:r>
              <w:rPr>
                <w:sz w:val="18"/>
              </w:rPr>
              <w:t xml:space="preserve">Baseline </w:t>
            </w:r>
            <w:r>
              <w:rPr>
                <w:sz w:val="16"/>
              </w:rPr>
              <w:t>(</w:t>
            </w:r>
            <w:r>
              <w:rPr>
                <w:sz w:val="18"/>
              </w:rPr>
              <w:t>notemp</w:t>
            </w:r>
            <w:r>
              <w:rPr>
                <w:sz w:val="16"/>
              </w:rPr>
              <w:t>)</w:t>
            </w:r>
          </w:p>
        </w:tc>
        <w:tc>
          <w:tcPr>
            <w:tcW w:w="1210" w:type="dxa"/>
            <w:tcBorders>
              <w:top w:val="single" w:sz="3" w:space="0" w:color="000000"/>
              <w:left w:val="single" w:sz="3" w:space="0" w:color="000000"/>
              <w:bottom w:val="single" w:sz="3" w:space="0" w:color="000000"/>
              <w:right w:val="single" w:sz="3" w:space="0" w:color="000000"/>
            </w:tcBorders>
          </w:tcPr>
          <w:p w14:paraId="19461966" w14:textId="77777777" w:rsidR="00357641" w:rsidRDefault="00000000">
            <w:pPr>
              <w:spacing w:after="0" w:line="259" w:lineRule="auto"/>
              <w:ind w:left="0" w:right="0" w:firstLine="0"/>
              <w:jc w:val="center"/>
            </w:pPr>
            <w:r>
              <w:rPr>
                <w:b/>
                <w:sz w:val="18"/>
              </w:rPr>
              <w:t>95.616</w:t>
            </w:r>
          </w:p>
        </w:tc>
        <w:tc>
          <w:tcPr>
            <w:tcW w:w="1210" w:type="dxa"/>
            <w:tcBorders>
              <w:top w:val="single" w:sz="3" w:space="0" w:color="000000"/>
              <w:left w:val="single" w:sz="3" w:space="0" w:color="000000"/>
              <w:bottom w:val="single" w:sz="3" w:space="0" w:color="000000"/>
              <w:right w:val="single" w:sz="3" w:space="0" w:color="000000"/>
            </w:tcBorders>
          </w:tcPr>
          <w:p w14:paraId="31491880" w14:textId="77777777" w:rsidR="00357641" w:rsidRDefault="00000000">
            <w:pPr>
              <w:spacing w:after="0" w:line="259" w:lineRule="auto"/>
              <w:ind w:left="0" w:right="0" w:firstLine="0"/>
              <w:jc w:val="center"/>
            </w:pPr>
            <w:r>
              <w:rPr>
                <w:sz w:val="18"/>
              </w:rPr>
              <w:t>0.251</w:t>
            </w:r>
          </w:p>
        </w:tc>
        <w:tc>
          <w:tcPr>
            <w:tcW w:w="1210" w:type="dxa"/>
            <w:tcBorders>
              <w:top w:val="single" w:sz="3" w:space="0" w:color="000000"/>
              <w:left w:val="single" w:sz="3" w:space="0" w:color="000000"/>
              <w:bottom w:val="single" w:sz="3" w:space="0" w:color="000000"/>
              <w:right w:val="single" w:sz="3" w:space="0" w:color="000000"/>
            </w:tcBorders>
          </w:tcPr>
          <w:p w14:paraId="5C3DB40D" w14:textId="77777777" w:rsidR="00357641" w:rsidRDefault="00000000">
            <w:pPr>
              <w:spacing w:after="0" w:line="259" w:lineRule="auto"/>
              <w:ind w:left="0" w:right="0" w:firstLine="0"/>
              <w:jc w:val="center"/>
            </w:pPr>
            <w:r>
              <w:rPr>
                <w:b/>
                <w:sz w:val="18"/>
              </w:rPr>
              <w:t>98.767</w:t>
            </w:r>
          </w:p>
        </w:tc>
        <w:tc>
          <w:tcPr>
            <w:tcW w:w="1210" w:type="dxa"/>
            <w:tcBorders>
              <w:top w:val="single" w:sz="3" w:space="0" w:color="000000"/>
              <w:left w:val="single" w:sz="3" w:space="0" w:color="000000"/>
              <w:bottom w:val="single" w:sz="3" w:space="0" w:color="000000"/>
              <w:right w:val="single" w:sz="3" w:space="0" w:color="000000"/>
            </w:tcBorders>
          </w:tcPr>
          <w:p w14:paraId="4631307D" w14:textId="77777777" w:rsidR="00357641" w:rsidRDefault="00000000">
            <w:pPr>
              <w:spacing w:after="0" w:line="259" w:lineRule="auto"/>
              <w:ind w:left="0" w:right="0" w:firstLine="0"/>
              <w:jc w:val="center"/>
            </w:pPr>
            <w:r>
              <w:rPr>
                <w:sz w:val="18"/>
              </w:rPr>
              <w:t>99.166</w:t>
            </w:r>
          </w:p>
        </w:tc>
        <w:tc>
          <w:tcPr>
            <w:tcW w:w="1210" w:type="dxa"/>
            <w:tcBorders>
              <w:top w:val="single" w:sz="3" w:space="0" w:color="000000"/>
              <w:left w:val="single" w:sz="3" w:space="0" w:color="000000"/>
              <w:bottom w:val="single" w:sz="3" w:space="0" w:color="000000"/>
              <w:right w:val="single" w:sz="3" w:space="0" w:color="000000"/>
            </w:tcBorders>
          </w:tcPr>
          <w:p w14:paraId="681DF61D" w14:textId="77777777" w:rsidR="00357641" w:rsidRDefault="00000000">
            <w:pPr>
              <w:spacing w:after="0" w:line="259" w:lineRule="auto"/>
              <w:ind w:left="0" w:right="0" w:firstLine="0"/>
              <w:jc w:val="center"/>
            </w:pPr>
            <w:r>
              <w:rPr>
                <w:b/>
                <w:sz w:val="18"/>
              </w:rPr>
              <w:t>0.9736</w:t>
            </w:r>
          </w:p>
        </w:tc>
        <w:tc>
          <w:tcPr>
            <w:tcW w:w="1210" w:type="dxa"/>
            <w:tcBorders>
              <w:top w:val="single" w:sz="3" w:space="0" w:color="000000"/>
              <w:left w:val="single" w:sz="3" w:space="0" w:color="000000"/>
              <w:bottom w:val="single" w:sz="3" w:space="0" w:color="000000"/>
              <w:right w:val="single" w:sz="3" w:space="0" w:color="000000"/>
            </w:tcBorders>
          </w:tcPr>
          <w:p w14:paraId="6077940B" w14:textId="77777777" w:rsidR="00357641" w:rsidRDefault="00000000">
            <w:pPr>
              <w:spacing w:after="0" w:line="259" w:lineRule="auto"/>
              <w:ind w:left="0" w:right="0" w:firstLine="0"/>
              <w:jc w:val="center"/>
            </w:pPr>
            <w:r>
              <w:rPr>
                <w:sz w:val="18"/>
              </w:rPr>
              <w:t>0.0</w:t>
            </w:r>
          </w:p>
        </w:tc>
        <w:tc>
          <w:tcPr>
            <w:tcW w:w="1210" w:type="dxa"/>
            <w:tcBorders>
              <w:top w:val="single" w:sz="3" w:space="0" w:color="000000"/>
              <w:left w:val="single" w:sz="3" w:space="0" w:color="000000"/>
              <w:bottom w:val="single" w:sz="3" w:space="0" w:color="000000"/>
              <w:right w:val="single" w:sz="3" w:space="0" w:color="000000"/>
            </w:tcBorders>
          </w:tcPr>
          <w:p w14:paraId="66775E35" w14:textId="77777777" w:rsidR="00357641" w:rsidRDefault="00000000">
            <w:pPr>
              <w:spacing w:after="0" w:line="259" w:lineRule="auto"/>
              <w:ind w:left="0" w:right="5" w:firstLine="0"/>
              <w:jc w:val="center"/>
            </w:pPr>
            <w:r>
              <w:rPr>
                <w:sz w:val="18"/>
              </w:rPr>
              <w:t>24.97</w:t>
            </w:r>
          </w:p>
        </w:tc>
      </w:tr>
      <w:tr w:rsidR="00357641" w14:paraId="4F0BCA1E" w14:textId="77777777">
        <w:trPr>
          <w:trHeight w:val="546"/>
        </w:trPr>
        <w:tc>
          <w:tcPr>
            <w:tcW w:w="2293" w:type="dxa"/>
            <w:tcBorders>
              <w:top w:val="single" w:sz="3" w:space="0" w:color="000000"/>
              <w:left w:val="single" w:sz="3" w:space="0" w:color="000000"/>
              <w:bottom w:val="single" w:sz="3" w:space="0" w:color="000000"/>
              <w:right w:val="single" w:sz="3" w:space="0" w:color="000000"/>
            </w:tcBorders>
          </w:tcPr>
          <w:p w14:paraId="42096769" w14:textId="77777777" w:rsidR="00357641" w:rsidRDefault="00000000">
            <w:pPr>
              <w:spacing w:after="31" w:line="259" w:lineRule="auto"/>
              <w:ind w:left="458" w:right="0" w:firstLine="0"/>
              <w:jc w:val="left"/>
            </w:pPr>
            <w:r>
              <w:rPr>
                <w:sz w:val="18"/>
              </w:rPr>
              <w:t>TPT</w:t>
            </w:r>
            <w:r>
              <w:rPr>
                <w:sz w:val="18"/>
                <w:vertAlign w:val="subscript"/>
              </w:rPr>
              <w:t>strict</w:t>
            </w:r>
          </w:p>
          <w:p w14:paraId="7DD10626" w14:textId="77777777" w:rsidR="00357641" w:rsidRDefault="00000000">
            <w:pPr>
              <w:spacing w:after="0" w:line="259" w:lineRule="auto"/>
              <w:ind w:left="0" w:right="0" w:firstLine="0"/>
              <w:jc w:val="center"/>
            </w:pPr>
            <w:r>
              <w:rPr>
                <w:sz w:val="18"/>
              </w:rPr>
              <w:t>(</w:t>
            </w:r>
            <w:proofErr w:type="gramStart"/>
            <w:r>
              <w:rPr>
                <w:sz w:val="18"/>
              </w:rPr>
              <w:t>𝑊 = 5</w:t>
            </w:r>
            <w:proofErr w:type="gramEnd"/>
            <w:r>
              <w:rPr>
                <w:sz w:val="18"/>
              </w:rPr>
              <w:t>, 𝜏</w:t>
            </w:r>
            <w:r>
              <w:rPr>
                <w:sz w:val="18"/>
                <w:vertAlign w:val="subscript"/>
              </w:rPr>
              <w:t xml:space="preserve">persist </w:t>
            </w:r>
            <w:r>
              <w:rPr>
                <w:sz w:val="18"/>
              </w:rPr>
              <w:t>= 0.2)</w:t>
            </w:r>
          </w:p>
        </w:tc>
        <w:tc>
          <w:tcPr>
            <w:tcW w:w="1210" w:type="dxa"/>
            <w:tcBorders>
              <w:top w:val="single" w:sz="3" w:space="0" w:color="000000"/>
              <w:left w:val="single" w:sz="3" w:space="0" w:color="000000"/>
              <w:bottom w:val="single" w:sz="3" w:space="0" w:color="000000"/>
              <w:right w:val="single" w:sz="3" w:space="0" w:color="000000"/>
            </w:tcBorders>
            <w:vAlign w:val="center"/>
          </w:tcPr>
          <w:p w14:paraId="56E5EC4B" w14:textId="77777777" w:rsidR="00357641" w:rsidRDefault="00000000">
            <w:pPr>
              <w:spacing w:after="0" w:line="259" w:lineRule="auto"/>
              <w:ind w:left="0" w:right="0" w:firstLine="0"/>
              <w:jc w:val="center"/>
            </w:pPr>
            <w:r>
              <w:rPr>
                <w:sz w:val="18"/>
              </w:rPr>
              <w:t>95.519</w:t>
            </w:r>
          </w:p>
        </w:tc>
        <w:tc>
          <w:tcPr>
            <w:tcW w:w="1210" w:type="dxa"/>
            <w:tcBorders>
              <w:top w:val="single" w:sz="3" w:space="0" w:color="000000"/>
              <w:left w:val="single" w:sz="3" w:space="0" w:color="000000"/>
              <w:bottom w:val="single" w:sz="3" w:space="0" w:color="000000"/>
              <w:right w:val="single" w:sz="3" w:space="0" w:color="000000"/>
            </w:tcBorders>
            <w:vAlign w:val="center"/>
          </w:tcPr>
          <w:p w14:paraId="4DA6E943" w14:textId="77777777" w:rsidR="00357641" w:rsidRDefault="00000000">
            <w:pPr>
              <w:spacing w:after="0" w:line="259" w:lineRule="auto"/>
              <w:ind w:left="0" w:right="0" w:firstLine="0"/>
              <w:jc w:val="center"/>
            </w:pPr>
            <w:r>
              <w:rPr>
                <w:sz w:val="18"/>
              </w:rPr>
              <w:t>0.25</w:t>
            </w:r>
          </w:p>
        </w:tc>
        <w:tc>
          <w:tcPr>
            <w:tcW w:w="1210" w:type="dxa"/>
            <w:tcBorders>
              <w:top w:val="single" w:sz="3" w:space="0" w:color="000000"/>
              <w:left w:val="single" w:sz="3" w:space="0" w:color="000000"/>
              <w:bottom w:val="single" w:sz="3" w:space="0" w:color="000000"/>
              <w:right w:val="single" w:sz="3" w:space="0" w:color="000000"/>
            </w:tcBorders>
            <w:vAlign w:val="center"/>
          </w:tcPr>
          <w:p w14:paraId="174F9E63" w14:textId="77777777" w:rsidR="00357641" w:rsidRDefault="00000000">
            <w:pPr>
              <w:spacing w:after="0" w:line="259" w:lineRule="auto"/>
              <w:ind w:left="0" w:right="0" w:firstLine="0"/>
              <w:jc w:val="center"/>
            </w:pPr>
            <w:r>
              <w:rPr>
                <w:sz w:val="18"/>
              </w:rPr>
              <w:t>98.745</w:t>
            </w:r>
          </w:p>
        </w:tc>
        <w:tc>
          <w:tcPr>
            <w:tcW w:w="1210" w:type="dxa"/>
            <w:tcBorders>
              <w:top w:val="single" w:sz="3" w:space="0" w:color="000000"/>
              <w:left w:val="single" w:sz="3" w:space="0" w:color="000000"/>
              <w:bottom w:val="single" w:sz="3" w:space="0" w:color="000000"/>
              <w:right w:val="single" w:sz="3" w:space="0" w:color="000000"/>
            </w:tcBorders>
            <w:vAlign w:val="center"/>
          </w:tcPr>
          <w:p w14:paraId="647BF6C8" w14:textId="77777777" w:rsidR="00357641" w:rsidRDefault="00000000">
            <w:pPr>
              <w:spacing w:after="0" w:line="259" w:lineRule="auto"/>
              <w:ind w:left="0" w:right="0" w:firstLine="0"/>
              <w:jc w:val="center"/>
            </w:pPr>
            <w:r>
              <w:rPr>
                <w:sz w:val="18"/>
              </w:rPr>
              <w:t>99.168</w:t>
            </w:r>
          </w:p>
        </w:tc>
        <w:tc>
          <w:tcPr>
            <w:tcW w:w="1210" w:type="dxa"/>
            <w:tcBorders>
              <w:top w:val="single" w:sz="3" w:space="0" w:color="000000"/>
              <w:left w:val="single" w:sz="3" w:space="0" w:color="000000"/>
              <w:bottom w:val="single" w:sz="3" w:space="0" w:color="000000"/>
              <w:right w:val="single" w:sz="3" w:space="0" w:color="000000"/>
            </w:tcBorders>
            <w:vAlign w:val="center"/>
          </w:tcPr>
          <w:p w14:paraId="02B7470E" w14:textId="77777777" w:rsidR="00357641" w:rsidRDefault="00000000">
            <w:pPr>
              <w:spacing w:after="0" w:line="259" w:lineRule="auto"/>
              <w:ind w:left="0" w:right="0" w:firstLine="0"/>
              <w:jc w:val="center"/>
            </w:pPr>
            <w:r>
              <w:rPr>
                <w:sz w:val="18"/>
              </w:rPr>
              <w:t>0.9731</w:t>
            </w:r>
          </w:p>
        </w:tc>
        <w:tc>
          <w:tcPr>
            <w:tcW w:w="1210" w:type="dxa"/>
            <w:tcBorders>
              <w:top w:val="single" w:sz="3" w:space="0" w:color="000000"/>
              <w:left w:val="single" w:sz="3" w:space="0" w:color="000000"/>
              <w:bottom w:val="single" w:sz="3" w:space="0" w:color="000000"/>
              <w:right w:val="single" w:sz="3" w:space="0" w:color="000000"/>
            </w:tcBorders>
            <w:vAlign w:val="center"/>
          </w:tcPr>
          <w:p w14:paraId="4C2D82E2" w14:textId="77777777" w:rsidR="00357641" w:rsidRDefault="00000000">
            <w:pPr>
              <w:spacing w:after="0" w:line="259" w:lineRule="auto"/>
              <w:ind w:left="0" w:right="0" w:firstLine="0"/>
              <w:jc w:val="center"/>
            </w:pPr>
            <w:r>
              <w:rPr>
                <w:sz w:val="18"/>
              </w:rPr>
              <w:t>0.0</w:t>
            </w:r>
          </w:p>
        </w:tc>
        <w:tc>
          <w:tcPr>
            <w:tcW w:w="1210" w:type="dxa"/>
            <w:tcBorders>
              <w:top w:val="single" w:sz="3" w:space="0" w:color="000000"/>
              <w:left w:val="single" w:sz="3" w:space="0" w:color="000000"/>
              <w:bottom w:val="single" w:sz="3" w:space="0" w:color="000000"/>
              <w:right w:val="single" w:sz="3" w:space="0" w:color="000000"/>
            </w:tcBorders>
            <w:vAlign w:val="center"/>
          </w:tcPr>
          <w:p w14:paraId="0902E4AF" w14:textId="77777777" w:rsidR="00357641" w:rsidRDefault="00000000">
            <w:pPr>
              <w:spacing w:after="0" w:line="259" w:lineRule="auto"/>
              <w:ind w:left="0" w:right="5" w:firstLine="0"/>
              <w:jc w:val="center"/>
            </w:pPr>
            <w:r>
              <w:rPr>
                <w:sz w:val="18"/>
              </w:rPr>
              <w:t>24.96</w:t>
            </w:r>
          </w:p>
        </w:tc>
      </w:tr>
      <w:tr w:rsidR="00357641" w14:paraId="5DC6A211" w14:textId="77777777">
        <w:trPr>
          <w:trHeight w:val="546"/>
        </w:trPr>
        <w:tc>
          <w:tcPr>
            <w:tcW w:w="2293" w:type="dxa"/>
            <w:tcBorders>
              <w:top w:val="single" w:sz="3" w:space="0" w:color="000000"/>
              <w:left w:val="single" w:sz="3" w:space="0" w:color="000000"/>
              <w:bottom w:val="single" w:sz="3" w:space="0" w:color="000000"/>
              <w:right w:val="single" w:sz="3" w:space="0" w:color="000000"/>
            </w:tcBorders>
          </w:tcPr>
          <w:p w14:paraId="1255B1C0" w14:textId="77777777" w:rsidR="00357641" w:rsidRDefault="00000000">
            <w:pPr>
              <w:spacing w:after="25" w:line="259" w:lineRule="auto"/>
              <w:ind w:left="383" w:right="0" w:firstLine="0"/>
              <w:jc w:val="left"/>
            </w:pPr>
            <w:r>
              <w:rPr>
                <w:sz w:val="18"/>
              </w:rPr>
              <w:t>TPT</w:t>
            </w:r>
            <w:r>
              <w:rPr>
                <w:sz w:val="18"/>
                <w:vertAlign w:val="subscript"/>
              </w:rPr>
              <w:t>balanced</w:t>
            </w:r>
          </w:p>
          <w:p w14:paraId="7C90C5D9" w14:textId="77777777" w:rsidR="00357641" w:rsidRDefault="00000000">
            <w:pPr>
              <w:spacing w:after="0" w:line="259" w:lineRule="auto"/>
              <w:ind w:left="0" w:right="0" w:firstLine="0"/>
              <w:jc w:val="center"/>
            </w:pPr>
            <w:r>
              <w:rPr>
                <w:sz w:val="18"/>
              </w:rPr>
              <w:t>(</w:t>
            </w:r>
            <w:proofErr w:type="gramStart"/>
            <w:r>
              <w:rPr>
                <w:sz w:val="18"/>
              </w:rPr>
              <w:t>𝑊 = 10</w:t>
            </w:r>
            <w:proofErr w:type="gramEnd"/>
            <w:r>
              <w:rPr>
                <w:sz w:val="18"/>
              </w:rPr>
              <w:t>, 𝜏</w:t>
            </w:r>
            <w:r>
              <w:rPr>
                <w:sz w:val="18"/>
                <w:vertAlign w:val="subscript"/>
              </w:rPr>
              <w:t xml:space="preserve">persist </w:t>
            </w:r>
            <w:r>
              <w:rPr>
                <w:sz w:val="18"/>
              </w:rPr>
              <w:t>= 0.5)</w:t>
            </w:r>
          </w:p>
        </w:tc>
        <w:tc>
          <w:tcPr>
            <w:tcW w:w="1210" w:type="dxa"/>
            <w:tcBorders>
              <w:top w:val="single" w:sz="3" w:space="0" w:color="000000"/>
              <w:left w:val="single" w:sz="3" w:space="0" w:color="000000"/>
              <w:bottom w:val="single" w:sz="3" w:space="0" w:color="000000"/>
              <w:right w:val="single" w:sz="3" w:space="0" w:color="000000"/>
            </w:tcBorders>
            <w:vAlign w:val="center"/>
          </w:tcPr>
          <w:p w14:paraId="59031163" w14:textId="77777777" w:rsidR="00357641" w:rsidRDefault="00000000">
            <w:pPr>
              <w:spacing w:after="0" w:line="259" w:lineRule="auto"/>
              <w:ind w:left="0" w:right="0" w:firstLine="0"/>
              <w:jc w:val="center"/>
            </w:pPr>
            <w:r>
              <w:rPr>
                <w:sz w:val="18"/>
              </w:rPr>
              <w:t>95.123</w:t>
            </w:r>
          </w:p>
        </w:tc>
        <w:tc>
          <w:tcPr>
            <w:tcW w:w="1210" w:type="dxa"/>
            <w:tcBorders>
              <w:top w:val="single" w:sz="3" w:space="0" w:color="000000"/>
              <w:left w:val="single" w:sz="3" w:space="0" w:color="000000"/>
              <w:bottom w:val="single" w:sz="3" w:space="0" w:color="000000"/>
              <w:right w:val="single" w:sz="3" w:space="0" w:color="000000"/>
            </w:tcBorders>
            <w:vAlign w:val="center"/>
          </w:tcPr>
          <w:p w14:paraId="65BEF108" w14:textId="77777777" w:rsidR="00357641" w:rsidRDefault="00000000">
            <w:pPr>
              <w:spacing w:after="0" w:line="259" w:lineRule="auto"/>
              <w:ind w:left="0" w:right="0" w:firstLine="0"/>
              <w:jc w:val="center"/>
            </w:pPr>
            <w:r>
              <w:rPr>
                <w:sz w:val="18"/>
                <w:u w:val="single" w:color="000000"/>
              </w:rPr>
              <w:t>0.247</w:t>
            </w:r>
          </w:p>
        </w:tc>
        <w:tc>
          <w:tcPr>
            <w:tcW w:w="1210" w:type="dxa"/>
            <w:tcBorders>
              <w:top w:val="single" w:sz="3" w:space="0" w:color="000000"/>
              <w:left w:val="single" w:sz="3" w:space="0" w:color="000000"/>
              <w:bottom w:val="single" w:sz="3" w:space="0" w:color="000000"/>
              <w:right w:val="single" w:sz="3" w:space="0" w:color="000000"/>
            </w:tcBorders>
            <w:vAlign w:val="center"/>
          </w:tcPr>
          <w:p w14:paraId="6931B996" w14:textId="77777777" w:rsidR="00357641" w:rsidRDefault="00000000">
            <w:pPr>
              <w:spacing w:after="0" w:line="259" w:lineRule="auto"/>
              <w:ind w:left="0" w:right="0" w:firstLine="0"/>
              <w:jc w:val="center"/>
            </w:pPr>
            <w:r>
              <w:rPr>
                <w:sz w:val="18"/>
              </w:rPr>
              <w:t>98.653</w:t>
            </w:r>
          </w:p>
        </w:tc>
        <w:tc>
          <w:tcPr>
            <w:tcW w:w="1210" w:type="dxa"/>
            <w:tcBorders>
              <w:top w:val="single" w:sz="3" w:space="0" w:color="000000"/>
              <w:left w:val="single" w:sz="3" w:space="0" w:color="000000"/>
              <w:bottom w:val="single" w:sz="3" w:space="0" w:color="000000"/>
              <w:right w:val="single" w:sz="3" w:space="0" w:color="000000"/>
            </w:tcBorders>
            <w:vAlign w:val="center"/>
          </w:tcPr>
          <w:p w14:paraId="33A9AF19" w14:textId="77777777" w:rsidR="00357641" w:rsidRDefault="00000000">
            <w:pPr>
              <w:spacing w:after="0" w:line="259" w:lineRule="auto"/>
              <w:ind w:left="0" w:right="0" w:firstLine="0"/>
              <w:jc w:val="center"/>
            </w:pPr>
            <w:r>
              <w:rPr>
                <w:sz w:val="18"/>
                <w:u w:val="single" w:color="000000"/>
              </w:rPr>
              <w:t>99.174</w:t>
            </w:r>
          </w:p>
        </w:tc>
        <w:tc>
          <w:tcPr>
            <w:tcW w:w="1210" w:type="dxa"/>
            <w:tcBorders>
              <w:top w:val="single" w:sz="3" w:space="0" w:color="000000"/>
              <w:left w:val="single" w:sz="3" w:space="0" w:color="000000"/>
              <w:bottom w:val="single" w:sz="3" w:space="0" w:color="000000"/>
              <w:right w:val="single" w:sz="3" w:space="0" w:color="000000"/>
            </w:tcBorders>
            <w:vAlign w:val="center"/>
          </w:tcPr>
          <w:p w14:paraId="0FAF1260" w14:textId="77777777" w:rsidR="00357641" w:rsidRDefault="00000000">
            <w:pPr>
              <w:spacing w:after="0" w:line="259" w:lineRule="auto"/>
              <w:ind w:left="0" w:right="0" w:firstLine="0"/>
              <w:jc w:val="center"/>
            </w:pPr>
            <w:r>
              <w:rPr>
                <w:sz w:val="18"/>
              </w:rPr>
              <w:t>0.9711</w:t>
            </w:r>
          </w:p>
        </w:tc>
        <w:tc>
          <w:tcPr>
            <w:tcW w:w="1210" w:type="dxa"/>
            <w:tcBorders>
              <w:top w:val="single" w:sz="3" w:space="0" w:color="000000"/>
              <w:left w:val="single" w:sz="3" w:space="0" w:color="000000"/>
              <w:bottom w:val="single" w:sz="3" w:space="0" w:color="000000"/>
              <w:right w:val="single" w:sz="3" w:space="0" w:color="000000"/>
            </w:tcBorders>
            <w:vAlign w:val="center"/>
          </w:tcPr>
          <w:p w14:paraId="4A609A82" w14:textId="77777777" w:rsidR="00357641" w:rsidRDefault="00000000">
            <w:pPr>
              <w:spacing w:after="0" w:line="259" w:lineRule="auto"/>
              <w:ind w:left="0" w:right="0" w:firstLine="0"/>
              <w:jc w:val="center"/>
            </w:pPr>
            <w:r>
              <w:rPr>
                <w:sz w:val="18"/>
              </w:rPr>
              <w:t>0.0</w:t>
            </w:r>
          </w:p>
        </w:tc>
        <w:tc>
          <w:tcPr>
            <w:tcW w:w="1210" w:type="dxa"/>
            <w:tcBorders>
              <w:top w:val="single" w:sz="3" w:space="0" w:color="000000"/>
              <w:left w:val="single" w:sz="3" w:space="0" w:color="000000"/>
              <w:bottom w:val="single" w:sz="3" w:space="0" w:color="000000"/>
              <w:right w:val="single" w:sz="3" w:space="0" w:color="000000"/>
            </w:tcBorders>
            <w:vAlign w:val="center"/>
          </w:tcPr>
          <w:p w14:paraId="77143874" w14:textId="77777777" w:rsidR="00357641" w:rsidRDefault="00000000">
            <w:pPr>
              <w:spacing w:after="0" w:line="259" w:lineRule="auto"/>
              <w:ind w:left="0" w:right="5" w:firstLine="0"/>
              <w:jc w:val="center"/>
            </w:pPr>
            <w:r>
              <w:rPr>
                <w:sz w:val="18"/>
              </w:rPr>
              <w:t>24.96</w:t>
            </w:r>
          </w:p>
        </w:tc>
      </w:tr>
      <w:tr w:rsidR="00357641" w14:paraId="0C0DFD9E" w14:textId="77777777">
        <w:trPr>
          <w:trHeight w:val="546"/>
        </w:trPr>
        <w:tc>
          <w:tcPr>
            <w:tcW w:w="2293" w:type="dxa"/>
            <w:tcBorders>
              <w:top w:val="single" w:sz="3" w:space="0" w:color="000000"/>
              <w:left w:val="single" w:sz="3" w:space="0" w:color="000000"/>
              <w:bottom w:val="single" w:sz="3" w:space="0" w:color="000000"/>
              <w:right w:val="single" w:sz="3" w:space="0" w:color="000000"/>
            </w:tcBorders>
          </w:tcPr>
          <w:p w14:paraId="28443D9E" w14:textId="77777777" w:rsidR="00357641" w:rsidRDefault="00000000">
            <w:pPr>
              <w:spacing w:after="0" w:line="259" w:lineRule="auto"/>
              <w:ind w:left="0" w:right="0" w:firstLine="0"/>
              <w:jc w:val="center"/>
            </w:pPr>
            <w:r>
              <w:rPr>
                <w:sz w:val="18"/>
              </w:rPr>
              <w:t xml:space="preserve">Big Model with Skip module </w:t>
            </w:r>
            <w:r>
              <w:rPr>
                <w:sz w:val="16"/>
              </w:rPr>
              <w:t>(</w:t>
            </w:r>
            <w:r>
              <w:rPr>
                <w:sz w:val="18"/>
              </w:rPr>
              <w:t>AccMotionDet</w:t>
            </w:r>
            <w:r>
              <w:rPr>
                <w:sz w:val="16"/>
              </w:rPr>
              <w:t>)</w:t>
            </w:r>
          </w:p>
        </w:tc>
        <w:tc>
          <w:tcPr>
            <w:tcW w:w="1210" w:type="dxa"/>
            <w:tcBorders>
              <w:top w:val="single" w:sz="3" w:space="0" w:color="000000"/>
              <w:left w:val="single" w:sz="3" w:space="0" w:color="000000"/>
              <w:bottom w:val="single" w:sz="3" w:space="0" w:color="000000"/>
              <w:right w:val="single" w:sz="3" w:space="0" w:color="000000"/>
            </w:tcBorders>
            <w:vAlign w:val="center"/>
          </w:tcPr>
          <w:p w14:paraId="5CFCAF43" w14:textId="77777777" w:rsidR="00357641" w:rsidRDefault="00000000">
            <w:pPr>
              <w:spacing w:after="0" w:line="259" w:lineRule="auto"/>
              <w:ind w:left="0" w:right="0" w:firstLine="0"/>
              <w:jc w:val="center"/>
            </w:pPr>
            <w:r>
              <w:rPr>
                <w:sz w:val="18"/>
              </w:rPr>
              <w:t>94.384</w:t>
            </w:r>
          </w:p>
        </w:tc>
        <w:tc>
          <w:tcPr>
            <w:tcW w:w="1210" w:type="dxa"/>
            <w:tcBorders>
              <w:top w:val="single" w:sz="3" w:space="0" w:color="000000"/>
              <w:left w:val="single" w:sz="3" w:space="0" w:color="000000"/>
              <w:bottom w:val="single" w:sz="3" w:space="0" w:color="000000"/>
              <w:right w:val="single" w:sz="3" w:space="0" w:color="000000"/>
            </w:tcBorders>
            <w:vAlign w:val="center"/>
          </w:tcPr>
          <w:p w14:paraId="64DC8783" w14:textId="77777777" w:rsidR="00357641" w:rsidRDefault="00000000">
            <w:pPr>
              <w:spacing w:after="0" w:line="259" w:lineRule="auto"/>
              <w:ind w:left="0" w:right="0" w:firstLine="0"/>
              <w:jc w:val="center"/>
            </w:pPr>
            <w:r>
              <w:rPr>
                <w:b/>
                <w:sz w:val="18"/>
              </w:rPr>
              <w:t>0.136</w:t>
            </w:r>
          </w:p>
        </w:tc>
        <w:tc>
          <w:tcPr>
            <w:tcW w:w="1210" w:type="dxa"/>
            <w:tcBorders>
              <w:top w:val="single" w:sz="3" w:space="0" w:color="000000"/>
              <w:left w:val="single" w:sz="3" w:space="0" w:color="000000"/>
              <w:bottom w:val="single" w:sz="3" w:space="0" w:color="000000"/>
              <w:right w:val="single" w:sz="3" w:space="0" w:color="000000"/>
            </w:tcBorders>
            <w:vAlign w:val="center"/>
          </w:tcPr>
          <w:p w14:paraId="7B479530" w14:textId="77777777" w:rsidR="00357641" w:rsidRDefault="00000000">
            <w:pPr>
              <w:spacing w:after="0" w:line="259" w:lineRule="auto"/>
              <w:ind w:left="0" w:right="0" w:firstLine="0"/>
              <w:jc w:val="center"/>
            </w:pPr>
            <w:r>
              <w:rPr>
                <w:sz w:val="18"/>
              </w:rPr>
              <w:t>98.562</w:t>
            </w:r>
          </w:p>
        </w:tc>
        <w:tc>
          <w:tcPr>
            <w:tcW w:w="1210" w:type="dxa"/>
            <w:tcBorders>
              <w:top w:val="single" w:sz="3" w:space="0" w:color="000000"/>
              <w:left w:val="single" w:sz="3" w:space="0" w:color="000000"/>
              <w:bottom w:val="single" w:sz="3" w:space="0" w:color="000000"/>
              <w:right w:val="single" w:sz="3" w:space="0" w:color="000000"/>
            </w:tcBorders>
            <w:vAlign w:val="center"/>
          </w:tcPr>
          <w:p w14:paraId="04334229" w14:textId="77777777" w:rsidR="00357641" w:rsidRDefault="00000000">
            <w:pPr>
              <w:spacing w:after="0" w:line="259" w:lineRule="auto"/>
              <w:ind w:left="0" w:right="0" w:firstLine="0"/>
              <w:jc w:val="center"/>
            </w:pPr>
            <w:r>
              <w:rPr>
                <w:b/>
                <w:sz w:val="18"/>
              </w:rPr>
              <w:t>99.541</w:t>
            </w:r>
          </w:p>
        </w:tc>
        <w:tc>
          <w:tcPr>
            <w:tcW w:w="1210" w:type="dxa"/>
            <w:tcBorders>
              <w:top w:val="single" w:sz="3" w:space="0" w:color="000000"/>
              <w:left w:val="single" w:sz="3" w:space="0" w:color="000000"/>
              <w:bottom w:val="single" w:sz="3" w:space="0" w:color="000000"/>
              <w:right w:val="single" w:sz="3" w:space="0" w:color="000000"/>
            </w:tcBorders>
            <w:vAlign w:val="center"/>
          </w:tcPr>
          <w:p w14:paraId="3D7DCBC7" w14:textId="77777777" w:rsidR="00357641" w:rsidRDefault="00000000">
            <w:pPr>
              <w:spacing w:after="0" w:line="259" w:lineRule="auto"/>
              <w:ind w:left="0" w:right="0" w:firstLine="0"/>
              <w:jc w:val="center"/>
            </w:pPr>
            <w:r>
              <w:rPr>
                <w:sz w:val="18"/>
              </w:rPr>
              <w:t>0.9689</w:t>
            </w:r>
          </w:p>
        </w:tc>
        <w:tc>
          <w:tcPr>
            <w:tcW w:w="1210" w:type="dxa"/>
            <w:tcBorders>
              <w:top w:val="single" w:sz="3" w:space="0" w:color="000000"/>
              <w:left w:val="single" w:sz="3" w:space="0" w:color="000000"/>
              <w:bottom w:val="single" w:sz="3" w:space="0" w:color="000000"/>
              <w:right w:val="single" w:sz="3" w:space="0" w:color="000000"/>
            </w:tcBorders>
            <w:vAlign w:val="center"/>
          </w:tcPr>
          <w:p w14:paraId="1DFF6391" w14:textId="77777777" w:rsidR="00357641" w:rsidRDefault="00000000">
            <w:pPr>
              <w:spacing w:after="0" w:line="259" w:lineRule="auto"/>
              <w:ind w:left="0" w:right="0" w:firstLine="0"/>
              <w:jc w:val="center"/>
            </w:pPr>
            <w:r>
              <w:rPr>
                <w:b/>
                <w:sz w:val="18"/>
              </w:rPr>
              <w:t>34.93</w:t>
            </w:r>
          </w:p>
        </w:tc>
        <w:tc>
          <w:tcPr>
            <w:tcW w:w="1210" w:type="dxa"/>
            <w:tcBorders>
              <w:top w:val="single" w:sz="3" w:space="0" w:color="000000"/>
              <w:left w:val="single" w:sz="3" w:space="0" w:color="000000"/>
              <w:bottom w:val="single" w:sz="3" w:space="0" w:color="000000"/>
              <w:right w:val="single" w:sz="3" w:space="0" w:color="000000"/>
            </w:tcBorders>
            <w:vAlign w:val="center"/>
          </w:tcPr>
          <w:p w14:paraId="699B7615" w14:textId="77777777" w:rsidR="00357641" w:rsidRDefault="00000000">
            <w:pPr>
              <w:spacing w:after="0" w:line="259" w:lineRule="auto"/>
              <w:ind w:left="0" w:right="0" w:firstLine="0"/>
              <w:jc w:val="center"/>
            </w:pPr>
            <w:r>
              <w:rPr>
                <w:sz w:val="18"/>
                <w:u w:val="single" w:color="000000"/>
              </w:rPr>
              <w:t>32.32</w:t>
            </w:r>
          </w:p>
        </w:tc>
      </w:tr>
    </w:tbl>
    <w:p w14:paraId="0FC73ECA" w14:textId="77777777" w:rsidR="00357641" w:rsidRDefault="00000000">
      <w:pPr>
        <w:ind w:left="47" w:right="20"/>
      </w:pPr>
      <w:r>
        <w:t xml:space="preserve">We follow the hyperparameter selection protocol of </w:t>
      </w:r>
      <w:r>
        <w:rPr>
          <w:color w:val="0000FF"/>
          <w:sz w:val="18"/>
        </w:rPr>
        <w:t>[</w:t>
      </w:r>
      <w:r>
        <w:rPr>
          <w:color w:val="0000FF"/>
        </w:rPr>
        <w:t>10</w:t>
      </w:r>
      <w:r>
        <w:rPr>
          <w:color w:val="0000FF"/>
          <w:sz w:val="18"/>
        </w:rPr>
        <w:t>]</w:t>
      </w:r>
      <w:r>
        <w:t>, evaluating TPT on the validation set D</w:t>
      </w:r>
      <w:r>
        <w:rPr>
          <w:vertAlign w:val="subscript"/>
        </w:rPr>
        <w:t>val</w:t>
      </w:r>
      <w:r>
        <w:t xml:space="preserve">. Two representative configurations are reported: a strict variant </w:t>
      </w:r>
      <w:r>
        <w:rPr>
          <w:sz w:val="18"/>
        </w:rPr>
        <w:t>(</w:t>
      </w:r>
      <w:r>
        <w:t>TPT</w:t>
      </w:r>
      <w:r>
        <w:rPr>
          <w:vertAlign w:val="subscript"/>
        </w:rPr>
        <w:t>strict</w:t>
      </w:r>
      <w:r>
        <w:rPr>
          <w:sz w:val="18"/>
        </w:rPr>
        <w:t xml:space="preserve">: </w:t>
      </w:r>
      <w:proofErr w:type="gramStart"/>
      <w:r>
        <w:t>𝑊 = 5</w:t>
      </w:r>
      <w:proofErr w:type="gramEnd"/>
      <w:r>
        <w:t>, 𝜏</w:t>
      </w:r>
      <w:r>
        <w:rPr>
          <w:vertAlign w:val="subscript"/>
        </w:rPr>
        <w:t xml:space="preserve">persist </w:t>
      </w:r>
      <w:r>
        <w:t>= 0.2</w:t>
      </w:r>
      <w:r>
        <w:rPr>
          <w:sz w:val="18"/>
        </w:rPr>
        <w:t xml:space="preserve">) </w:t>
      </w:r>
      <w:r>
        <w:t xml:space="preserve">and a balanced variant </w:t>
      </w:r>
      <w:r>
        <w:rPr>
          <w:sz w:val="18"/>
        </w:rPr>
        <w:t>(</w:t>
      </w:r>
      <w:r>
        <w:t>TPT</w:t>
      </w:r>
      <w:r>
        <w:rPr>
          <w:vertAlign w:val="subscript"/>
        </w:rPr>
        <w:t>balanced</w:t>
      </w:r>
      <w:r>
        <w:rPr>
          <w:sz w:val="18"/>
        </w:rPr>
        <w:t xml:space="preserve">: </w:t>
      </w:r>
      <w:proofErr w:type="gramStart"/>
      <w:r>
        <w:t>𝑊 = 10</w:t>
      </w:r>
      <w:proofErr w:type="gramEnd"/>
      <w:r>
        <w:t>, 𝜏</w:t>
      </w:r>
      <w:r>
        <w:rPr>
          <w:vertAlign w:val="subscript"/>
        </w:rPr>
        <w:t xml:space="preserve">persist </w:t>
      </w:r>
      <w:r>
        <w:t>= 0.5</w:t>
      </w:r>
      <w:r>
        <w:rPr>
          <w:sz w:val="18"/>
        </w:rPr>
        <w:t xml:space="preserve">), </w:t>
      </w:r>
      <w:r>
        <w:t xml:space="preserve">with the full grid search results on the validation set shown in Table </w:t>
      </w:r>
      <w:r>
        <w:rPr>
          <w:color w:val="0000FF"/>
        </w:rPr>
        <w:t>5</w:t>
      </w:r>
      <w:r>
        <w:t xml:space="preserve">. Both configurations are then compared against the proposed pipeline on test set in Table </w:t>
      </w:r>
      <w:r>
        <w:rPr>
          <w:color w:val="0000FF"/>
        </w:rPr>
        <w:t>6</w:t>
      </w:r>
      <w:r>
        <w:t>.</w:t>
      </w:r>
    </w:p>
    <w:p w14:paraId="69C07B2F" w14:textId="77777777" w:rsidR="00357641" w:rsidRDefault="00000000">
      <w:pPr>
        <w:spacing w:after="29"/>
        <w:ind w:left="47" w:right="20"/>
      </w:pPr>
      <w:r>
        <w:t xml:space="preserve">Table </w:t>
      </w:r>
      <w:r>
        <w:rPr>
          <w:color w:val="0000FF"/>
        </w:rPr>
        <w:t xml:space="preserve">6 </w:t>
      </w:r>
      <w:r>
        <w:t xml:space="preserve">highlights a clear distinction between temporal post-processing and the proposed skip module in terms of the efficiency–accuracy trade-off. TPT processes every frame through the full Big Model and therefore does not improve throughput, with FPS remaining essentially unchanged </w:t>
      </w:r>
      <w:r>
        <w:rPr>
          <w:sz w:val="18"/>
        </w:rPr>
        <w:t>(</w:t>
      </w:r>
      <w:r>
        <w:t>24.97 to 24.96</w:t>
      </w:r>
      <w:r>
        <w:rPr>
          <w:sz w:val="18"/>
        </w:rPr>
        <w:t xml:space="preserve">). </w:t>
      </w:r>
      <w:r>
        <w:t xml:space="preserve">In contrast, the AccMotionDet-based skip module skips 34.93% of negative frames and increases FPS from 24.97 to 32.32, corresponding to an approximately 29% throughput gain. It also achieves the largest reduction in FAR, decreasing from 0.251% to 0.136% </w:t>
      </w:r>
      <w:r>
        <w:rPr>
          <w:sz w:val="18"/>
        </w:rPr>
        <w:t>(</w:t>
      </w:r>
      <w:r>
        <w:t>about 46% relative reduction</w:t>
      </w:r>
      <w:r>
        <w:rPr>
          <w:sz w:val="18"/>
        </w:rPr>
        <w:t xml:space="preserve">), </w:t>
      </w:r>
      <w:r>
        <w:t>whereas the</w:t>
      </w:r>
    </w:p>
    <w:p w14:paraId="1842B5EF" w14:textId="77777777" w:rsidR="00357641" w:rsidRDefault="00000000">
      <w:pPr>
        <w:spacing w:after="280"/>
        <w:ind w:left="47" w:right="20"/>
        <w:rPr>
          <w:ins w:id="865" w:author="HOANG VAN HA" w:date="2026-05-27T16:03:00Z" w16du:dateUtc="2026-05-27T07:03:00Z"/>
        </w:rPr>
      </w:pPr>
      <w:r>
        <w:lastRenderedPageBreak/>
        <w:t>TPT variants provide only negligible FAR improvement. Among the two TPT settings, TPT</w:t>
      </w:r>
      <w:r>
        <w:rPr>
          <w:vertAlign w:val="subscript"/>
        </w:rPr>
        <w:t xml:space="preserve">balanced </w:t>
      </w:r>
      <w:r>
        <w:t>attains slightly lower recall than TPT</w:t>
      </w:r>
      <w:r>
        <w:rPr>
          <w:vertAlign w:val="subscript"/>
        </w:rPr>
        <w:t xml:space="preserve">strict </w:t>
      </w:r>
      <w:r>
        <w:rPr>
          <w:sz w:val="18"/>
        </w:rPr>
        <w:t>(</w:t>
      </w:r>
      <w:r>
        <w:t>95.123% vs. 95.519%</w:t>
      </w:r>
      <w:r>
        <w:rPr>
          <w:sz w:val="18"/>
        </w:rPr>
        <w:t xml:space="preserve">) </w:t>
      </w:r>
      <w:r>
        <w:t xml:space="preserve">while producing nearly the same FAR </w:t>
      </w:r>
      <w:r>
        <w:rPr>
          <w:sz w:val="18"/>
        </w:rPr>
        <w:t>(</w:t>
      </w:r>
      <w:r>
        <w:t>0.247% vs. 0.250%</w:t>
      </w:r>
      <w:r>
        <w:rPr>
          <w:sz w:val="18"/>
        </w:rPr>
        <w:t xml:space="preserve">), </w:t>
      </w:r>
      <w:r>
        <w:t xml:space="preserve">indicating limited sensitivity to the persistence threshold. Finally, the recall reduction of AccMotionDet is modest </w:t>
      </w:r>
      <w:r>
        <w:rPr>
          <w:sz w:val="18"/>
        </w:rPr>
        <w:t>(</w:t>
      </w:r>
      <w:r>
        <w:t>95.62% → 94.38%</w:t>
      </w:r>
      <w:r>
        <w:rPr>
          <w:sz w:val="18"/>
        </w:rPr>
        <w:t xml:space="preserve">) </w:t>
      </w:r>
      <w:r>
        <w:t>and remains within the safety constraint 𝛿</w:t>
      </w:r>
      <w:r>
        <w:rPr>
          <w:vertAlign w:val="subscript"/>
        </w:rPr>
        <w:t xml:space="preserve">𝑅 </w:t>
      </w:r>
      <w:r>
        <w:t>= 0.015.</w:t>
      </w:r>
    </w:p>
    <w:p w14:paraId="2AC7FB19" w14:textId="5547CEC7" w:rsidR="00B80A31" w:rsidRDefault="00B80A31" w:rsidP="00B80A31">
      <w:pPr>
        <w:pStyle w:val="Heading3"/>
        <w:tabs>
          <w:tab w:val="center" w:pos="2937"/>
        </w:tabs>
        <w:ind w:left="0" w:firstLine="0"/>
        <w:rPr>
          <w:ins w:id="866" w:author="HOANG VAN HA" w:date="2026-05-27T16:04:00Z" w16du:dateUtc="2026-05-27T07:04:00Z"/>
        </w:rPr>
      </w:pPr>
      <w:ins w:id="867" w:author="HOANG VAN HA" w:date="2026-05-27T16:03:00Z" w16du:dateUtc="2026-05-27T07:03:00Z">
        <w:r>
          <w:t>4.4.</w:t>
        </w:r>
      </w:ins>
      <w:ins w:id="868" w:author="HOANG VAN HA" w:date="2026-05-27T16:10:00Z" w16du:dateUtc="2026-05-27T07:10:00Z">
        <w:r w:rsidR="002E4CEB">
          <w:t>4</w:t>
        </w:r>
      </w:ins>
      <w:ins w:id="869" w:author="HOANG VAN HA" w:date="2026-05-27T16:04:00Z" w16du:dateUtc="2026-05-27T07:04:00Z">
        <w:r>
          <w:t xml:space="preserve">   </w:t>
        </w:r>
        <w:r>
          <w:tab/>
        </w:r>
      </w:ins>
      <w:ins w:id="870" w:author="HOANG VAN HA" w:date="2026-05-27T16:03:00Z" w16du:dateUtc="2026-05-27T07:03:00Z">
        <w:r w:rsidRPr="00B80A31">
          <w:t>AccMotionDet</w:t>
        </w:r>
      </w:ins>
      <w:ins w:id="871" w:author="HOANG VAN HA" w:date="2026-05-27T16:34:00Z" w16du:dateUtc="2026-05-27T07:34:00Z">
        <w:r w:rsidR="006B74E8">
          <w:t xml:space="preserve"> </w:t>
        </w:r>
      </w:ins>
      <w:ins w:id="872" w:author="HOANG VAN HA" w:date="2026-05-27T16:03:00Z" w16du:dateUtc="2026-05-27T07:03:00Z">
        <w:r w:rsidRPr="00B80A31">
          <w:t>Skip Module</w:t>
        </w:r>
      </w:ins>
      <w:ins w:id="873" w:author="HOANG VAN HA" w:date="2026-05-27T16:04:00Z" w16du:dateUtc="2026-05-27T07:04:00Z">
        <w:r>
          <w:t xml:space="preserve"> with Eager Mode</w:t>
        </w:r>
      </w:ins>
    </w:p>
    <w:p w14:paraId="6DC953D9" w14:textId="681981EE" w:rsidR="00D729A2" w:rsidRDefault="0067147C">
      <w:pPr>
        <w:rPr>
          <w:ins w:id="874" w:author="HOANG VAN HA" w:date="2026-05-27T16:32:00Z" w16du:dateUtc="2026-05-27T07:32:00Z"/>
        </w:rPr>
        <w:pPrChange w:id="875" w:author="HOANG VAN HA" w:date="2026-05-27T16:46:00Z" w16du:dateUtc="2026-05-27T07:46:00Z">
          <w:pPr>
            <w:spacing w:after="28"/>
            <w:ind w:left="60" w:right="20" w:firstLine="0"/>
          </w:pPr>
        </w:pPrChange>
      </w:pPr>
      <w:ins w:id="876" w:author="HOANG VAN HA" w:date="2026-05-27T16:45:00Z" w16du:dateUtc="2026-05-27T07:45:00Z">
        <w:r w:rsidRPr="0067147C">
          <w:t>As established in Section 4.4.2, the AccMotionDet-based skip module achieved a throughput improvement of nearly 30% in FPS; however, this came at the cost of a 1.24% reduction in recall, which is likely attributable to missed detections in slow-developing or nearly stationary smoke scenarios. To address this limitation, the Eager mode is introduced as a complementary mechanism to augment the skip module and recover recall in such cases. In this section, the Eager mode is evaluated in conjunction with the AccMotionDet-based skip module, with its hyperparameters fixed to the optimal values identified in Section 4.4.2.1</w:t>
        </w:r>
      </w:ins>
      <w:ins w:id="877" w:author="HOANG VAN HA" w:date="2026-05-27T16:46:00Z" w16du:dateUtc="2026-05-27T07:46:00Z">
        <w:r>
          <w:t xml:space="preserve"> </w:t>
        </w:r>
        <w:r w:rsidRPr="0067147C">
          <w:t xml:space="preserve">(i.e., </w:t>
        </w:r>
        <w:r w:rsidRPr="0067147C">
          <w:rPr>
            <w:rFonts w:ascii="Cambria Math" w:hAnsi="Cambria Math" w:cs="Cambria Math"/>
          </w:rPr>
          <w:t>𝛼</w:t>
        </w:r>
        <w:r w:rsidRPr="0067147C">
          <w:t>=0.5,</w:t>
        </w:r>
        <w:r w:rsidRPr="0067147C">
          <w:rPr>
            <w:rFonts w:ascii="Cambria Math" w:hAnsi="Cambria Math" w:cs="Cambria Math"/>
          </w:rPr>
          <w:t>𝐵</w:t>
        </w:r>
        <w:r w:rsidRPr="0067147C">
          <w:t>=32,</w:t>
        </w:r>
        <w:r w:rsidRPr="0067147C">
          <w:rPr>
            <w:rFonts w:ascii="Cambria Math" w:hAnsi="Cambria Math" w:cs="Cambria Math"/>
          </w:rPr>
          <w:t>𝜏</w:t>
        </w:r>
        <w:r w:rsidRPr="0067147C">
          <w:t>=0.05,</w:t>
        </w:r>
        <w:r w:rsidRPr="0067147C">
          <w:rPr>
            <w:rFonts w:ascii="Cambria Math" w:hAnsi="Cambria Math" w:cs="Cambria Math"/>
          </w:rPr>
          <w:t>𝜏𝑑</w:t>
        </w:r>
        <w:r w:rsidRPr="0067147C">
          <w:t>=5,</w:t>
        </w:r>
        <w:r w:rsidRPr="0067147C">
          <w:rPr>
            <w:rFonts w:ascii="Cambria Math" w:hAnsi="Cambria Math" w:cs="Cambria Math"/>
          </w:rPr>
          <w:t>𝜏𝑚</w:t>
        </w:r>
        <w:r w:rsidRPr="0067147C">
          <w:t xml:space="preserve">=5, </w:t>
        </w:r>
        <w:r w:rsidRPr="0067147C">
          <w:rPr>
            <w:rFonts w:ascii="Cambria Math" w:hAnsi="Cambria Math" w:cs="Cambria Math"/>
          </w:rPr>
          <w:t>𝐾</w:t>
        </w:r>
        <w:r w:rsidRPr="0067147C">
          <w:t>max=15)</w:t>
        </w:r>
        <w:r>
          <w:t xml:space="preserve">. </w:t>
        </w:r>
        <w:r w:rsidRPr="0067147C">
          <w:t>A grid search is then conducted over the Eager mode parameters</w:t>
        </w:r>
        <w:r>
          <w:t xml:space="preserve"> </w:t>
        </w:r>
        <w:r w:rsidRPr="0067147C">
          <w:t>to identify the optimal configuration, as follows:</w:t>
        </w:r>
      </w:ins>
    </w:p>
    <w:p w14:paraId="43AF2A74" w14:textId="71BACEA0" w:rsidR="00B80A31" w:rsidDel="00E36768" w:rsidRDefault="00B80A31" w:rsidP="00B80A31">
      <w:pPr>
        <w:spacing w:after="28"/>
        <w:ind w:left="47" w:right="20"/>
        <w:rPr>
          <w:del w:id="878" w:author="HOANG VAN HA" w:date="2026-05-27T16:19:00Z" w16du:dateUtc="2026-05-27T07:19:00Z"/>
          <w:moveTo w:id="879" w:author="HOANG VAN HA" w:date="2026-05-27T16:04:00Z" w16du:dateUtc="2026-05-27T07:04:00Z"/>
        </w:rPr>
      </w:pPr>
      <w:moveToRangeStart w:id="880" w:author="HOANG VAN HA" w:date="2026-05-27T16:04:00Z" w:name="move230790313"/>
      <w:moveTo w:id="881" w:author="HOANG VAN HA" w:date="2026-05-27T16:04:00Z" w16du:dateUtc="2026-05-27T07:04:00Z">
        <w:del w:id="882" w:author="HOANG VAN HA" w:date="2026-05-27T16:19:00Z" w16du:dateUtc="2026-05-27T07:19:00Z">
          <w:r w:rsidDel="00E36768">
            <w:delText xml:space="preserve">As eager mode operates as a complementary mechanism to the skip module, its hyperparameters are optimized by fixing the skip module to the best-performing configuration identified in the previous section </w:delText>
          </w:r>
          <w:r w:rsidDel="00E36768">
            <w:rPr>
              <w:sz w:val="18"/>
            </w:rPr>
            <w:delText>(</w:delText>
          </w:r>
          <w:r w:rsidDel="00E36768">
            <w:delText xml:space="preserve">i.e., </w:delText>
          </w:r>
          <w:r w:rsidDel="00E36768">
            <w:rPr>
              <w:rFonts w:ascii="Cambria Math" w:hAnsi="Cambria Math" w:cs="Cambria Math"/>
            </w:rPr>
            <w:delText>𝛼</w:delText>
          </w:r>
          <w:r w:rsidDel="00E36768">
            <w:delText>=0.5,</w:delText>
          </w:r>
          <w:r w:rsidDel="00E36768">
            <w:rPr>
              <w:rFonts w:ascii="Cambria Math" w:hAnsi="Cambria Math" w:cs="Cambria Math"/>
            </w:rPr>
            <w:delText>𝐵</w:delText>
          </w:r>
          <w:r w:rsidDel="00E36768">
            <w:delText>=32,</w:delText>
          </w:r>
          <w:r w:rsidDel="00E36768">
            <w:rPr>
              <w:rFonts w:ascii="Cambria Math" w:hAnsi="Cambria Math" w:cs="Cambria Math"/>
            </w:rPr>
            <w:delText>𝜏</w:delText>
          </w:r>
          <w:r w:rsidDel="00E36768">
            <w:delText>=0.05,</w:delText>
          </w:r>
          <w:r w:rsidDel="00E36768">
            <w:rPr>
              <w:rFonts w:ascii="Cambria Math" w:hAnsi="Cambria Math" w:cs="Cambria Math"/>
            </w:rPr>
            <w:delText>𝜏</w:delText>
          </w:r>
          <w:r w:rsidDel="00E36768">
            <w:rPr>
              <w:rFonts w:ascii="Cambria Math" w:hAnsi="Cambria Math" w:cs="Cambria Math"/>
              <w:vertAlign w:val="subscript"/>
            </w:rPr>
            <w:delText>𝑑</w:delText>
          </w:r>
          <w:r w:rsidDel="00E36768">
            <w:delText>=5,</w:delText>
          </w:r>
          <w:r w:rsidDel="00E36768">
            <w:rPr>
              <w:rFonts w:ascii="Cambria Math" w:hAnsi="Cambria Math" w:cs="Cambria Math"/>
            </w:rPr>
            <w:delText>𝜏</w:delText>
          </w:r>
          <w:r w:rsidDel="00E36768">
            <w:rPr>
              <w:rFonts w:ascii="Cambria Math" w:hAnsi="Cambria Math" w:cs="Cambria Math"/>
              <w:vertAlign w:val="subscript"/>
            </w:rPr>
            <w:delText>𝑚</w:delText>
          </w:r>
          <w:r w:rsidDel="00E36768">
            <w:delText>=5,</w:delText>
          </w:r>
        </w:del>
      </w:moveTo>
    </w:p>
    <w:p w14:paraId="3AEA5AC2" w14:textId="1D25C0CD" w:rsidR="00B80A31" w:rsidRDefault="00B80A31" w:rsidP="00B80A31">
      <w:pPr>
        <w:numPr>
          <w:ilvl w:val="0"/>
          <w:numId w:val="7"/>
        </w:numPr>
        <w:spacing w:after="111" w:line="265" w:lineRule="auto"/>
        <w:ind w:right="20"/>
        <w:rPr>
          <w:ins w:id="883" w:author="HOANG VAN HA" w:date="2026-05-27T16:05:00Z" w16du:dateUtc="2026-05-27T07:05:00Z"/>
        </w:rPr>
      </w:pPr>
      <w:moveTo w:id="884" w:author="HOANG VAN HA" w:date="2026-05-27T16:04:00Z" w16du:dateUtc="2026-05-27T07:04:00Z">
        <w:del w:id="885" w:author="HOANG VAN HA" w:date="2026-05-27T16:19:00Z" w16du:dateUtc="2026-05-27T07:19:00Z">
          <w:r w:rsidDel="00E36768">
            <w:rPr>
              <w:rFonts w:ascii="Cambria Math" w:hAnsi="Cambria Math" w:cs="Cambria Math"/>
            </w:rPr>
            <w:delText>𝐾</w:delText>
          </w:r>
          <w:r w:rsidDel="00E36768">
            <w:rPr>
              <w:vertAlign w:val="subscript"/>
            </w:rPr>
            <w:delText>max</w:delText>
          </w:r>
          <w:r w:rsidDel="00E36768">
            <w:delText>=15</w:delText>
          </w:r>
          <w:r w:rsidDel="00E36768">
            <w:rPr>
              <w:sz w:val="18"/>
            </w:rPr>
            <w:delText xml:space="preserve">) </w:delText>
          </w:r>
          <w:r w:rsidDel="00E36768">
            <w:delText>and conducting a grid search over the eager mode parameters. The grid search is performed over the following candidate values:</w:delText>
          </w:r>
        </w:del>
      </w:moveTo>
      <w:ins w:id="886" w:author="HOANG VAN HA" w:date="2026-05-27T16:05:00Z" w16du:dateUtc="2026-05-27T07:05:00Z">
        <w:r>
          <w:rPr>
            <w:b/>
          </w:rPr>
          <w:t xml:space="preserve">Confirmation window </w:t>
        </w:r>
        <w:r>
          <w:rPr>
            <w:rFonts w:ascii="Cambria Math" w:hAnsi="Cambria Math" w:cs="Cambria Math"/>
          </w:rPr>
          <w:t>𝑊</w:t>
        </w:r>
        <w:r>
          <w:rPr>
            <w:vertAlign w:val="subscript"/>
          </w:rPr>
          <w:t xml:space="preserve">fire </w:t>
        </w:r>
        <w:r>
          <w:rPr>
            <w:rFonts w:ascii="Cambria Math" w:hAnsi="Cambria Math" w:cs="Cambria Math"/>
          </w:rPr>
          <w:t>∈</w:t>
        </w:r>
        <w:r>
          <w:t xml:space="preserve"> {1,2,3}: defines the number of consecutive positive predictions required to trigger a transition into Eager mode. A deliberately small range is chosen to ensure the system reacts swiftly to early signs of fire or smoke.</w:t>
        </w:r>
      </w:ins>
    </w:p>
    <w:p w14:paraId="4BA8A3C9" w14:textId="77777777" w:rsidR="00B80A31" w:rsidRDefault="00B80A31" w:rsidP="00B80A31">
      <w:pPr>
        <w:numPr>
          <w:ilvl w:val="0"/>
          <w:numId w:val="7"/>
        </w:numPr>
        <w:ind w:right="20"/>
        <w:rPr>
          <w:ins w:id="887" w:author="HOANG VAN HA" w:date="2026-05-27T16:05:00Z" w16du:dateUtc="2026-05-27T07:05:00Z"/>
        </w:rPr>
      </w:pPr>
      <w:ins w:id="888" w:author="HOANG VAN HA" w:date="2026-05-27T16:05:00Z" w16du:dateUtc="2026-05-27T07:05:00Z">
        <w:r>
          <w:rPr>
            <w:b/>
          </w:rPr>
          <w:t xml:space="preserve">Clearance window </w:t>
        </w:r>
        <w:r>
          <w:rPr>
            <w:rFonts w:ascii="Cambria Math" w:hAnsi="Cambria Math" w:cs="Cambria Math"/>
          </w:rPr>
          <w:t>𝑊</w:t>
        </w:r>
        <w:r>
          <w:rPr>
            <w:vertAlign w:val="subscript"/>
          </w:rPr>
          <w:t xml:space="preserve">clr </w:t>
        </w:r>
        <w:r>
          <w:rPr>
            <w:rFonts w:ascii="Cambria Math" w:hAnsi="Cambria Math" w:cs="Cambria Math"/>
          </w:rPr>
          <w:t>∈</w:t>
        </w:r>
        <w:r>
          <w:t xml:space="preserve"> {3,5,7}: This parameter defines the number of consecutive negative predictions required to exit eager mode and resume normal skip operation. The range is deliberately set larger than that of </w:t>
        </w:r>
        <w:r>
          <w:rPr>
            <w:rFonts w:ascii="Cambria Math" w:hAnsi="Cambria Math" w:cs="Cambria Math"/>
          </w:rPr>
          <w:t>𝑊</w:t>
        </w:r>
        <w:r>
          <w:rPr>
            <w:vertAlign w:val="subscript"/>
          </w:rPr>
          <w:t>fire</w:t>
        </w:r>
        <w:r>
          <w:t>, reflecting an asymmetric cost structure: a premature exit risks missed detections, whereas a delayed exit only causes the system to run unnecessary inference on a few extra frames — a minor and acceptable efficiency loss.</w:t>
        </w:r>
      </w:ins>
    </w:p>
    <w:p w14:paraId="1FA031A9" w14:textId="2B62B64F" w:rsidR="00B80A31" w:rsidRDefault="00B80A31">
      <w:pPr>
        <w:numPr>
          <w:ilvl w:val="0"/>
          <w:numId w:val="7"/>
        </w:numPr>
        <w:ind w:right="20"/>
        <w:rPr>
          <w:ins w:id="889" w:author="HOANG VAN HA" w:date="2026-05-27T16:05:00Z" w16du:dateUtc="2026-05-27T07:05:00Z"/>
        </w:rPr>
        <w:pPrChange w:id="890" w:author="HOANG VAN HA" w:date="2026-05-27T16:20:00Z" w16du:dateUtc="2026-05-27T07:20:00Z">
          <w:pPr>
            <w:numPr>
              <w:numId w:val="7"/>
            </w:numPr>
            <w:ind w:left="558" w:right="20" w:hanging="255"/>
          </w:pPr>
        </w:pPrChange>
      </w:pPr>
      <w:ins w:id="891" w:author="HOANG VAN HA" w:date="2026-05-27T16:05:00Z" w16du:dateUtc="2026-05-27T07:05:00Z">
        <w:r>
          <w:rPr>
            <w:b/>
          </w:rPr>
          <w:t xml:space="preserve">Forced-check interval </w:t>
        </w:r>
        <w:r>
          <w:rPr>
            <w:rFonts w:ascii="Cambria Math" w:hAnsi="Cambria Math" w:cs="Cambria Math"/>
          </w:rPr>
          <w:t>𝑁</w:t>
        </w:r>
        <w:r>
          <w:rPr>
            <w:vertAlign w:val="subscript"/>
          </w:rPr>
          <w:t xml:space="preserve">chk </w:t>
        </w:r>
        <w:r>
          <w:rPr>
            <w:rFonts w:ascii="Cambria Math" w:hAnsi="Cambria Math" w:cs="Cambria Math"/>
          </w:rPr>
          <w:t>∈</w:t>
        </w:r>
        <w:r>
          <w:t xml:space="preserve"> {10,20,30,50}: defines the maximum number of consecutive frames that are skipped in Normal mode before the system forces an inference call, irrespective of the skip module decision. This serves as a safety net against false negatives — for instance, slowly developing or settled smoke may produce insufficient interframe motion to trigger S, causing the scene to be treated as static and inference to be suppressed indefinitely. If th</w:t>
        </w:r>
        <w:r>
          <w:rPr>
            <w:rFonts w:ascii="Calibri" w:eastAsia="Calibri" w:hAnsi="Calibri" w:cs="Calibri"/>
            <w:sz w:val="22"/>
          </w:rPr>
          <w:t>e</w:t>
        </w:r>
      </w:ins>
      <w:ins w:id="892" w:author="HOANG VAN HA" w:date="2026-05-27T16:19:00Z" w16du:dateUtc="2026-05-27T07:19:00Z">
        <w:r w:rsidR="00E36768">
          <w:rPr>
            <w:rFonts w:ascii="Calibri" w:eastAsia="Calibri" w:hAnsi="Calibri" w:cs="Calibri"/>
            <w:sz w:val="22"/>
          </w:rPr>
          <w:t xml:space="preserve"> </w:t>
        </w:r>
        <w:r w:rsidR="00E36768">
          <w:t xml:space="preserve">forced inference yields a positive prediction and the </w:t>
        </w:r>
        <w:r w:rsidR="00E36768">
          <w:rPr>
            <w:rFonts w:ascii="Cambria Math" w:hAnsi="Cambria Math" w:cs="Cambria Math"/>
          </w:rPr>
          <w:t>𝑊</w:t>
        </w:r>
        <w:r w:rsidR="00E36768">
          <w:rPr>
            <w:vertAlign w:val="subscript"/>
          </w:rPr>
          <w:t xml:space="preserve">fire </w:t>
        </w:r>
        <w:r w:rsidR="00E36768">
          <w:t xml:space="preserve">criterion is satisfied, the system transitions into Eager mode. Smaller values increase check frequency at the cost of redundant inference on truly static scenes, whereas larger values reduce this overhead at the expense of a longer worst-case recovery delay. The selected range provides a systematic sweep from aggressive </w:t>
        </w:r>
        <w:r w:rsidR="00E36768">
          <w:rPr>
            <w:sz w:val="18"/>
          </w:rPr>
          <w:t>(</w:t>
        </w:r>
        <w:r w:rsidR="00E36768">
          <w:rPr>
            <w:rFonts w:ascii="Cambria Math" w:hAnsi="Cambria Math" w:cs="Cambria Math"/>
          </w:rPr>
          <w:t>𝑁</w:t>
        </w:r>
        <w:r w:rsidR="00E36768">
          <w:rPr>
            <w:vertAlign w:val="subscript"/>
          </w:rPr>
          <w:t xml:space="preserve">chk </w:t>
        </w:r>
        <w:r w:rsidR="00E36768">
          <w:t>= 10</w:t>
        </w:r>
        <w:r w:rsidR="00E36768">
          <w:rPr>
            <w:sz w:val="18"/>
          </w:rPr>
          <w:t xml:space="preserve">) </w:t>
        </w:r>
        <w:r w:rsidR="00E36768">
          <w:t xml:space="preserve">to infrequent </w:t>
        </w:r>
        <w:r w:rsidR="00E36768">
          <w:rPr>
            <w:sz w:val="18"/>
          </w:rPr>
          <w:t>(</w:t>
        </w:r>
        <w:r w:rsidR="00E36768">
          <w:rPr>
            <w:rFonts w:ascii="Cambria Math" w:hAnsi="Cambria Math" w:cs="Cambria Math"/>
          </w:rPr>
          <w:t>𝑁</w:t>
        </w:r>
        <w:r w:rsidR="00E36768">
          <w:rPr>
            <w:vertAlign w:val="subscript"/>
          </w:rPr>
          <w:t xml:space="preserve">chk </w:t>
        </w:r>
        <w:r w:rsidR="00E36768">
          <w:t>= 50</w:t>
        </w:r>
        <w:r w:rsidR="00E36768">
          <w:rPr>
            <w:sz w:val="18"/>
          </w:rPr>
          <w:t xml:space="preserve">) </w:t>
        </w:r>
        <w:r w:rsidR="00E36768">
          <w:t>checking.</w:t>
        </w:r>
      </w:ins>
    </w:p>
    <w:p w14:paraId="45AD79FC" w14:textId="77777777" w:rsidR="00B80A31" w:rsidRDefault="00B80A31" w:rsidP="00B80A31">
      <w:pPr>
        <w:spacing w:after="166"/>
        <w:ind w:left="47" w:right="20"/>
        <w:rPr>
          <w:ins w:id="893" w:author="HOANG VAN HA" w:date="2026-05-27T16:05:00Z" w16du:dateUtc="2026-05-27T07:05:00Z"/>
        </w:rPr>
      </w:pPr>
      <w:ins w:id="894" w:author="HOANG VAN HA" w:date="2026-05-27T16:05:00Z" w16du:dateUtc="2026-05-27T07:05:00Z">
        <w:r>
          <w:t xml:space="preserve">Following the hyperparameter selection protocol described in Section </w:t>
        </w:r>
        <w:r>
          <w:rPr>
            <w:color w:val="0000FF"/>
          </w:rPr>
          <w:t>3.3</w:t>
        </w:r>
        <w:r>
          <w:t>, the optimal Eager mode configuration is identified on the validation set D</w:t>
        </w:r>
        <w:r>
          <w:rPr>
            <w:vertAlign w:val="subscript"/>
          </w:rPr>
          <w:t>val</w:t>
        </w:r>
        <w:r>
          <w:t xml:space="preserve">, with results reported in Table </w:t>
        </w:r>
        <w:r>
          <w:rPr>
            <w:color w:val="0000FF"/>
          </w:rPr>
          <w:t>7</w:t>
        </w:r>
        <w:r>
          <w:t>.</w:t>
        </w:r>
      </w:ins>
    </w:p>
    <w:p w14:paraId="2B2D8FC4" w14:textId="77777777" w:rsidR="00B80A31" w:rsidRDefault="00B80A31" w:rsidP="00B80A31">
      <w:pPr>
        <w:ind w:left="47" w:right="20"/>
        <w:rPr>
          <w:ins w:id="895" w:author="HOANG VAN HA" w:date="2026-05-27T16:05:00Z" w16du:dateUtc="2026-05-27T07:05:00Z"/>
        </w:rPr>
      </w:pPr>
      <w:ins w:id="896" w:author="HOANG VAN HA" w:date="2026-05-27T16:05:00Z" w16du:dateUtc="2026-05-27T07:05:00Z">
        <w:r>
          <w:t xml:space="preserve">The best-ranked configuration </w:t>
        </w:r>
        <w:r>
          <w:rPr>
            <w:sz w:val="18"/>
          </w:rPr>
          <w:t>(</w:t>
        </w:r>
        <w:r>
          <w:rPr>
            <w:rFonts w:ascii="Cambria Math" w:hAnsi="Cambria Math" w:cs="Cambria Math"/>
          </w:rPr>
          <w:t>𝑊</w:t>
        </w:r>
        <w:r>
          <w:rPr>
            <w:vertAlign w:val="subscript"/>
          </w:rPr>
          <w:t xml:space="preserve">fire </w:t>
        </w:r>
        <w:r>
          <w:t>= 1,</w:t>
        </w:r>
        <w:r>
          <w:rPr>
            <w:rFonts w:ascii="Cambria Math" w:hAnsi="Cambria Math" w:cs="Cambria Math"/>
          </w:rPr>
          <w:t>𝑊</w:t>
        </w:r>
        <w:r>
          <w:rPr>
            <w:vertAlign w:val="subscript"/>
          </w:rPr>
          <w:t xml:space="preserve">clr </w:t>
        </w:r>
        <w:r>
          <w:t>= 7,</w:t>
        </w:r>
        <w:r>
          <w:rPr>
            <w:rFonts w:ascii="Cambria Math" w:hAnsi="Cambria Math" w:cs="Cambria Math"/>
          </w:rPr>
          <w:t>𝑁</w:t>
        </w:r>
        <w:r>
          <w:rPr>
            <w:vertAlign w:val="subscript"/>
          </w:rPr>
          <w:t xml:space="preserve">check </w:t>
        </w:r>
        <w:r>
          <w:t>= 50</w:t>
        </w:r>
        <w:r>
          <w:rPr>
            <w:sz w:val="18"/>
          </w:rPr>
          <w:t xml:space="preserve">) </w:t>
        </w:r>
        <w:r>
          <w:t>is then evaluated on the test set D</w:t>
        </w:r>
        <w:r>
          <w:rPr>
            <w:vertAlign w:val="subscript"/>
          </w:rPr>
          <w:t xml:space="preserve">test </w:t>
        </w:r>
        <w:r>
          <w:t xml:space="preserve">and compared against the skip-only configuration in Table </w:t>
        </w:r>
        <w:r>
          <w:rPr>
            <w:color w:val="0000FF"/>
          </w:rPr>
          <w:t>8</w:t>
        </w:r>
        <w:r>
          <w:t>.</w:t>
        </w:r>
      </w:ins>
    </w:p>
    <w:p w14:paraId="0DF1162B" w14:textId="6E14B006" w:rsidR="00B80A31" w:rsidRDefault="00B80A31" w:rsidP="00B80A31">
      <w:pPr>
        <w:ind w:left="47" w:right="20"/>
        <w:rPr>
          <w:ins w:id="897" w:author="HOANG VAN HA" w:date="2026-05-27T16:05:00Z" w16du:dateUtc="2026-05-27T07:05:00Z"/>
        </w:rPr>
      </w:pPr>
      <w:ins w:id="898" w:author="HOANG VAN HA" w:date="2026-05-27T16:05:00Z" w16du:dateUtc="2026-05-27T07:05:00Z">
        <w:r>
          <w:t xml:space="preserve">Table </w:t>
        </w:r>
        <w:r>
          <w:rPr>
            <w:color w:val="0000FF"/>
          </w:rPr>
          <w:t xml:space="preserve">8 </w:t>
        </w:r>
        <w:r>
          <w:t xml:space="preserve">reports the effect of Eager mode on system performance. Eager mode successfully recovers recall on slow-developing or settled smoke scenarios, increasing from 94.384% </w:t>
        </w:r>
        <w:r>
          <w:rPr>
            <w:sz w:val="18"/>
          </w:rPr>
          <w:t>(</w:t>
        </w:r>
        <w:r>
          <w:t>AccMotionDet</w:t>
        </w:r>
      </w:ins>
      <w:ins w:id="899" w:author="HOANG VAN HA" w:date="2026-05-27T16:52:00Z" w16du:dateUtc="2026-05-27T07:52:00Z">
        <w:r w:rsidR="007662EC">
          <w:t xml:space="preserve"> only</w:t>
        </w:r>
      </w:ins>
      <w:ins w:id="900" w:author="HOANG VAN HA" w:date="2026-05-27T16:05:00Z" w16du:dateUtc="2026-05-27T07:05:00Z">
        <w:r>
          <w:rPr>
            <w:sz w:val="18"/>
          </w:rPr>
          <w:t xml:space="preserve">) </w:t>
        </w:r>
        <w:r>
          <w:t xml:space="preserve">to 95.565% </w:t>
        </w:r>
        <w:r>
          <w:rPr>
            <w:sz w:val="18"/>
          </w:rPr>
          <w:t>(</w:t>
        </w:r>
        <w:r>
          <w:t>AccMotionDet+ Eager</w:t>
        </w:r>
        <w:r>
          <w:rPr>
            <w:sz w:val="18"/>
          </w:rPr>
          <w:t xml:space="preserve">), </w:t>
        </w:r>
        <w:r>
          <w:t xml:space="preserve">nearly matching the baseline recall of 95.616% </w:t>
        </w:r>
        <w:r>
          <w:rPr>
            <w:sz w:val="18"/>
          </w:rPr>
          <w:t>(</w:t>
        </w:r>
        <w:r>
          <w:t>Big Model without skip module</w:t>
        </w:r>
        <w:r>
          <w:rPr>
            <w:sz w:val="18"/>
          </w:rPr>
          <w:t>)</w:t>
        </w:r>
        <w:r>
          <w:t xml:space="preserve">— a recovery of critical importance in safety-critical applications. However, this improvement comes with two costs: the skip rate slightly decreases from 34.93% to 34.21%, and the false alarm rate </w:t>
        </w:r>
        <w:r>
          <w:rPr>
            <w:sz w:val="18"/>
          </w:rPr>
          <w:t>(</w:t>
        </w:r>
        <w:r>
          <w:t>FAR</w:t>
        </w:r>
        <w:r>
          <w:rPr>
            <w:sz w:val="18"/>
          </w:rPr>
          <w:t xml:space="preserve">) </w:t>
        </w:r>
        <w:r>
          <w:t>increases from 0.136% to 0.251%.</w:t>
        </w:r>
      </w:ins>
    </w:p>
    <w:p w14:paraId="7B685829" w14:textId="69BA1064" w:rsidR="00B80A31" w:rsidRDefault="00B80A31" w:rsidP="00B80A31">
      <w:pPr>
        <w:ind w:left="47" w:right="20"/>
        <w:rPr>
          <w:ins w:id="901" w:author="HOANG VAN HA" w:date="2026-05-27T16:06:00Z" w16du:dateUtc="2026-05-27T07:06:00Z"/>
        </w:rPr>
      </w:pPr>
      <w:ins w:id="902" w:author="HOANG VAN HA" w:date="2026-05-27T16:05:00Z" w16du:dateUtc="2026-05-27T07:05:00Z">
        <w:r>
          <w:t xml:space="preserve">Despite the reduced skip rate, overall throughput marginally increases from 32.32 to 32.54 FPS. This is explained by the reduced computational overhead in Eager mode: rather than executing the full AccMotionDet pipeline </w:t>
        </w:r>
        <w:r>
          <w:rPr>
            <w:sz w:val="18"/>
          </w:rPr>
          <w:t>(</w:t>
        </w:r>
        <w:r>
          <w:t xml:space="preserve">Algorithm </w:t>
        </w:r>
        <w:r>
          <w:rPr>
            <w:color w:val="0000FF"/>
          </w:rPr>
          <w:t>3</w:t>
        </w:r>
        <w:r>
          <w:rPr>
            <w:sz w:val="18"/>
          </w:rPr>
          <w:t>),</w:t>
        </w:r>
        <w:r>
          <w:t xml:space="preserve">our implementation converts each frame to grayscale, stores it for subsequent use in Normal mode, and applies only temporal decay. Consequently, per-frame computation in Eager mode is lighter than in Normal mode </w:t>
        </w:r>
        <w:r>
          <w:rPr>
            <w:sz w:val="18"/>
          </w:rPr>
          <w:t>(</w:t>
        </w:r>
        <w:r>
          <w:t>where both the full-step AccMotionDet skip module and Big Model inference are active</w:t>
        </w:r>
        <w:r>
          <w:rPr>
            <w:sz w:val="18"/>
          </w:rPr>
          <w:t xml:space="preserve">), </w:t>
        </w:r>
        <w:r>
          <w:t>yielding the observed FPS gain despite the lower skip rate.</w:t>
        </w:r>
      </w:ins>
    </w:p>
    <w:p w14:paraId="5355A7C6" w14:textId="77777777" w:rsidR="00B80A31" w:rsidRDefault="00B80A31" w:rsidP="00B80A31">
      <w:pPr>
        <w:spacing w:after="0"/>
        <w:ind w:left="47" w:right="20"/>
        <w:rPr>
          <w:ins w:id="903" w:author="HOANG VAN HA" w:date="2026-05-27T16:06:00Z" w16du:dateUtc="2026-05-27T07:06:00Z"/>
        </w:rPr>
      </w:pPr>
      <w:ins w:id="904" w:author="HOANG VAN HA" w:date="2026-05-27T16:06:00Z" w16du:dateUtc="2026-05-27T07:06:00Z">
        <w:r>
          <w:t xml:space="preserve">Table 7: Representative validation-set grid search results for AccMotionDet </w:t>
        </w:r>
        <w:r>
          <w:rPr>
            <w:sz w:val="18"/>
          </w:rPr>
          <w:t>(</w:t>
        </w:r>
        <w:r>
          <w:t xml:space="preserve">optimal configuration from Section </w:t>
        </w:r>
        <w:r>
          <w:rPr>
            <w:color w:val="0000FF"/>
          </w:rPr>
          <w:t>3.3</w:t>
        </w:r>
        <w:r>
          <w:rPr>
            <w:sz w:val="18"/>
          </w:rPr>
          <w:t xml:space="preserve">) </w:t>
        </w:r>
        <w:r>
          <w:t xml:space="preserve">augmented with Eager mode. The </w:t>
        </w:r>
        <w:r>
          <w:rPr>
            <w:sz w:val="18"/>
          </w:rPr>
          <w:t>“</w:t>
        </w:r>
        <w:r>
          <w:t xml:space="preserve">Recall </w:t>
        </w:r>
        <w:r>
          <w:rPr>
            <w:sz w:val="18"/>
          </w:rPr>
          <w:t>(</w:t>
        </w:r>
        <w:r>
          <w:t>%</w:t>
        </w:r>
        <w:r>
          <w:rPr>
            <w:sz w:val="18"/>
          </w:rPr>
          <w:t xml:space="preserve">)” </w:t>
        </w:r>
        <w:r>
          <w:t xml:space="preserve">column reports retained recall with the absolute drop relative to the baseline in parentheses </w:t>
        </w:r>
        <w:r>
          <w:rPr>
            <w:sz w:val="18"/>
          </w:rPr>
          <w:t>(</w:t>
        </w:r>
        <w:r>
          <w:t>i.e., Recall − Recall Drop</w:t>
        </w:r>
        <w:r>
          <w:rPr>
            <w:sz w:val="18"/>
          </w:rPr>
          <w:t xml:space="preserve">). </w:t>
        </w:r>
        <w:r>
          <w:t xml:space="preserve">The best and second-best results per metric are highlighted in </w:t>
        </w:r>
        <w:r>
          <w:rPr>
            <w:b/>
          </w:rPr>
          <w:t xml:space="preserve">bold </w:t>
        </w:r>
        <w:r>
          <w:t xml:space="preserve">and </w:t>
        </w:r>
        <w:r>
          <w:rPr>
            <w:i/>
            <w:u w:val="single" w:color="000000"/>
          </w:rPr>
          <w:t>italic underline</w:t>
        </w:r>
        <w:r>
          <w:t>, respectively.</w:t>
        </w:r>
      </w:ins>
    </w:p>
    <w:tbl>
      <w:tblPr>
        <w:tblStyle w:val="TableGrid"/>
        <w:tblW w:w="10764" w:type="dxa"/>
        <w:tblInd w:w="64" w:type="dxa"/>
        <w:tblCellMar>
          <w:top w:w="28" w:type="dxa"/>
          <w:left w:w="5" w:type="dxa"/>
          <w:bottom w:w="28" w:type="dxa"/>
          <w:right w:w="5" w:type="dxa"/>
        </w:tblCellMar>
        <w:tblLook w:val="04A0" w:firstRow="1" w:lastRow="0" w:firstColumn="1" w:lastColumn="0" w:noHBand="0" w:noVBand="1"/>
      </w:tblPr>
      <w:tblGrid>
        <w:gridCol w:w="2202"/>
        <w:gridCol w:w="909"/>
        <w:gridCol w:w="909"/>
        <w:gridCol w:w="909"/>
        <w:gridCol w:w="1339"/>
        <w:gridCol w:w="909"/>
        <w:gridCol w:w="1339"/>
        <w:gridCol w:w="909"/>
        <w:gridCol w:w="1339"/>
      </w:tblGrid>
      <w:tr w:rsidR="00B80A31" w14:paraId="40AF5193" w14:textId="77777777" w:rsidTr="003E54CB">
        <w:trPr>
          <w:trHeight w:val="327"/>
          <w:ins w:id="905" w:author="HOANG VAN HA" w:date="2026-05-27T16:06:00Z"/>
        </w:trPr>
        <w:tc>
          <w:tcPr>
            <w:tcW w:w="2201" w:type="dxa"/>
            <w:vMerge w:val="restart"/>
            <w:tcBorders>
              <w:top w:val="single" w:sz="3" w:space="0" w:color="000000"/>
              <w:left w:val="single" w:sz="3" w:space="0" w:color="000000"/>
              <w:bottom w:val="nil"/>
              <w:right w:val="single" w:sz="3" w:space="0" w:color="000000"/>
            </w:tcBorders>
            <w:vAlign w:val="bottom"/>
          </w:tcPr>
          <w:p w14:paraId="18122ED3" w14:textId="77777777" w:rsidR="00B80A31" w:rsidRDefault="00B80A31" w:rsidP="003E54CB">
            <w:pPr>
              <w:spacing w:after="0" w:line="259" w:lineRule="auto"/>
              <w:ind w:left="0" w:right="0" w:firstLine="0"/>
              <w:jc w:val="center"/>
              <w:rPr>
                <w:ins w:id="906" w:author="HOANG VAN HA" w:date="2026-05-27T16:06:00Z" w16du:dateUtc="2026-05-27T07:06:00Z"/>
              </w:rPr>
            </w:pPr>
            <w:ins w:id="907" w:author="HOANG VAN HA" w:date="2026-05-27T16:06:00Z" w16du:dateUtc="2026-05-27T07:06:00Z">
              <w:r>
                <w:rPr>
                  <w:b/>
                  <w:sz w:val="14"/>
                </w:rPr>
                <w:t>Method</w:t>
              </w:r>
            </w:ins>
          </w:p>
        </w:tc>
        <w:tc>
          <w:tcPr>
            <w:tcW w:w="909" w:type="dxa"/>
            <w:tcBorders>
              <w:top w:val="single" w:sz="3" w:space="0" w:color="000000"/>
              <w:left w:val="single" w:sz="3" w:space="0" w:color="000000"/>
              <w:bottom w:val="single" w:sz="3" w:space="0" w:color="000000"/>
              <w:right w:val="nil"/>
            </w:tcBorders>
          </w:tcPr>
          <w:p w14:paraId="0C9B0A9B" w14:textId="77777777" w:rsidR="00B80A31" w:rsidRDefault="00B80A31" w:rsidP="003E54CB">
            <w:pPr>
              <w:spacing w:after="160" w:line="259" w:lineRule="auto"/>
              <w:ind w:left="0" w:right="0" w:firstLine="0"/>
              <w:jc w:val="left"/>
              <w:rPr>
                <w:ins w:id="908" w:author="HOANG VAN HA" w:date="2026-05-27T16:06:00Z" w16du:dateUtc="2026-05-27T07:06:00Z"/>
              </w:rPr>
            </w:pPr>
          </w:p>
        </w:tc>
        <w:tc>
          <w:tcPr>
            <w:tcW w:w="909" w:type="dxa"/>
            <w:tcBorders>
              <w:top w:val="single" w:sz="3" w:space="0" w:color="000000"/>
              <w:left w:val="nil"/>
              <w:bottom w:val="single" w:sz="3" w:space="0" w:color="000000"/>
              <w:right w:val="nil"/>
            </w:tcBorders>
          </w:tcPr>
          <w:p w14:paraId="32F28765" w14:textId="77777777" w:rsidR="00B80A31" w:rsidRDefault="00B80A31" w:rsidP="003E54CB">
            <w:pPr>
              <w:spacing w:after="0" w:line="259" w:lineRule="auto"/>
              <w:ind w:left="0" w:right="0" w:firstLine="0"/>
              <w:rPr>
                <w:ins w:id="909" w:author="HOANG VAN HA" w:date="2026-05-27T16:06:00Z" w16du:dateUtc="2026-05-27T07:06:00Z"/>
              </w:rPr>
            </w:pPr>
            <w:ins w:id="910" w:author="HOANG VAN HA" w:date="2026-05-27T16:06:00Z" w16du:dateUtc="2026-05-27T07:06:00Z">
              <w:r>
                <w:rPr>
                  <w:b/>
                  <w:sz w:val="14"/>
                </w:rPr>
                <w:t>Parameters</w:t>
              </w:r>
            </w:ins>
          </w:p>
        </w:tc>
        <w:tc>
          <w:tcPr>
            <w:tcW w:w="909" w:type="dxa"/>
            <w:tcBorders>
              <w:top w:val="single" w:sz="3" w:space="0" w:color="000000"/>
              <w:left w:val="nil"/>
              <w:bottom w:val="single" w:sz="3" w:space="0" w:color="000000"/>
              <w:right w:val="single" w:sz="3" w:space="0" w:color="000000"/>
            </w:tcBorders>
          </w:tcPr>
          <w:p w14:paraId="1D40F22E" w14:textId="77777777" w:rsidR="00B80A31" w:rsidRDefault="00B80A31" w:rsidP="003E54CB">
            <w:pPr>
              <w:spacing w:after="160" w:line="259" w:lineRule="auto"/>
              <w:ind w:left="0" w:right="0" w:firstLine="0"/>
              <w:jc w:val="left"/>
              <w:rPr>
                <w:ins w:id="911" w:author="HOANG VAN HA" w:date="2026-05-27T16:06:00Z" w16du:dateUtc="2026-05-27T07:06:00Z"/>
              </w:rPr>
            </w:pPr>
          </w:p>
        </w:tc>
        <w:tc>
          <w:tcPr>
            <w:tcW w:w="1339" w:type="dxa"/>
            <w:tcBorders>
              <w:top w:val="single" w:sz="3" w:space="0" w:color="000000"/>
              <w:left w:val="single" w:sz="3" w:space="0" w:color="000000"/>
              <w:bottom w:val="single" w:sz="3" w:space="0" w:color="000000"/>
              <w:right w:val="nil"/>
            </w:tcBorders>
          </w:tcPr>
          <w:p w14:paraId="5F9782EF" w14:textId="77777777" w:rsidR="00B80A31" w:rsidRDefault="00B80A31" w:rsidP="003E54CB">
            <w:pPr>
              <w:spacing w:after="160" w:line="259" w:lineRule="auto"/>
              <w:ind w:left="0" w:right="0" w:firstLine="0"/>
              <w:jc w:val="left"/>
              <w:rPr>
                <w:ins w:id="912" w:author="HOANG VAN HA" w:date="2026-05-27T16:06:00Z" w16du:dateUtc="2026-05-27T07:06:00Z"/>
              </w:rPr>
            </w:pPr>
          </w:p>
        </w:tc>
        <w:tc>
          <w:tcPr>
            <w:tcW w:w="2248" w:type="dxa"/>
            <w:gridSpan w:val="2"/>
            <w:tcBorders>
              <w:top w:val="single" w:sz="3" w:space="0" w:color="000000"/>
              <w:left w:val="nil"/>
              <w:bottom w:val="single" w:sz="3" w:space="0" w:color="000000"/>
              <w:right w:val="nil"/>
            </w:tcBorders>
          </w:tcPr>
          <w:p w14:paraId="5286FBD1" w14:textId="77777777" w:rsidR="00B80A31" w:rsidRDefault="00B80A31" w:rsidP="003E54CB">
            <w:pPr>
              <w:spacing w:after="0" w:line="259" w:lineRule="auto"/>
              <w:ind w:left="604" w:right="0" w:firstLine="0"/>
              <w:jc w:val="left"/>
              <w:rPr>
                <w:ins w:id="913" w:author="HOANG VAN HA" w:date="2026-05-27T16:06:00Z" w16du:dateUtc="2026-05-27T07:06:00Z"/>
              </w:rPr>
            </w:pPr>
            <w:ins w:id="914" w:author="HOANG VAN HA" w:date="2026-05-27T16:06:00Z" w16du:dateUtc="2026-05-27T07:06:00Z">
              <w:r>
                <w:rPr>
                  <w:b/>
                  <w:sz w:val="14"/>
                </w:rPr>
                <w:t>Metrics</w:t>
              </w:r>
            </w:ins>
          </w:p>
        </w:tc>
        <w:tc>
          <w:tcPr>
            <w:tcW w:w="909" w:type="dxa"/>
            <w:tcBorders>
              <w:top w:val="single" w:sz="3" w:space="0" w:color="000000"/>
              <w:left w:val="nil"/>
              <w:bottom w:val="single" w:sz="3" w:space="0" w:color="000000"/>
              <w:right w:val="single" w:sz="3" w:space="0" w:color="000000"/>
            </w:tcBorders>
          </w:tcPr>
          <w:p w14:paraId="1F775778" w14:textId="77777777" w:rsidR="00B80A31" w:rsidRDefault="00B80A31" w:rsidP="003E54CB">
            <w:pPr>
              <w:spacing w:after="160" w:line="259" w:lineRule="auto"/>
              <w:ind w:left="0" w:right="0" w:firstLine="0"/>
              <w:jc w:val="left"/>
              <w:rPr>
                <w:ins w:id="915" w:author="HOANG VAN HA" w:date="2026-05-27T16:06:00Z" w16du:dateUtc="2026-05-27T07:06:00Z"/>
              </w:rPr>
            </w:pPr>
          </w:p>
        </w:tc>
        <w:tc>
          <w:tcPr>
            <w:tcW w:w="1339" w:type="dxa"/>
            <w:vMerge w:val="restart"/>
            <w:tcBorders>
              <w:top w:val="single" w:sz="3" w:space="0" w:color="000000"/>
              <w:left w:val="single" w:sz="3" w:space="0" w:color="000000"/>
              <w:bottom w:val="nil"/>
              <w:right w:val="single" w:sz="3" w:space="0" w:color="000000"/>
            </w:tcBorders>
            <w:vAlign w:val="bottom"/>
          </w:tcPr>
          <w:p w14:paraId="40636891" w14:textId="77777777" w:rsidR="00B80A31" w:rsidRDefault="00B80A31" w:rsidP="003E54CB">
            <w:pPr>
              <w:spacing w:after="0" w:line="259" w:lineRule="auto"/>
              <w:ind w:left="91" w:right="0" w:firstLine="0"/>
              <w:jc w:val="left"/>
              <w:rPr>
                <w:ins w:id="916" w:author="HOANG VAN HA" w:date="2026-05-27T16:06:00Z" w16du:dateUtc="2026-05-27T07:06:00Z"/>
              </w:rPr>
            </w:pPr>
            <w:ins w:id="917" w:author="HOANG VAN HA" w:date="2026-05-27T16:06:00Z" w16du:dateUtc="2026-05-27T07:06:00Z">
              <w:r>
                <w:rPr>
                  <w:b/>
                  <w:sz w:val="14"/>
                </w:rPr>
                <w:t>Ranking Score</w:t>
              </w:r>
            </w:ins>
          </w:p>
        </w:tc>
      </w:tr>
      <w:tr w:rsidR="00B80A31" w14:paraId="4878C615" w14:textId="77777777" w:rsidTr="003E54CB">
        <w:trPr>
          <w:trHeight w:val="103"/>
          <w:ins w:id="918" w:author="HOANG VAN HA" w:date="2026-05-27T16:06:00Z"/>
        </w:trPr>
        <w:tc>
          <w:tcPr>
            <w:tcW w:w="0" w:type="auto"/>
            <w:vMerge/>
            <w:tcBorders>
              <w:top w:val="nil"/>
              <w:left w:val="single" w:sz="3" w:space="0" w:color="000000"/>
              <w:bottom w:val="nil"/>
              <w:right w:val="single" w:sz="3" w:space="0" w:color="000000"/>
            </w:tcBorders>
          </w:tcPr>
          <w:p w14:paraId="20D95882" w14:textId="77777777" w:rsidR="00B80A31" w:rsidRDefault="00B80A31" w:rsidP="003E54CB">
            <w:pPr>
              <w:spacing w:after="160" w:line="259" w:lineRule="auto"/>
              <w:ind w:left="0" w:right="0" w:firstLine="0"/>
              <w:jc w:val="left"/>
              <w:rPr>
                <w:ins w:id="919"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4D25407A" w14:textId="77777777" w:rsidR="00B80A31" w:rsidRDefault="00B80A31" w:rsidP="003E54CB">
            <w:pPr>
              <w:spacing w:after="160" w:line="259" w:lineRule="auto"/>
              <w:ind w:left="0" w:right="0" w:firstLine="0"/>
              <w:jc w:val="left"/>
              <w:rPr>
                <w:ins w:id="920"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29276C93" w14:textId="77777777" w:rsidR="00B80A31" w:rsidRDefault="00B80A31" w:rsidP="003E54CB">
            <w:pPr>
              <w:spacing w:after="160" w:line="259" w:lineRule="auto"/>
              <w:ind w:left="0" w:right="0" w:firstLine="0"/>
              <w:jc w:val="left"/>
              <w:rPr>
                <w:ins w:id="921"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687D1E97" w14:textId="77777777" w:rsidR="00B80A31" w:rsidRDefault="00B80A31" w:rsidP="003E54CB">
            <w:pPr>
              <w:spacing w:after="160" w:line="259" w:lineRule="auto"/>
              <w:ind w:left="0" w:right="0" w:firstLine="0"/>
              <w:jc w:val="left"/>
              <w:rPr>
                <w:ins w:id="922" w:author="HOANG VAN HA" w:date="2026-05-27T16:06:00Z" w16du:dateUtc="2026-05-27T07:06:00Z"/>
              </w:rPr>
            </w:pPr>
          </w:p>
        </w:tc>
        <w:tc>
          <w:tcPr>
            <w:tcW w:w="1339" w:type="dxa"/>
            <w:tcBorders>
              <w:top w:val="single" w:sz="3" w:space="0" w:color="000000"/>
              <w:left w:val="single" w:sz="3" w:space="0" w:color="000000"/>
              <w:bottom w:val="nil"/>
              <w:right w:val="single" w:sz="3" w:space="0" w:color="000000"/>
            </w:tcBorders>
          </w:tcPr>
          <w:p w14:paraId="230B62DF" w14:textId="77777777" w:rsidR="00B80A31" w:rsidRDefault="00B80A31" w:rsidP="003E54CB">
            <w:pPr>
              <w:spacing w:after="160" w:line="259" w:lineRule="auto"/>
              <w:ind w:left="0" w:right="0" w:firstLine="0"/>
              <w:jc w:val="left"/>
              <w:rPr>
                <w:ins w:id="923"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06DCBA97" w14:textId="77777777" w:rsidR="00B80A31" w:rsidRDefault="00B80A31" w:rsidP="003E54CB">
            <w:pPr>
              <w:spacing w:after="160" w:line="259" w:lineRule="auto"/>
              <w:ind w:left="0" w:right="0" w:firstLine="0"/>
              <w:jc w:val="left"/>
              <w:rPr>
                <w:ins w:id="924" w:author="HOANG VAN HA" w:date="2026-05-27T16:06:00Z" w16du:dateUtc="2026-05-27T07:06:00Z"/>
              </w:rPr>
            </w:pPr>
          </w:p>
        </w:tc>
        <w:tc>
          <w:tcPr>
            <w:tcW w:w="1339" w:type="dxa"/>
            <w:tcBorders>
              <w:top w:val="single" w:sz="3" w:space="0" w:color="000000"/>
              <w:left w:val="single" w:sz="3" w:space="0" w:color="000000"/>
              <w:bottom w:val="nil"/>
              <w:right w:val="single" w:sz="3" w:space="0" w:color="000000"/>
            </w:tcBorders>
          </w:tcPr>
          <w:p w14:paraId="5CEEE176" w14:textId="77777777" w:rsidR="00B80A31" w:rsidRDefault="00B80A31" w:rsidP="003E54CB">
            <w:pPr>
              <w:spacing w:after="160" w:line="259" w:lineRule="auto"/>
              <w:ind w:left="0" w:right="0" w:firstLine="0"/>
              <w:jc w:val="left"/>
              <w:rPr>
                <w:ins w:id="925"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534C44F5" w14:textId="77777777" w:rsidR="00B80A31" w:rsidRDefault="00B80A31" w:rsidP="003E54CB">
            <w:pPr>
              <w:spacing w:after="160" w:line="259" w:lineRule="auto"/>
              <w:ind w:left="0" w:right="0" w:firstLine="0"/>
              <w:jc w:val="left"/>
              <w:rPr>
                <w:ins w:id="926" w:author="HOANG VAN HA" w:date="2026-05-27T16:06:00Z" w16du:dateUtc="2026-05-27T07:06:00Z"/>
              </w:rPr>
            </w:pPr>
          </w:p>
        </w:tc>
        <w:tc>
          <w:tcPr>
            <w:tcW w:w="0" w:type="auto"/>
            <w:vMerge/>
            <w:tcBorders>
              <w:top w:val="nil"/>
              <w:left w:val="single" w:sz="3" w:space="0" w:color="000000"/>
              <w:bottom w:val="nil"/>
              <w:right w:val="single" w:sz="3" w:space="0" w:color="000000"/>
            </w:tcBorders>
          </w:tcPr>
          <w:p w14:paraId="2FFE43B8" w14:textId="77777777" w:rsidR="00B80A31" w:rsidRDefault="00B80A31" w:rsidP="003E54CB">
            <w:pPr>
              <w:spacing w:after="160" w:line="259" w:lineRule="auto"/>
              <w:ind w:left="0" w:right="0" w:firstLine="0"/>
              <w:jc w:val="left"/>
              <w:rPr>
                <w:ins w:id="927" w:author="HOANG VAN HA" w:date="2026-05-27T16:06:00Z" w16du:dateUtc="2026-05-27T07:06:00Z"/>
              </w:rPr>
            </w:pPr>
          </w:p>
        </w:tc>
      </w:tr>
      <w:tr w:rsidR="00B80A31" w14:paraId="5FDF51A8" w14:textId="77777777" w:rsidTr="003E54CB">
        <w:trPr>
          <w:trHeight w:val="224"/>
          <w:ins w:id="928" w:author="HOANG VAN HA" w:date="2026-05-27T16:06:00Z"/>
        </w:trPr>
        <w:tc>
          <w:tcPr>
            <w:tcW w:w="2201" w:type="dxa"/>
            <w:tcBorders>
              <w:top w:val="nil"/>
              <w:left w:val="single" w:sz="3" w:space="0" w:color="000000"/>
              <w:bottom w:val="single" w:sz="3" w:space="0" w:color="000000"/>
              <w:right w:val="single" w:sz="3" w:space="0" w:color="000000"/>
            </w:tcBorders>
          </w:tcPr>
          <w:p w14:paraId="5C53DE1B" w14:textId="77777777" w:rsidR="00B80A31" w:rsidRDefault="00B80A31" w:rsidP="003E54CB">
            <w:pPr>
              <w:spacing w:after="160" w:line="259" w:lineRule="auto"/>
              <w:ind w:left="0" w:right="0" w:firstLine="0"/>
              <w:jc w:val="left"/>
              <w:rPr>
                <w:ins w:id="929" w:author="HOANG VAN HA" w:date="2026-05-27T16:06:00Z" w16du:dateUtc="2026-05-27T07:06:00Z"/>
              </w:rPr>
            </w:pPr>
          </w:p>
        </w:tc>
        <w:tc>
          <w:tcPr>
            <w:tcW w:w="909" w:type="dxa"/>
            <w:tcBorders>
              <w:top w:val="nil"/>
              <w:left w:val="single" w:sz="3" w:space="0" w:color="000000"/>
              <w:bottom w:val="single" w:sz="3" w:space="0" w:color="000000"/>
              <w:right w:val="single" w:sz="3" w:space="0" w:color="000000"/>
            </w:tcBorders>
          </w:tcPr>
          <w:p w14:paraId="187CA0C8" w14:textId="77777777" w:rsidR="00B80A31" w:rsidRDefault="00B80A31" w:rsidP="003E54CB">
            <w:pPr>
              <w:spacing w:after="0" w:line="259" w:lineRule="auto"/>
              <w:ind w:left="0" w:right="10" w:firstLine="0"/>
              <w:jc w:val="center"/>
              <w:rPr>
                <w:ins w:id="930" w:author="HOANG VAN HA" w:date="2026-05-27T16:06:00Z" w16du:dateUtc="2026-05-27T07:06:00Z"/>
              </w:rPr>
            </w:pPr>
            <w:ins w:id="931" w:author="HOANG VAN HA" w:date="2026-05-27T16:06:00Z" w16du:dateUtc="2026-05-27T07:06:00Z">
              <w:r>
                <w:rPr>
                  <w:rFonts w:ascii="Cambria Math" w:hAnsi="Cambria Math" w:cs="Cambria Math"/>
                  <w:sz w:val="15"/>
                  <w:vertAlign w:val="superscript"/>
                </w:rPr>
                <w:t>𝑊</w:t>
              </w:r>
              <w:r>
                <w:rPr>
                  <w:rFonts w:ascii="Cambria Math" w:hAnsi="Cambria Math" w:cs="Cambria Math"/>
                  <w:sz w:val="10"/>
                </w:rPr>
                <w:t>𝑓𝑖𝑟𝑒</w:t>
              </w:r>
            </w:ins>
          </w:p>
        </w:tc>
        <w:tc>
          <w:tcPr>
            <w:tcW w:w="909" w:type="dxa"/>
            <w:tcBorders>
              <w:top w:val="nil"/>
              <w:left w:val="single" w:sz="3" w:space="0" w:color="000000"/>
              <w:bottom w:val="single" w:sz="3" w:space="0" w:color="000000"/>
              <w:right w:val="single" w:sz="3" w:space="0" w:color="000000"/>
            </w:tcBorders>
          </w:tcPr>
          <w:p w14:paraId="0030CC83" w14:textId="77777777" w:rsidR="00B80A31" w:rsidRDefault="00B80A31" w:rsidP="003E54CB">
            <w:pPr>
              <w:spacing w:after="0" w:line="259" w:lineRule="auto"/>
              <w:ind w:left="0" w:right="11" w:firstLine="0"/>
              <w:jc w:val="center"/>
              <w:rPr>
                <w:ins w:id="932" w:author="HOANG VAN HA" w:date="2026-05-27T16:06:00Z" w16du:dateUtc="2026-05-27T07:06:00Z"/>
              </w:rPr>
            </w:pPr>
            <w:ins w:id="933" w:author="HOANG VAN HA" w:date="2026-05-27T16:06:00Z" w16du:dateUtc="2026-05-27T07:06:00Z">
              <w:r>
                <w:rPr>
                  <w:rFonts w:ascii="Cambria Math" w:hAnsi="Cambria Math" w:cs="Cambria Math"/>
                  <w:sz w:val="15"/>
                  <w:vertAlign w:val="superscript"/>
                </w:rPr>
                <w:t>𝑊</w:t>
              </w:r>
              <w:r>
                <w:rPr>
                  <w:rFonts w:ascii="Cambria Math" w:hAnsi="Cambria Math" w:cs="Cambria Math"/>
                  <w:sz w:val="10"/>
                </w:rPr>
                <w:t>𝑐𝑙𝑟</w:t>
              </w:r>
            </w:ins>
          </w:p>
        </w:tc>
        <w:tc>
          <w:tcPr>
            <w:tcW w:w="909" w:type="dxa"/>
            <w:tcBorders>
              <w:top w:val="nil"/>
              <w:left w:val="single" w:sz="3" w:space="0" w:color="000000"/>
              <w:bottom w:val="single" w:sz="3" w:space="0" w:color="000000"/>
              <w:right w:val="single" w:sz="3" w:space="0" w:color="000000"/>
            </w:tcBorders>
          </w:tcPr>
          <w:p w14:paraId="6B226560" w14:textId="77777777" w:rsidR="00B80A31" w:rsidRDefault="00B80A31" w:rsidP="003E54CB">
            <w:pPr>
              <w:spacing w:after="0" w:line="259" w:lineRule="auto"/>
              <w:ind w:left="0" w:right="10" w:firstLine="0"/>
              <w:jc w:val="center"/>
              <w:rPr>
                <w:ins w:id="934" w:author="HOANG VAN HA" w:date="2026-05-27T16:06:00Z" w16du:dateUtc="2026-05-27T07:06:00Z"/>
              </w:rPr>
            </w:pPr>
            <w:ins w:id="935" w:author="HOANG VAN HA" w:date="2026-05-27T16:06:00Z" w16du:dateUtc="2026-05-27T07:06:00Z">
              <w:r>
                <w:rPr>
                  <w:rFonts w:ascii="Cambria Math" w:hAnsi="Cambria Math" w:cs="Cambria Math"/>
                  <w:sz w:val="15"/>
                  <w:vertAlign w:val="superscript"/>
                </w:rPr>
                <w:t>𝑁</w:t>
              </w:r>
              <w:r>
                <w:rPr>
                  <w:rFonts w:ascii="Cambria Math" w:hAnsi="Cambria Math" w:cs="Cambria Math"/>
                  <w:sz w:val="10"/>
                </w:rPr>
                <w:t>𝑐</w:t>
              </w:r>
              <w:r>
                <w:rPr>
                  <w:sz w:val="10"/>
                </w:rPr>
                <w:t>ℎ</w:t>
              </w:r>
              <w:r>
                <w:rPr>
                  <w:rFonts w:ascii="Cambria Math" w:hAnsi="Cambria Math" w:cs="Cambria Math"/>
                  <w:sz w:val="10"/>
                </w:rPr>
                <w:t>𝑘</w:t>
              </w:r>
            </w:ins>
          </w:p>
        </w:tc>
        <w:tc>
          <w:tcPr>
            <w:tcW w:w="1339" w:type="dxa"/>
            <w:tcBorders>
              <w:top w:val="nil"/>
              <w:left w:val="single" w:sz="3" w:space="0" w:color="000000"/>
              <w:bottom w:val="single" w:sz="3" w:space="0" w:color="000000"/>
              <w:right w:val="single" w:sz="3" w:space="0" w:color="000000"/>
            </w:tcBorders>
          </w:tcPr>
          <w:p w14:paraId="2197FF07" w14:textId="77777777" w:rsidR="00B80A31" w:rsidRDefault="00B80A31" w:rsidP="003E54CB">
            <w:pPr>
              <w:spacing w:after="0" w:line="259" w:lineRule="auto"/>
              <w:ind w:left="0" w:right="0" w:firstLine="0"/>
              <w:jc w:val="center"/>
              <w:rPr>
                <w:ins w:id="936" w:author="HOANG VAN HA" w:date="2026-05-27T16:06:00Z" w16du:dateUtc="2026-05-27T07:06:00Z"/>
              </w:rPr>
            </w:pPr>
            <w:proofErr w:type="gramStart"/>
            <w:ins w:id="937" w:author="HOANG VAN HA" w:date="2026-05-27T16:06:00Z" w16du:dateUtc="2026-05-27T07:06:00Z">
              <w:r>
                <w:rPr>
                  <w:b/>
                  <w:sz w:val="10"/>
                </w:rPr>
                <w:t>Recall</w:t>
              </w:r>
              <w:proofErr w:type="gramEnd"/>
              <w:r>
                <w:rPr>
                  <w:b/>
                  <w:sz w:val="10"/>
                </w:rPr>
                <w:t xml:space="preserve"> </w:t>
              </w:r>
              <w:r>
                <w:rPr>
                  <w:b/>
                  <w:sz w:val="9"/>
                </w:rPr>
                <w:t>(</w:t>
              </w:r>
              <w:r>
                <w:rPr>
                  <w:b/>
                  <w:sz w:val="10"/>
                </w:rPr>
                <w:t>%</w:t>
              </w:r>
              <w:r>
                <w:rPr>
                  <w:b/>
                  <w:sz w:val="9"/>
                </w:rPr>
                <w:t>)</w:t>
              </w:r>
              <w:r>
                <w:rPr>
                  <w:sz w:val="10"/>
                </w:rPr>
                <w:t>↑</w:t>
              </w:r>
            </w:ins>
          </w:p>
        </w:tc>
        <w:tc>
          <w:tcPr>
            <w:tcW w:w="909" w:type="dxa"/>
            <w:tcBorders>
              <w:top w:val="nil"/>
              <w:left w:val="single" w:sz="3" w:space="0" w:color="000000"/>
              <w:bottom w:val="single" w:sz="3" w:space="0" w:color="000000"/>
              <w:right w:val="single" w:sz="3" w:space="0" w:color="000000"/>
            </w:tcBorders>
          </w:tcPr>
          <w:p w14:paraId="5F1F67AA" w14:textId="77777777" w:rsidR="00B80A31" w:rsidRDefault="00B80A31" w:rsidP="003E54CB">
            <w:pPr>
              <w:spacing w:after="0" w:line="259" w:lineRule="auto"/>
              <w:ind w:left="147" w:right="0" w:firstLine="0"/>
              <w:jc w:val="left"/>
              <w:rPr>
                <w:ins w:id="938" w:author="HOANG VAN HA" w:date="2026-05-27T16:06:00Z" w16du:dateUtc="2026-05-27T07:06:00Z"/>
              </w:rPr>
            </w:pPr>
            <w:ins w:id="939" w:author="HOANG VAN HA" w:date="2026-05-27T16:06:00Z" w16du:dateUtc="2026-05-27T07:06:00Z">
              <w:r>
                <w:rPr>
                  <w:b/>
                  <w:sz w:val="10"/>
                </w:rPr>
                <w:t xml:space="preserve">FAR </w:t>
              </w:r>
              <w:r>
                <w:rPr>
                  <w:b/>
                  <w:sz w:val="9"/>
                </w:rPr>
                <w:t>(</w:t>
              </w:r>
              <w:r>
                <w:rPr>
                  <w:b/>
                  <w:sz w:val="10"/>
                </w:rPr>
                <w:t>%</w:t>
              </w:r>
              <w:r>
                <w:rPr>
                  <w:b/>
                  <w:sz w:val="9"/>
                </w:rPr>
                <w:t>)</w:t>
              </w:r>
              <w:r>
                <w:rPr>
                  <w:sz w:val="10"/>
                </w:rPr>
                <w:t>↓</w:t>
              </w:r>
            </w:ins>
          </w:p>
        </w:tc>
        <w:tc>
          <w:tcPr>
            <w:tcW w:w="1339" w:type="dxa"/>
            <w:tcBorders>
              <w:top w:val="nil"/>
              <w:left w:val="single" w:sz="3" w:space="0" w:color="000000"/>
              <w:bottom w:val="single" w:sz="3" w:space="0" w:color="000000"/>
              <w:right w:val="single" w:sz="3" w:space="0" w:color="000000"/>
            </w:tcBorders>
          </w:tcPr>
          <w:p w14:paraId="52D8C078" w14:textId="77777777" w:rsidR="00B80A31" w:rsidRDefault="00B80A31" w:rsidP="003E54CB">
            <w:pPr>
              <w:spacing w:after="0" w:line="259" w:lineRule="auto"/>
              <w:ind w:left="0" w:right="0" w:firstLine="0"/>
              <w:jc w:val="center"/>
              <w:rPr>
                <w:ins w:id="940" w:author="HOANG VAN HA" w:date="2026-05-27T16:06:00Z" w16du:dateUtc="2026-05-27T07:06:00Z"/>
              </w:rPr>
            </w:pPr>
            <w:ins w:id="941" w:author="HOANG VAN HA" w:date="2026-05-27T16:06:00Z" w16du:dateUtc="2026-05-27T07:06:00Z">
              <w:r>
                <w:rPr>
                  <w:b/>
                  <w:sz w:val="10"/>
                </w:rPr>
                <w:t xml:space="preserve">Skip Rate </w:t>
              </w:r>
              <w:r>
                <w:rPr>
                  <w:b/>
                  <w:sz w:val="9"/>
                </w:rPr>
                <w:t>(</w:t>
              </w:r>
              <w:r>
                <w:rPr>
                  <w:b/>
                  <w:sz w:val="10"/>
                </w:rPr>
                <w:t>%</w:t>
              </w:r>
              <w:r>
                <w:rPr>
                  <w:b/>
                  <w:sz w:val="9"/>
                </w:rPr>
                <w:t>)</w:t>
              </w:r>
              <w:r>
                <w:rPr>
                  <w:sz w:val="10"/>
                </w:rPr>
                <w:t>↑</w:t>
              </w:r>
            </w:ins>
          </w:p>
        </w:tc>
        <w:tc>
          <w:tcPr>
            <w:tcW w:w="909" w:type="dxa"/>
            <w:tcBorders>
              <w:top w:val="nil"/>
              <w:left w:val="single" w:sz="3" w:space="0" w:color="000000"/>
              <w:bottom w:val="single" w:sz="3" w:space="0" w:color="000000"/>
              <w:right w:val="single" w:sz="3" w:space="0" w:color="000000"/>
            </w:tcBorders>
          </w:tcPr>
          <w:p w14:paraId="605CA205" w14:textId="77777777" w:rsidR="00B80A31" w:rsidRDefault="00B80A31" w:rsidP="003E54CB">
            <w:pPr>
              <w:spacing w:after="0" w:line="259" w:lineRule="auto"/>
              <w:ind w:left="0" w:right="0" w:firstLine="0"/>
              <w:jc w:val="center"/>
              <w:rPr>
                <w:ins w:id="942" w:author="HOANG VAN HA" w:date="2026-05-27T16:06:00Z" w16du:dateUtc="2026-05-27T07:06:00Z"/>
              </w:rPr>
            </w:pPr>
            <w:ins w:id="943" w:author="HOANG VAN HA" w:date="2026-05-27T16:06:00Z" w16du:dateUtc="2026-05-27T07:06:00Z">
              <w:r>
                <w:rPr>
                  <w:b/>
                  <w:sz w:val="10"/>
                </w:rPr>
                <w:t xml:space="preserve">FPS </w:t>
              </w:r>
              <w:r>
                <w:rPr>
                  <w:sz w:val="10"/>
                </w:rPr>
                <w:t>↑</w:t>
              </w:r>
            </w:ins>
          </w:p>
        </w:tc>
        <w:tc>
          <w:tcPr>
            <w:tcW w:w="1339" w:type="dxa"/>
            <w:tcBorders>
              <w:top w:val="nil"/>
              <w:left w:val="single" w:sz="3" w:space="0" w:color="000000"/>
              <w:bottom w:val="single" w:sz="3" w:space="0" w:color="000000"/>
              <w:right w:val="single" w:sz="3" w:space="0" w:color="000000"/>
            </w:tcBorders>
          </w:tcPr>
          <w:p w14:paraId="5CC07F45" w14:textId="77777777" w:rsidR="00B80A31" w:rsidRDefault="00B80A31" w:rsidP="003E54CB">
            <w:pPr>
              <w:spacing w:after="160" w:line="259" w:lineRule="auto"/>
              <w:ind w:left="0" w:right="0" w:firstLine="0"/>
              <w:jc w:val="left"/>
              <w:rPr>
                <w:ins w:id="944" w:author="HOANG VAN HA" w:date="2026-05-27T16:06:00Z" w16du:dateUtc="2026-05-27T07:06:00Z"/>
              </w:rPr>
            </w:pPr>
          </w:p>
        </w:tc>
      </w:tr>
      <w:tr w:rsidR="00B80A31" w14:paraId="3DA05EAE" w14:textId="77777777" w:rsidTr="003E54CB">
        <w:trPr>
          <w:trHeight w:val="327"/>
          <w:ins w:id="945"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154C80D6" w14:textId="77777777" w:rsidR="00B80A31" w:rsidRDefault="00B80A31" w:rsidP="003E54CB">
            <w:pPr>
              <w:spacing w:after="0" w:line="259" w:lineRule="auto"/>
              <w:ind w:left="0" w:right="0" w:firstLine="0"/>
              <w:jc w:val="center"/>
              <w:rPr>
                <w:ins w:id="946" w:author="HOANG VAN HA" w:date="2026-05-27T16:06:00Z" w16du:dateUtc="2026-05-27T07:06:00Z"/>
              </w:rPr>
            </w:pPr>
            <w:ins w:id="947" w:author="HOANG VAN HA" w:date="2026-05-27T16:06:00Z" w16du:dateUtc="2026-05-27T07:06:00Z">
              <w:r>
                <w:rPr>
                  <w:sz w:val="14"/>
                </w:rPr>
                <w:t xml:space="preserve">Baseline </w:t>
              </w:r>
              <w:r>
                <w:rPr>
                  <w:sz w:val="12"/>
                </w:rPr>
                <w:t>(</w:t>
              </w:r>
              <w:r>
                <w:rPr>
                  <w:sz w:val="14"/>
                </w:rPr>
                <w:t>No Skip module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32F74D50" w14:textId="77777777" w:rsidR="00B80A31" w:rsidRDefault="00B80A31" w:rsidP="003E54CB">
            <w:pPr>
              <w:spacing w:after="0" w:line="259" w:lineRule="auto"/>
              <w:ind w:left="0" w:right="0" w:firstLine="0"/>
              <w:jc w:val="center"/>
              <w:rPr>
                <w:ins w:id="948" w:author="HOANG VAN HA" w:date="2026-05-27T16:06:00Z" w16du:dateUtc="2026-05-27T07:06:00Z"/>
              </w:rPr>
            </w:pPr>
            <w:ins w:id="949" w:author="HOANG VAN HA" w:date="2026-05-27T16:06:00Z" w16du:dateUtc="2026-05-27T07:06:00Z">
              <w:r>
                <w:rPr>
                  <w:sz w:val="14"/>
                </w:rPr>
                <w:t>-</w:t>
              </w:r>
            </w:ins>
          </w:p>
        </w:tc>
        <w:tc>
          <w:tcPr>
            <w:tcW w:w="909" w:type="dxa"/>
            <w:tcBorders>
              <w:top w:val="single" w:sz="3" w:space="0" w:color="000000"/>
              <w:left w:val="single" w:sz="3" w:space="0" w:color="000000"/>
              <w:bottom w:val="single" w:sz="3" w:space="0" w:color="000000"/>
              <w:right w:val="single" w:sz="3" w:space="0" w:color="000000"/>
            </w:tcBorders>
          </w:tcPr>
          <w:p w14:paraId="545DB90C" w14:textId="77777777" w:rsidR="00B80A31" w:rsidRDefault="00B80A31" w:rsidP="003E54CB">
            <w:pPr>
              <w:spacing w:after="0" w:line="259" w:lineRule="auto"/>
              <w:ind w:left="0" w:right="0" w:firstLine="0"/>
              <w:jc w:val="center"/>
              <w:rPr>
                <w:ins w:id="950" w:author="HOANG VAN HA" w:date="2026-05-27T16:06:00Z" w16du:dateUtc="2026-05-27T07:06:00Z"/>
              </w:rPr>
            </w:pPr>
            <w:ins w:id="951" w:author="HOANG VAN HA" w:date="2026-05-27T16:06:00Z" w16du:dateUtc="2026-05-27T07:06:00Z">
              <w:r>
                <w:rPr>
                  <w:sz w:val="14"/>
                </w:rPr>
                <w:t>-</w:t>
              </w:r>
            </w:ins>
          </w:p>
        </w:tc>
        <w:tc>
          <w:tcPr>
            <w:tcW w:w="909" w:type="dxa"/>
            <w:tcBorders>
              <w:top w:val="single" w:sz="3" w:space="0" w:color="000000"/>
              <w:left w:val="single" w:sz="3" w:space="0" w:color="000000"/>
              <w:bottom w:val="single" w:sz="3" w:space="0" w:color="000000"/>
              <w:right w:val="single" w:sz="3" w:space="0" w:color="000000"/>
            </w:tcBorders>
          </w:tcPr>
          <w:p w14:paraId="2A90EA09" w14:textId="77777777" w:rsidR="00B80A31" w:rsidRDefault="00B80A31" w:rsidP="003E54CB">
            <w:pPr>
              <w:spacing w:after="0" w:line="259" w:lineRule="auto"/>
              <w:ind w:left="0" w:right="0" w:firstLine="0"/>
              <w:jc w:val="center"/>
              <w:rPr>
                <w:ins w:id="952" w:author="HOANG VAN HA" w:date="2026-05-27T16:06:00Z" w16du:dateUtc="2026-05-27T07:06:00Z"/>
              </w:rPr>
            </w:pPr>
            <w:ins w:id="953" w:author="HOANG VAN HA" w:date="2026-05-27T16:06:00Z" w16du:dateUtc="2026-05-27T07:06:00Z">
              <w:r>
                <w:rPr>
                  <w:sz w:val="14"/>
                </w:rPr>
                <w:t>-</w:t>
              </w:r>
            </w:ins>
          </w:p>
        </w:tc>
        <w:tc>
          <w:tcPr>
            <w:tcW w:w="1339" w:type="dxa"/>
            <w:tcBorders>
              <w:top w:val="single" w:sz="3" w:space="0" w:color="000000"/>
              <w:left w:val="single" w:sz="3" w:space="0" w:color="000000"/>
              <w:bottom w:val="single" w:sz="3" w:space="0" w:color="000000"/>
              <w:right w:val="single" w:sz="3" w:space="0" w:color="000000"/>
            </w:tcBorders>
          </w:tcPr>
          <w:p w14:paraId="146F2B98" w14:textId="77777777" w:rsidR="00B80A31" w:rsidRDefault="00B80A31" w:rsidP="003E54CB">
            <w:pPr>
              <w:spacing w:after="0" w:line="259" w:lineRule="auto"/>
              <w:ind w:left="0" w:right="0" w:firstLine="0"/>
              <w:jc w:val="center"/>
              <w:rPr>
                <w:ins w:id="954" w:author="HOANG VAN HA" w:date="2026-05-27T16:06:00Z" w16du:dateUtc="2026-05-27T07:06:00Z"/>
              </w:rPr>
            </w:pPr>
            <w:ins w:id="955"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07E83546" w14:textId="77777777" w:rsidR="00B80A31" w:rsidRDefault="00B80A31" w:rsidP="003E54CB">
            <w:pPr>
              <w:spacing w:after="0" w:line="259" w:lineRule="auto"/>
              <w:ind w:left="0" w:right="0" w:firstLine="0"/>
              <w:jc w:val="center"/>
              <w:rPr>
                <w:ins w:id="956" w:author="HOANG VAN HA" w:date="2026-05-27T16:06:00Z" w16du:dateUtc="2026-05-27T07:06:00Z"/>
              </w:rPr>
            </w:pPr>
            <w:ins w:id="957"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725063BE" w14:textId="77777777" w:rsidR="00B80A31" w:rsidRDefault="00B80A31" w:rsidP="003E54CB">
            <w:pPr>
              <w:spacing w:after="0" w:line="259" w:lineRule="auto"/>
              <w:ind w:left="0" w:right="0" w:firstLine="0"/>
              <w:jc w:val="center"/>
              <w:rPr>
                <w:ins w:id="958" w:author="HOANG VAN HA" w:date="2026-05-27T16:06:00Z" w16du:dateUtc="2026-05-27T07:06:00Z"/>
              </w:rPr>
            </w:pPr>
            <w:ins w:id="959" w:author="HOANG VAN HA" w:date="2026-05-27T16:06:00Z" w16du:dateUtc="2026-05-27T07:06:00Z">
              <w:r>
                <w:rPr>
                  <w:sz w:val="14"/>
                </w:rPr>
                <w:t>0.0</w:t>
              </w:r>
            </w:ins>
          </w:p>
        </w:tc>
        <w:tc>
          <w:tcPr>
            <w:tcW w:w="909" w:type="dxa"/>
            <w:tcBorders>
              <w:top w:val="single" w:sz="3" w:space="0" w:color="000000"/>
              <w:left w:val="single" w:sz="3" w:space="0" w:color="000000"/>
              <w:bottom w:val="single" w:sz="3" w:space="0" w:color="000000"/>
              <w:right w:val="single" w:sz="3" w:space="0" w:color="000000"/>
            </w:tcBorders>
          </w:tcPr>
          <w:p w14:paraId="110F5B66" w14:textId="77777777" w:rsidR="00B80A31" w:rsidRDefault="00B80A31" w:rsidP="003E54CB">
            <w:pPr>
              <w:spacing w:after="0" w:line="259" w:lineRule="auto"/>
              <w:ind w:left="0" w:right="0" w:firstLine="0"/>
              <w:jc w:val="center"/>
              <w:rPr>
                <w:ins w:id="960" w:author="HOANG VAN HA" w:date="2026-05-27T16:06:00Z" w16du:dateUtc="2026-05-27T07:06:00Z"/>
              </w:rPr>
            </w:pPr>
            <w:ins w:id="961" w:author="HOANG VAN HA" w:date="2026-05-27T16:06:00Z" w16du:dateUtc="2026-05-27T07:06:00Z">
              <w:r>
                <w:rPr>
                  <w:sz w:val="14"/>
                </w:rPr>
                <w:t>24.7</w:t>
              </w:r>
            </w:ins>
          </w:p>
        </w:tc>
        <w:tc>
          <w:tcPr>
            <w:tcW w:w="1339" w:type="dxa"/>
            <w:tcBorders>
              <w:top w:val="single" w:sz="3" w:space="0" w:color="000000"/>
              <w:left w:val="single" w:sz="3" w:space="0" w:color="000000"/>
              <w:bottom w:val="single" w:sz="3" w:space="0" w:color="000000"/>
              <w:right w:val="single" w:sz="3" w:space="0" w:color="000000"/>
            </w:tcBorders>
          </w:tcPr>
          <w:p w14:paraId="153216C6" w14:textId="77777777" w:rsidR="00B80A31" w:rsidRDefault="00B80A31" w:rsidP="003E54CB">
            <w:pPr>
              <w:spacing w:after="0" w:line="259" w:lineRule="auto"/>
              <w:ind w:left="0" w:right="0" w:firstLine="0"/>
              <w:jc w:val="center"/>
              <w:rPr>
                <w:ins w:id="962" w:author="HOANG VAN HA" w:date="2026-05-27T16:06:00Z" w16du:dateUtc="2026-05-27T07:06:00Z"/>
              </w:rPr>
            </w:pPr>
            <w:ins w:id="963" w:author="HOANG VAN HA" w:date="2026-05-27T16:06:00Z" w16du:dateUtc="2026-05-27T07:06:00Z">
              <w:r>
                <w:rPr>
                  <w:sz w:val="14"/>
                </w:rPr>
                <w:t>-</w:t>
              </w:r>
            </w:ins>
          </w:p>
        </w:tc>
      </w:tr>
      <w:tr w:rsidR="00B80A31" w14:paraId="443C3B99" w14:textId="77777777" w:rsidTr="003E54CB">
        <w:trPr>
          <w:trHeight w:val="327"/>
          <w:ins w:id="964"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4C5D0E41" w14:textId="77777777" w:rsidR="00B80A31" w:rsidRDefault="00B80A31" w:rsidP="003E54CB">
            <w:pPr>
              <w:spacing w:after="0" w:line="259" w:lineRule="auto"/>
              <w:ind w:left="0" w:right="0" w:firstLine="0"/>
              <w:jc w:val="center"/>
              <w:rPr>
                <w:ins w:id="965" w:author="HOANG VAN HA" w:date="2026-05-27T16:06:00Z" w16du:dateUtc="2026-05-27T07:06:00Z"/>
              </w:rPr>
            </w:pPr>
            <w:ins w:id="966" w:author="HOANG VAN HA" w:date="2026-05-27T16:06:00Z" w16du:dateUtc="2026-05-27T07:06:00Z">
              <w:r>
                <w:rPr>
                  <w:sz w:val="14"/>
                </w:rPr>
                <w:t>AccMotionDet</w:t>
              </w:r>
            </w:ins>
          </w:p>
        </w:tc>
        <w:tc>
          <w:tcPr>
            <w:tcW w:w="909" w:type="dxa"/>
            <w:tcBorders>
              <w:top w:val="single" w:sz="3" w:space="0" w:color="000000"/>
              <w:left w:val="single" w:sz="3" w:space="0" w:color="000000"/>
              <w:bottom w:val="single" w:sz="3" w:space="0" w:color="000000"/>
              <w:right w:val="single" w:sz="3" w:space="0" w:color="000000"/>
            </w:tcBorders>
          </w:tcPr>
          <w:p w14:paraId="28F8B3AC" w14:textId="77777777" w:rsidR="00B80A31" w:rsidRDefault="00B80A31" w:rsidP="003E54CB">
            <w:pPr>
              <w:spacing w:after="0" w:line="259" w:lineRule="auto"/>
              <w:ind w:left="0" w:right="0" w:firstLine="0"/>
              <w:jc w:val="center"/>
              <w:rPr>
                <w:ins w:id="967" w:author="HOANG VAN HA" w:date="2026-05-27T16:06:00Z" w16du:dateUtc="2026-05-27T07:06:00Z"/>
              </w:rPr>
            </w:pPr>
            <w:ins w:id="968" w:author="HOANG VAN HA" w:date="2026-05-27T16:06:00Z" w16du:dateUtc="2026-05-27T07:06:00Z">
              <w:r>
                <w:rPr>
                  <w:sz w:val="14"/>
                </w:rPr>
                <w:t>-</w:t>
              </w:r>
            </w:ins>
          </w:p>
        </w:tc>
        <w:tc>
          <w:tcPr>
            <w:tcW w:w="909" w:type="dxa"/>
            <w:tcBorders>
              <w:top w:val="single" w:sz="3" w:space="0" w:color="000000"/>
              <w:left w:val="single" w:sz="3" w:space="0" w:color="000000"/>
              <w:bottom w:val="single" w:sz="3" w:space="0" w:color="000000"/>
              <w:right w:val="single" w:sz="3" w:space="0" w:color="000000"/>
            </w:tcBorders>
          </w:tcPr>
          <w:p w14:paraId="6811A214" w14:textId="77777777" w:rsidR="00B80A31" w:rsidRDefault="00B80A31" w:rsidP="003E54CB">
            <w:pPr>
              <w:spacing w:after="0" w:line="259" w:lineRule="auto"/>
              <w:ind w:left="0" w:right="0" w:firstLine="0"/>
              <w:jc w:val="center"/>
              <w:rPr>
                <w:ins w:id="969" w:author="HOANG VAN HA" w:date="2026-05-27T16:06:00Z" w16du:dateUtc="2026-05-27T07:06:00Z"/>
              </w:rPr>
            </w:pPr>
            <w:ins w:id="970" w:author="HOANG VAN HA" w:date="2026-05-27T16:06:00Z" w16du:dateUtc="2026-05-27T07:06:00Z">
              <w:r>
                <w:rPr>
                  <w:sz w:val="14"/>
                </w:rPr>
                <w:t>-</w:t>
              </w:r>
            </w:ins>
          </w:p>
        </w:tc>
        <w:tc>
          <w:tcPr>
            <w:tcW w:w="909" w:type="dxa"/>
            <w:tcBorders>
              <w:top w:val="single" w:sz="3" w:space="0" w:color="000000"/>
              <w:left w:val="single" w:sz="3" w:space="0" w:color="000000"/>
              <w:bottom w:val="single" w:sz="3" w:space="0" w:color="000000"/>
              <w:right w:val="single" w:sz="3" w:space="0" w:color="000000"/>
            </w:tcBorders>
          </w:tcPr>
          <w:p w14:paraId="0783B5E1" w14:textId="77777777" w:rsidR="00B80A31" w:rsidRDefault="00B80A31" w:rsidP="003E54CB">
            <w:pPr>
              <w:spacing w:after="0" w:line="259" w:lineRule="auto"/>
              <w:ind w:left="0" w:right="0" w:firstLine="0"/>
              <w:jc w:val="center"/>
              <w:rPr>
                <w:ins w:id="971" w:author="HOANG VAN HA" w:date="2026-05-27T16:06:00Z" w16du:dateUtc="2026-05-27T07:06:00Z"/>
              </w:rPr>
            </w:pPr>
            <w:ins w:id="972" w:author="HOANG VAN HA" w:date="2026-05-27T16:06:00Z" w16du:dateUtc="2026-05-27T07:06:00Z">
              <w:r>
                <w:rPr>
                  <w:sz w:val="14"/>
                </w:rPr>
                <w:t>-</w:t>
              </w:r>
            </w:ins>
          </w:p>
        </w:tc>
        <w:tc>
          <w:tcPr>
            <w:tcW w:w="1339" w:type="dxa"/>
            <w:tcBorders>
              <w:top w:val="single" w:sz="3" w:space="0" w:color="000000"/>
              <w:left w:val="single" w:sz="3" w:space="0" w:color="000000"/>
              <w:bottom w:val="single" w:sz="3" w:space="0" w:color="000000"/>
              <w:right w:val="single" w:sz="3" w:space="0" w:color="000000"/>
            </w:tcBorders>
          </w:tcPr>
          <w:p w14:paraId="62E53FB2" w14:textId="77777777" w:rsidR="00B80A31" w:rsidRDefault="00B80A31" w:rsidP="003E54CB">
            <w:pPr>
              <w:spacing w:after="0" w:line="259" w:lineRule="auto"/>
              <w:ind w:left="0" w:right="0" w:firstLine="0"/>
              <w:jc w:val="center"/>
              <w:rPr>
                <w:ins w:id="973" w:author="HOANG VAN HA" w:date="2026-05-27T16:06:00Z" w16du:dateUtc="2026-05-27T07:06:00Z"/>
              </w:rPr>
            </w:pPr>
            <w:ins w:id="974" w:author="HOANG VAN HA" w:date="2026-05-27T16:06:00Z" w16du:dateUtc="2026-05-27T07:06:00Z">
              <w:r>
                <w:rPr>
                  <w:sz w:val="14"/>
                  <w:u w:val="single" w:color="000000"/>
                </w:rPr>
                <w:t>93.9</w:t>
              </w:r>
            </w:ins>
          </w:p>
        </w:tc>
        <w:tc>
          <w:tcPr>
            <w:tcW w:w="909" w:type="dxa"/>
            <w:tcBorders>
              <w:top w:val="single" w:sz="3" w:space="0" w:color="000000"/>
              <w:left w:val="single" w:sz="3" w:space="0" w:color="000000"/>
              <w:bottom w:val="single" w:sz="3" w:space="0" w:color="000000"/>
              <w:right w:val="single" w:sz="3" w:space="0" w:color="000000"/>
            </w:tcBorders>
          </w:tcPr>
          <w:p w14:paraId="0FC96A08" w14:textId="77777777" w:rsidR="00B80A31" w:rsidRDefault="00B80A31" w:rsidP="003E54CB">
            <w:pPr>
              <w:spacing w:after="0" w:line="259" w:lineRule="auto"/>
              <w:ind w:left="0" w:right="0" w:firstLine="0"/>
              <w:jc w:val="center"/>
              <w:rPr>
                <w:ins w:id="975" w:author="HOANG VAN HA" w:date="2026-05-27T16:06:00Z" w16du:dateUtc="2026-05-27T07:06:00Z"/>
              </w:rPr>
            </w:pPr>
            <w:ins w:id="976" w:author="HOANG VAN HA" w:date="2026-05-27T16:06:00Z" w16du:dateUtc="2026-05-27T07:06:00Z">
              <w:r>
                <w:rPr>
                  <w:b/>
                  <w:sz w:val="14"/>
                </w:rPr>
                <w:t>0.737</w:t>
              </w:r>
            </w:ins>
          </w:p>
        </w:tc>
        <w:tc>
          <w:tcPr>
            <w:tcW w:w="1339" w:type="dxa"/>
            <w:tcBorders>
              <w:top w:val="single" w:sz="3" w:space="0" w:color="000000"/>
              <w:left w:val="single" w:sz="3" w:space="0" w:color="000000"/>
              <w:bottom w:val="single" w:sz="3" w:space="0" w:color="000000"/>
              <w:right w:val="single" w:sz="3" w:space="0" w:color="000000"/>
            </w:tcBorders>
          </w:tcPr>
          <w:p w14:paraId="3CF56AA1" w14:textId="77777777" w:rsidR="00B80A31" w:rsidRDefault="00B80A31" w:rsidP="003E54CB">
            <w:pPr>
              <w:spacing w:after="0" w:line="259" w:lineRule="auto"/>
              <w:ind w:left="0" w:right="0" w:firstLine="0"/>
              <w:jc w:val="center"/>
              <w:rPr>
                <w:ins w:id="977" w:author="HOANG VAN HA" w:date="2026-05-27T16:06:00Z" w16du:dateUtc="2026-05-27T07:06:00Z"/>
              </w:rPr>
            </w:pPr>
            <w:ins w:id="978" w:author="HOANG VAN HA" w:date="2026-05-27T16:06:00Z" w16du:dateUtc="2026-05-27T07:06:00Z">
              <w:r>
                <w:rPr>
                  <w:b/>
                  <w:sz w:val="14"/>
                </w:rPr>
                <w:t>44.39</w:t>
              </w:r>
            </w:ins>
          </w:p>
        </w:tc>
        <w:tc>
          <w:tcPr>
            <w:tcW w:w="909" w:type="dxa"/>
            <w:tcBorders>
              <w:top w:val="single" w:sz="3" w:space="0" w:color="000000"/>
              <w:left w:val="single" w:sz="3" w:space="0" w:color="000000"/>
              <w:bottom w:val="single" w:sz="3" w:space="0" w:color="000000"/>
              <w:right w:val="single" w:sz="3" w:space="0" w:color="000000"/>
            </w:tcBorders>
          </w:tcPr>
          <w:p w14:paraId="2E088565" w14:textId="77777777" w:rsidR="00B80A31" w:rsidRDefault="00B80A31" w:rsidP="003E54CB">
            <w:pPr>
              <w:spacing w:after="0" w:line="259" w:lineRule="auto"/>
              <w:ind w:left="0" w:right="0" w:firstLine="0"/>
              <w:jc w:val="center"/>
              <w:rPr>
                <w:ins w:id="979" w:author="HOANG VAN HA" w:date="2026-05-27T16:06:00Z" w16du:dateUtc="2026-05-27T07:06:00Z"/>
              </w:rPr>
            </w:pPr>
            <w:ins w:id="980" w:author="HOANG VAN HA" w:date="2026-05-27T16:06:00Z" w16du:dateUtc="2026-05-27T07:06:00Z">
              <w:r>
                <w:rPr>
                  <w:b/>
                  <w:sz w:val="14"/>
                </w:rPr>
                <w:t>36.6</w:t>
              </w:r>
            </w:ins>
          </w:p>
        </w:tc>
        <w:tc>
          <w:tcPr>
            <w:tcW w:w="1339" w:type="dxa"/>
            <w:tcBorders>
              <w:top w:val="single" w:sz="3" w:space="0" w:color="000000"/>
              <w:left w:val="single" w:sz="3" w:space="0" w:color="000000"/>
              <w:bottom w:val="single" w:sz="3" w:space="0" w:color="000000"/>
              <w:right w:val="single" w:sz="3" w:space="0" w:color="000000"/>
            </w:tcBorders>
          </w:tcPr>
          <w:p w14:paraId="17F2448B" w14:textId="77777777" w:rsidR="00B80A31" w:rsidRDefault="00B80A31" w:rsidP="003E54CB">
            <w:pPr>
              <w:spacing w:after="0" w:line="259" w:lineRule="auto"/>
              <w:ind w:left="0" w:right="0" w:firstLine="0"/>
              <w:jc w:val="center"/>
              <w:rPr>
                <w:ins w:id="981" w:author="HOANG VAN HA" w:date="2026-05-27T16:06:00Z" w16du:dateUtc="2026-05-27T07:06:00Z"/>
              </w:rPr>
            </w:pPr>
            <w:ins w:id="982" w:author="HOANG VAN HA" w:date="2026-05-27T16:06:00Z" w16du:dateUtc="2026-05-27T07:06:00Z">
              <w:r>
                <w:rPr>
                  <w:sz w:val="14"/>
                </w:rPr>
                <w:t>-</w:t>
              </w:r>
            </w:ins>
          </w:p>
        </w:tc>
      </w:tr>
      <w:tr w:rsidR="00B80A31" w14:paraId="4B65CBB2" w14:textId="77777777" w:rsidTr="003E54CB">
        <w:trPr>
          <w:trHeight w:val="327"/>
          <w:ins w:id="983"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55C731C6" w14:textId="77777777" w:rsidR="00B80A31" w:rsidRDefault="00B80A31" w:rsidP="003E54CB">
            <w:pPr>
              <w:spacing w:after="0" w:line="259" w:lineRule="auto"/>
              <w:ind w:left="104" w:right="0" w:firstLine="0"/>
              <w:jc w:val="left"/>
              <w:rPr>
                <w:ins w:id="984" w:author="HOANG VAN HA" w:date="2026-05-27T16:06:00Z" w16du:dateUtc="2026-05-27T07:06:00Z"/>
              </w:rPr>
            </w:pPr>
            <w:ins w:id="985"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55CD66EC" w14:textId="77777777" w:rsidR="00B80A31" w:rsidRDefault="00B80A31" w:rsidP="003E54CB">
            <w:pPr>
              <w:spacing w:after="0" w:line="259" w:lineRule="auto"/>
              <w:ind w:left="0" w:right="0" w:firstLine="0"/>
              <w:jc w:val="center"/>
              <w:rPr>
                <w:ins w:id="986" w:author="HOANG VAN HA" w:date="2026-05-27T16:06:00Z" w16du:dateUtc="2026-05-27T07:06:00Z"/>
              </w:rPr>
            </w:pPr>
            <w:ins w:id="987" w:author="HOANG VAN HA" w:date="2026-05-27T16:06:00Z" w16du:dateUtc="2026-05-27T07:06:00Z">
              <w:r>
                <w:rPr>
                  <w:sz w:val="14"/>
                </w:rPr>
                <w:t>1.0</w:t>
              </w:r>
            </w:ins>
          </w:p>
        </w:tc>
        <w:tc>
          <w:tcPr>
            <w:tcW w:w="909" w:type="dxa"/>
            <w:tcBorders>
              <w:top w:val="single" w:sz="3" w:space="0" w:color="000000"/>
              <w:left w:val="single" w:sz="3" w:space="0" w:color="000000"/>
              <w:bottom w:val="single" w:sz="3" w:space="0" w:color="000000"/>
              <w:right w:val="single" w:sz="3" w:space="0" w:color="000000"/>
            </w:tcBorders>
          </w:tcPr>
          <w:p w14:paraId="43F25E73" w14:textId="77777777" w:rsidR="00B80A31" w:rsidRDefault="00B80A31" w:rsidP="003E54CB">
            <w:pPr>
              <w:spacing w:after="0" w:line="259" w:lineRule="auto"/>
              <w:ind w:left="0" w:right="0" w:firstLine="0"/>
              <w:jc w:val="center"/>
              <w:rPr>
                <w:ins w:id="988" w:author="HOANG VAN HA" w:date="2026-05-27T16:06:00Z" w16du:dateUtc="2026-05-27T07:06:00Z"/>
              </w:rPr>
            </w:pPr>
            <w:ins w:id="989"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441E3F23" w14:textId="77777777" w:rsidR="00B80A31" w:rsidRDefault="00B80A31" w:rsidP="003E54CB">
            <w:pPr>
              <w:spacing w:after="0" w:line="259" w:lineRule="auto"/>
              <w:ind w:left="0" w:right="0" w:firstLine="0"/>
              <w:jc w:val="center"/>
              <w:rPr>
                <w:ins w:id="990" w:author="HOANG VAN HA" w:date="2026-05-27T16:06:00Z" w16du:dateUtc="2026-05-27T07:06:00Z"/>
              </w:rPr>
            </w:pPr>
            <w:ins w:id="991" w:author="HOANG VAN HA" w:date="2026-05-27T16:06:00Z" w16du:dateUtc="2026-05-27T07:06:00Z">
              <w:r>
                <w:rPr>
                  <w:sz w:val="14"/>
                </w:rPr>
                <w:t>50.0</w:t>
              </w:r>
            </w:ins>
          </w:p>
        </w:tc>
        <w:tc>
          <w:tcPr>
            <w:tcW w:w="1339" w:type="dxa"/>
            <w:tcBorders>
              <w:top w:val="single" w:sz="3" w:space="0" w:color="000000"/>
              <w:left w:val="single" w:sz="3" w:space="0" w:color="000000"/>
              <w:bottom w:val="single" w:sz="3" w:space="0" w:color="000000"/>
              <w:right w:val="single" w:sz="3" w:space="0" w:color="000000"/>
            </w:tcBorders>
          </w:tcPr>
          <w:p w14:paraId="576907FE" w14:textId="77777777" w:rsidR="00B80A31" w:rsidRDefault="00B80A31" w:rsidP="003E54CB">
            <w:pPr>
              <w:spacing w:after="0" w:line="259" w:lineRule="auto"/>
              <w:ind w:left="0" w:right="0" w:firstLine="0"/>
              <w:jc w:val="center"/>
              <w:rPr>
                <w:ins w:id="992" w:author="HOANG VAN HA" w:date="2026-05-27T16:06:00Z" w16du:dateUtc="2026-05-27T07:06:00Z"/>
              </w:rPr>
            </w:pPr>
            <w:ins w:id="993"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736472C9" w14:textId="77777777" w:rsidR="00B80A31" w:rsidRDefault="00B80A31" w:rsidP="003E54CB">
            <w:pPr>
              <w:spacing w:after="0" w:line="259" w:lineRule="auto"/>
              <w:ind w:left="0" w:right="0" w:firstLine="0"/>
              <w:jc w:val="center"/>
              <w:rPr>
                <w:ins w:id="994" w:author="HOANG VAN HA" w:date="2026-05-27T16:06:00Z" w16du:dateUtc="2026-05-27T07:06:00Z"/>
              </w:rPr>
            </w:pPr>
            <w:ins w:id="995"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6F948F37" w14:textId="77777777" w:rsidR="00B80A31" w:rsidRDefault="00B80A31" w:rsidP="003E54CB">
            <w:pPr>
              <w:spacing w:after="0" w:line="259" w:lineRule="auto"/>
              <w:ind w:left="0" w:right="0" w:firstLine="0"/>
              <w:jc w:val="center"/>
              <w:rPr>
                <w:ins w:id="996" w:author="HOANG VAN HA" w:date="2026-05-27T16:06:00Z" w16du:dateUtc="2026-05-27T07:06:00Z"/>
              </w:rPr>
            </w:pPr>
            <w:ins w:id="997" w:author="HOANG VAN HA" w:date="2026-05-27T16:06:00Z" w16du:dateUtc="2026-05-27T07:06:00Z">
              <w:r>
                <w:rPr>
                  <w:sz w:val="14"/>
                  <w:u w:val="single" w:color="000000"/>
                </w:rPr>
                <w:t>43.72</w:t>
              </w:r>
            </w:ins>
          </w:p>
        </w:tc>
        <w:tc>
          <w:tcPr>
            <w:tcW w:w="909" w:type="dxa"/>
            <w:tcBorders>
              <w:top w:val="single" w:sz="3" w:space="0" w:color="000000"/>
              <w:left w:val="single" w:sz="3" w:space="0" w:color="000000"/>
              <w:bottom w:val="single" w:sz="3" w:space="0" w:color="000000"/>
              <w:right w:val="single" w:sz="3" w:space="0" w:color="000000"/>
            </w:tcBorders>
          </w:tcPr>
          <w:p w14:paraId="3147171C" w14:textId="77777777" w:rsidR="00B80A31" w:rsidRDefault="00B80A31" w:rsidP="003E54CB">
            <w:pPr>
              <w:spacing w:after="0" w:line="259" w:lineRule="auto"/>
              <w:ind w:left="0" w:right="0" w:firstLine="0"/>
              <w:jc w:val="center"/>
              <w:rPr>
                <w:ins w:id="998" w:author="HOANG VAN HA" w:date="2026-05-27T16:06:00Z" w16du:dateUtc="2026-05-27T07:06:00Z"/>
              </w:rPr>
            </w:pPr>
            <w:ins w:id="999" w:author="HOANG VAN HA" w:date="2026-05-27T16:06:00Z" w16du:dateUtc="2026-05-27T07:06:00Z">
              <w:r>
                <w:rPr>
                  <w:sz w:val="14"/>
                  <w:u w:val="single" w:color="000000"/>
                </w:rPr>
                <w:t>36.4</w:t>
              </w:r>
            </w:ins>
          </w:p>
        </w:tc>
        <w:tc>
          <w:tcPr>
            <w:tcW w:w="1339" w:type="dxa"/>
            <w:tcBorders>
              <w:top w:val="single" w:sz="3" w:space="0" w:color="000000"/>
              <w:left w:val="single" w:sz="3" w:space="0" w:color="000000"/>
              <w:bottom w:val="single" w:sz="3" w:space="0" w:color="000000"/>
              <w:right w:val="single" w:sz="3" w:space="0" w:color="000000"/>
            </w:tcBorders>
          </w:tcPr>
          <w:p w14:paraId="0F4E56D4" w14:textId="77777777" w:rsidR="00B80A31" w:rsidRDefault="00B80A31" w:rsidP="003E54CB">
            <w:pPr>
              <w:spacing w:after="0" w:line="259" w:lineRule="auto"/>
              <w:ind w:left="0" w:right="0" w:firstLine="0"/>
              <w:jc w:val="center"/>
              <w:rPr>
                <w:ins w:id="1000" w:author="HOANG VAN HA" w:date="2026-05-27T16:06:00Z" w16du:dateUtc="2026-05-27T07:06:00Z"/>
              </w:rPr>
            </w:pPr>
            <w:ins w:id="1001" w:author="HOANG VAN HA" w:date="2026-05-27T16:06:00Z" w16du:dateUtc="2026-05-27T07:06:00Z">
              <w:r>
                <w:rPr>
                  <w:b/>
                  <w:sz w:val="14"/>
                </w:rPr>
                <w:t>0.9946</w:t>
              </w:r>
            </w:ins>
          </w:p>
        </w:tc>
      </w:tr>
      <w:tr w:rsidR="00B80A31" w14:paraId="066E8D26" w14:textId="77777777" w:rsidTr="003E54CB">
        <w:trPr>
          <w:trHeight w:val="327"/>
          <w:ins w:id="1002"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1B444CD9" w14:textId="77777777" w:rsidR="00B80A31" w:rsidRDefault="00B80A31" w:rsidP="003E54CB">
            <w:pPr>
              <w:spacing w:after="0" w:line="259" w:lineRule="auto"/>
              <w:ind w:left="104" w:right="0" w:firstLine="0"/>
              <w:jc w:val="left"/>
              <w:rPr>
                <w:ins w:id="1003" w:author="HOANG VAN HA" w:date="2026-05-27T16:06:00Z" w16du:dateUtc="2026-05-27T07:06:00Z"/>
              </w:rPr>
            </w:pPr>
            <w:ins w:id="1004"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2644EADD" w14:textId="77777777" w:rsidR="00B80A31" w:rsidRDefault="00B80A31" w:rsidP="003E54CB">
            <w:pPr>
              <w:spacing w:after="0" w:line="259" w:lineRule="auto"/>
              <w:ind w:left="0" w:right="0" w:firstLine="0"/>
              <w:jc w:val="center"/>
              <w:rPr>
                <w:ins w:id="1005" w:author="HOANG VAN HA" w:date="2026-05-27T16:06:00Z" w16du:dateUtc="2026-05-27T07:06:00Z"/>
              </w:rPr>
            </w:pPr>
            <w:ins w:id="1006" w:author="HOANG VAN HA" w:date="2026-05-27T16:06:00Z" w16du:dateUtc="2026-05-27T07:06:00Z">
              <w:r>
                <w:rPr>
                  <w:sz w:val="14"/>
                </w:rPr>
                <w:t>1.0</w:t>
              </w:r>
            </w:ins>
          </w:p>
        </w:tc>
        <w:tc>
          <w:tcPr>
            <w:tcW w:w="909" w:type="dxa"/>
            <w:tcBorders>
              <w:top w:val="single" w:sz="3" w:space="0" w:color="000000"/>
              <w:left w:val="single" w:sz="3" w:space="0" w:color="000000"/>
              <w:bottom w:val="single" w:sz="3" w:space="0" w:color="000000"/>
              <w:right w:val="single" w:sz="3" w:space="0" w:color="000000"/>
            </w:tcBorders>
          </w:tcPr>
          <w:p w14:paraId="3CF2E572" w14:textId="77777777" w:rsidR="00B80A31" w:rsidRDefault="00B80A31" w:rsidP="003E54CB">
            <w:pPr>
              <w:spacing w:after="0" w:line="259" w:lineRule="auto"/>
              <w:ind w:left="0" w:right="0" w:firstLine="0"/>
              <w:jc w:val="center"/>
              <w:rPr>
                <w:ins w:id="1007" w:author="HOANG VAN HA" w:date="2026-05-27T16:06:00Z" w16du:dateUtc="2026-05-27T07:06:00Z"/>
              </w:rPr>
            </w:pPr>
            <w:ins w:id="1008"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4D5912FE" w14:textId="77777777" w:rsidR="00B80A31" w:rsidRDefault="00B80A31" w:rsidP="003E54CB">
            <w:pPr>
              <w:spacing w:after="0" w:line="259" w:lineRule="auto"/>
              <w:ind w:left="0" w:right="0" w:firstLine="0"/>
              <w:jc w:val="center"/>
              <w:rPr>
                <w:ins w:id="1009" w:author="HOANG VAN HA" w:date="2026-05-27T16:06:00Z" w16du:dateUtc="2026-05-27T07:06:00Z"/>
              </w:rPr>
            </w:pPr>
            <w:ins w:id="1010" w:author="HOANG VAN HA" w:date="2026-05-27T16:06:00Z" w16du:dateUtc="2026-05-27T07:06:00Z">
              <w:r>
                <w:rPr>
                  <w:sz w:val="14"/>
                </w:rPr>
                <w:t>30.0</w:t>
              </w:r>
            </w:ins>
          </w:p>
        </w:tc>
        <w:tc>
          <w:tcPr>
            <w:tcW w:w="1339" w:type="dxa"/>
            <w:tcBorders>
              <w:top w:val="single" w:sz="3" w:space="0" w:color="000000"/>
              <w:left w:val="single" w:sz="3" w:space="0" w:color="000000"/>
              <w:bottom w:val="single" w:sz="3" w:space="0" w:color="000000"/>
              <w:right w:val="single" w:sz="3" w:space="0" w:color="000000"/>
            </w:tcBorders>
          </w:tcPr>
          <w:p w14:paraId="6D3A662C" w14:textId="77777777" w:rsidR="00B80A31" w:rsidRDefault="00B80A31" w:rsidP="003E54CB">
            <w:pPr>
              <w:spacing w:after="0" w:line="259" w:lineRule="auto"/>
              <w:ind w:left="0" w:right="0" w:firstLine="0"/>
              <w:jc w:val="center"/>
              <w:rPr>
                <w:ins w:id="1011" w:author="HOANG VAN HA" w:date="2026-05-27T16:06:00Z" w16du:dateUtc="2026-05-27T07:06:00Z"/>
              </w:rPr>
            </w:pPr>
            <w:ins w:id="1012"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746EA642" w14:textId="77777777" w:rsidR="00B80A31" w:rsidRDefault="00B80A31" w:rsidP="003E54CB">
            <w:pPr>
              <w:spacing w:after="0" w:line="259" w:lineRule="auto"/>
              <w:ind w:left="0" w:right="0" w:firstLine="0"/>
              <w:jc w:val="center"/>
              <w:rPr>
                <w:ins w:id="1013" w:author="HOANG VAN HA" w:date="2026-05-27T16:06:00Z" w16du:dateUtc="2026-05-27T07:06:00Z"/>
              </w:rPr>
            </w:pPr>
            <w:ins w:id="1014"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53ED30FB" w14:textId="77777777" w:rsidR="00B80A31" w:rsidRDefault="00B80A31" w:rsidP="003E54CB">
            <w:pPr>
              <w:spacing w:after="0" w:line="259" w:lineRule="auto"/>
              <w:ind w:left="0" w:right="0" w:firstLine="0"/>
              <w:jc w:val="center"/>
              <w:rPr>
                <w:ins w:id="1015" w:author="HOANG VAN HA" w:date="2026-05-27T16:06:00Z" w16du:dateUtc="2026-05-27T07:06:00Z"/>
              </w:rPr>
            </w:pPr>
            <w:ins w:id="1016" w:author="HOANG VAN HA" w:date="2026-05-27T16:06:00Z" w16du:dateUtc="2026-05-27T07:06:00Z">
              <w:r>
                <w:rPr>
                  <w:sz w:val="14"/>
                </w:rPr>
                <w:t>43.35</w:t>
              </w:r>
            </w:ins>
          </w:p>
        </w:tc>
        <w:tc>
          <w:tcPr>
            <w:tcW w:w="909" w:type="dxa"/>
            <w:tcBorders>
              <w:top w:val="single" w:sz="3" w:space="0" w:color="000000"/>
              <w:left w:val="single" w:sz="3" w:space="0" w:color="000000"/>
              <w:bottom w:val="single" w:sz="3" w:space="0" w:color="000000"/>
              <w:right w:val="single" w:sz="3" w:space="0" w:color="000000"/>
            </w:tcBorders>
          </w:tcPr>
          <w:p w14:paraId="4D7CE287" w14:textId="77777777" w:rsidR="00B80A31" w:rsidRDefault="00B80A31" w:rsidP="003E54CB">
            <w:pPr>
              <w:spacing w:after="0" w:line="259" w:lineRule="auto"/>
              <w:ind w:left="0" w:right="0" w:firstLine="0"/>
              <w:jc w:val="center"/>
              <w:rPr>
                <w:ins w:id="1017" w:author="HOANG VAN HA" w:date="2026-05-27T16:06:00Z" w16du:dateUtc="2026-05-27T07:06:00Z"/>
              </w:rPr>
            </w:pPr>
            <w:ins w:id="1018" w:author="HOANG VAN HA" w:date="2026-05-27T16:06:00Z" w16du:dateUtc="2026-05-27T07:06:00Z">
              <w:r>
                <w:rPr>
                  <w:sz w:val="14"/>
                </w:rPr>
                <w:t>36.3</w:t>
              </w:r>
            </w:ins>
          </w:p>
        </w:tc>
        <w:tc>
          <w:tcPr>
            <w:tcW w:w="1339" w:type="dxa"/>
            <w:tcBorders>
              <w:top w:val="single" w:sz="3" w:space="0" w:color="000000"/>
              <w:left w:val="single" w:sz="3" w:space="0" w:color="000000"/>
              <w:bottom w:val="single" w:sz="3" w:space="0" w:color="000000"/>
              <w:right w:val="single" w:sz="3" w:space="0" w:color="000000"/>
            </w:tcBorders>
          </w:tcPr>
          <w:p w14:paraId="4B0B2A9C" w14:textId="77777777" w:rsidR="00B80A31" w:rsidRDefault="00B80A31" w:rsidP="003E54CB">
            <w:pPr>
              <w:spacing w:after="0" w:line="259" w:lineRule="auto"/>
              <w:ind w:left="0" w:right="0" w:firstLine="0"/>
              <w:jc w:val="center"/>
              <w:rPr>
                <w:ins w:id="1019" w:author="HOANG VAN HA" w:date="2026-05-27T16:06:00Z" w16du:dateUtc="2026-05-27T07:06:00Z"/>
              </w:rPr>
            </w:pPr>
            <w:ins w:id="1020" w:author="HOANG VAN HA" w:date="2026-05-27T16:06:00Z" w16du:dateUtc="2026-05-27T07:06:00Z">
              <w:r>
                <w:rPr>
                  <w:sz w:val="14"/>
                  <w:u w:val="single" w:color="000000"/>
                </w:rPr>
                <w:t>0.9637</w:t>
              </w:r>
            </w:ins>
          </w:p>
        </w:tc>
      </w:tr>
      <w:tr w:rsidR="00B80A31" w14:paraId="7173E4EE" w14:textId="77777777" w:rsidTr="003E54CB">
        <w:trPr>
          <w:trHeight w:val="327"/>
          <w:ins w:id="1021"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5A29A28D" w14:textId="77777777" w:rsidR="00B80A31" w:rsidRDefault="00B80A31" w:rsidP="003E54CB">
            <w:pPr>
              <w:spacing w:after="0" w:line="259" w:lineRule="auto"/>
              <w:ind w:left="104" w:right="0" w:firstLine="0"/>
              <w:jc w:val="left"/>
              <w:rPr>
                <w:ins w:id="1022" w:author="HOANG VAN HA" w:date="2026-05-27T16:06:00Z" w16du:dateUtc="2026-05-27T07:06:00Z"/>
              </w:rPr>
            </w:pPr>
            <w:ins w:id="1023"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0A4DDA76" w14:textId="77777777" w:rsidR="00B80A31" w:rsidRDefault="00B80A31" w:rsidP="003E54CB">
            <w:pPr>
              <w:spacing w:after="0" w:line="259" w:lineRule="auto"/>
              <w:ind w:left="0" w:right="0" w:firstLine="0"/>
              <w:jc w:val="center"/>
              <w:rPr>
                <w:ins w:id="1024" w:author="HOANG VAN HA" w:date="2026-05-27T16:06:00Z" w16du:dateUtc="2026-05-27T07:06:00Z"/>
              </w:rPr>
            </w:pPr>
            <w:ins w:id="1025" w:author="HOANG VAN HA" w:date="2026-05-27T16:06:00Z" w16du:dateUtc="2026-05-27T07:06:00Z">
              <w:r>
                <w:rPr>
                  <w:sz w:val="14"/>
                </w:rPr>
                <w:t>2.0</w:t>
              </w:r>
            </w:ins>
          </w:p>
        </w:tc>
        <w:tc>
          <w:tcPr>
            <w:tcW w:w="909" w:type="dxa"/>
            <w:tcBorders>
              <w:top w:val="single" w:sz="3" w:space="0" w:color="000000"/>
              <w:left w:val="single" w:sz="3" w:space="0" w:color="000000"/>
              <w:bottom w:val="single" w:sz="3" w:space="0" w:color="000000"/>
              <w:right w:val="single" w:sz="3" w:space="0" w:color="000000"/>
            </w:tcBorders>
          </w:tcPr>
          <w:p w14:paraId="67C28F2C" w14:textId="77777777" w:rsidR="00B80A31" w:rsidRDefault="00B80A31" w:rsidP="003E54CB">
            <w:pPr>
              <w:spacing w:after="0" w:line="259" w:lineRule="auto"/>
              <w:ind w:left="0" w:right="0" w:firstLine="0"/>
              <w:jc w:val="center"/>
              <w:rPr>
                <w:ins w:id="1026" w:author="HOANG VAN HA" w:date="2026-05-27T16:06:00Z" w16du:dateUtc="2026-05-27T07:06:00Z"/>
              </w:rPr>
            </w:pPr>
            <w:ins w:id="1027"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2DFB6E91" w14:textId="77777777" w:rsidR="00B80A31" w:rsidRDefault="00B80A31" w:rsidP="003E54CB">
            <w:pPr>
              <w:spacing w:after="0" w:line="259" w:lineRule="auto"/>
              <w:ind w:left="0" w:right="0" w:firstLine="0"/>
              <w:jc w:val="center"/>
              <w:rPr>
                <w:ins w:id="1028" w:author="HOANG VAN HA" w:date="2026-05-27T16:06:00Z" w16du:dateUtc="2026-05-27T07:06:00Z"/>
              </w:rPr>
            </w:pPr>
            <w:ins w:id="1029" w:author="HOANG VAN HA" w:date="2026-05-27T16:06:00Z" w16du:dateUtc="2026-05-27T07:06:00Z">
              <w:r>
                <w:rPr>
                  <w:sz w:val="14"/>
                </w:rPr>
                <w:t>50.0</w:t>
              </w:r>
            </w:ins>
          </w:p>
        </w:tc>
        <w:tc>
          <w:tcPr>
            <w:tcW w:w="1339" w:type="dxa"/>
            <w:tcBorders>
              <w:top w:val="single" w:sz="3" w:space="0" w:color="000000"/>
              <w:left w:val="single" w:sz="3" w:space="0" w:color="000000"/>
              <w:bottom w:val="single" w:sz="3" w:space="0" w:color="000000"/>
              <w:right w:val="single" w:sz="3" w:space="0" w:color="000000"/>
            </w:tcBorders>
          </w:tcPr>
          <w:p w14:paraId="21CD7384" w14:textId="77777777" w:rsidR="00B80A31" w:rsidRDefault="00B80A31" w:rsidP="003E54CB">
            <w:pPr>
              <w:spacing w:after="0" w:line="259" w:lineRule="auto"/>
              <w:ind w:left="0" w:right="0" w:firstLine="0"/>
              <w:jc w:val="center"/>
              <w:rPr>
                <w:ins w:id="1030" w:author="HOANG VAN HA" w:date="2026-05-27T16:06:00Z" w16du:dateUtc="2026-05-27T07:06:00Z"/>
              </w:rPr>
            </w:pPr>
            <w:ins w:id="1031"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61D54354" w14:textId="77777777" w:rsidR="00B80A31" w:rsidRDefault="00B80A31" w:rsidP="003E54CB">
            <w:pPr>
              <w:spacing w:after="0" w:line="259" w:lineRule="auto"/>
              <w:ind w:left="0" w:right="0" w:firstLine="0"/>
              <w:jc w:val="center"/>
              <w:rPr>
                <w:ins w:id="1032" w:author="HOANG VAN HA" w:date="2026-05-27T16:06:00Z" w16du:dateUtc="2026-05-27T07:06:00Z"/>
              </w:rPr>
            </w:pPr>
            <w:ins w:id="1033" w:author="HOANG VAN HA" w:date="2026-05-27T16:06:00Z" w16du:dateUtc="2026-05-27T07:06:00Z">
              <w:r>
                <w:rPr>
                  <w:b/>
                  <w:sz w:val="14"/>
                </w:rPr>
                <w:t>0.737</w:t>
              </w:r>
            </w:ins>
          </w:p>
        </w:tc>
        <w:tc>
          <w:tcPr>
            <w:tcW w:w="1339" w:type="dxa"/>
            <w:tcBorders>
              <w:top w:val="single" w:sz="3" w:space="0" w:color="000000"/>
              <w:left w:val="single" w:sz="3" w:space="0" w:color="000000"/>
              <w:bottom w:val="single" w:sz="3" w:space="0" w:color="000000"/>
              <w:right w:val="single" w:sz="3" w:space="0" w:color="000000"/>
            </w:tcBorders>
          </w:tcPr>
          <w:p w14:paraId="4D84C615" w14:textId="77777777" w:rsidR="00B80A31" w:rsidRDefault="00B80A31" w:rsidP="003E54CB">
            <w:pPr>
              <w:spacing w:after="0" w:line="259" w:lineRule="auto"/>
              <w:ind w:left="0" w:right="0" w:firstLine="0"/>
              <w:jc w:val="center"/>
              <w:rPr>
                <w:ins w:id="1034" w:author="HOANG VAN HA" w:date="2026-05-27T16:06:00Z" w16du:dateUtc="2026-05-27T07:06:00Z"/>
              </w:rPr>
            </w:pPr>
            <w:ins w:id="1035" w:author="HOANG VAN HA" w:date="2026-05-27T16:06:00Z" w16du:dateUtc="2026-05-27T07:06:00Z">
              <w:r>
                <w:rPr>
                  <w:sz w:val="14"/>
                </w:rPr>
                <w:t>43.25</w:t>
              </w:r>
            </w:ins>
          </w:p>
        </w:tc>
        <w:tc>
          <w:tcPr>
            <w:tcW w:w="909" w:type="dxa"/>
            <w:tcBorders>
              <w:top w:val="single" w:sz="3" w:space="0" w:color="000000"/>
              <w:left w:val="single" w:sz="3" w:space="0" w:color="000000"/>
              <w:bottom w:val="single" w:sz="3" w:space="0" w:color="000000"/>
              <w:right w:val="single" w:sz="3" w:space="0" w:color="000000"/>
            </w:tcBorders>
          </w:tcPr>
          <w:p w14:paraId="79AFE1ED" w14:textId="77777777" w:rsidR="00B80A31" w:rsidRDefault="00B80A31" w:rsidP="003E54CB">
            <w:pPr>
              <w:spacing w:after="0" w:line="259" w:lineRule="auto"/>
              <w:ind w:left="0" w:right="0" w:firstLine="0"/>
              <w:jc w:val="center"/>
              <w:rPr>
                <w:ins w:id="1036" w:author="HOANG VAN HA" w:date="2026-05-27T16:06:00Z" w16du:dateUtc="2026-05-27T07:06:00Z"/>
              </w:rPr>
            </w:pPr>
            <w:ins w:id="1037" w:author="HOANG VAN HA" w:date="2026-05-27T16:06:00Z" w16du:dateUtc="2026-05-27T07:06:00Z">
              <w:r>
                <w:rPr>
                  <w:sz w:val="14"/>
                </w:rPr>
                <w:t>36.2</w:t>
              </w:r>
            </w:ins>
          </w:p>
        </w:tc>
        <w:tc>
          <w:tcPr>
            <w:tcW w:w="1339" w:type="dxa"/>
            <w:tcBorders>
              <w:top w:val="single" w:sz="3" w:space="0" w:color="000000"/>
              <w:left w:val="single" w:sz="3" w:space="0" w:color="000000"/>
              <w:bottom w:val="single" w:sz="3" w:space="0" w:color="000000"/>
              <w:right w:val="single" w:sz="3" w:space="0" w:color="000000"/>
            </w:tcBorders>
          </w:tcPr>
          <w:p w14:paraId="6B7B3A2E" w14:textId="77777777" w:rsidR="00B80A31" w:rsidRDefault="00B80A31" w:rsidP="003E54CB">
            <w:pPr>
              <w:spacing w:after="0" w:line="259" w:lineRule="auto"/>
              <w:ind w:left="0" w:right="0" w:firstLine="0"/>
              <w:jc w:val="center"/>
              <w:rPr>
                <w:ins w:id="1038" w:author="HOANG VAN HA" w:date="2026-05-27T16:06:00Z" w16du:dateUtc="2026-05-27T07:06:00Z"/>
              </w:rPr>
            </w:pPr>
            <w:ins w:id="1039" w:author="HOANG VAN HA" w:date="2026-05-27T16:06:00Z" w16du:dateUtc="2026-05-27T07:06:00Z">
              <w:r>
                <w:rPr>
                  <w:sz w:val="14"/>
                </w:rPr>
                <w:t>0.9553</w:t>
              </w:r>
            </w:ins>
          </w:p>
        </w:tc>
      </w:tr>
      <w:tr w:rsidR="00B80A31" w14:paraId="1C791F73" w14:textId="77777777" w:rsidTr="003E54CB">
        <w:trPr>
          <w:trHeight w:val="327"/>
          <w:ins w:id="1040"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06225FCC" w14:textId="77777777" w:rsidR="00B80A31" w:rsidRDefault="00B80A31" w:rsidP="003E54CB">
            <w:pPr>
              <w:spacing w:after="0" w:line="259" w:lineRule="auto"/>
              <w:ind w:left="104" w:right="0" w:firstLine="0"/>
              <w:jc w:val="left"/>
              <w:rPr>
                <w:ins w:id="1041" w:author="HOANG VAN HA" w:date="2026-05-27T16:06:00Z" w16du:dateUtc="2026-05-27T07:06:00Z"/>
              </w:rPr>
            </w:pPr>
            <w:ins w:id="1042"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6FC1C6C9" w14:textId="77777777" w:rsidR="00B80A31" w:rsidRDefault="00B80A31" w:rsidP="003E54CB">
            <w:pPr>
              <w:spacing w:after="0" w:line="259" w:lineRule="auto"/>
              <w:ind w:left="0" w:right="0" w:firstLine="0"/>
              <w:jc w:val="center"/>
              <w:rPr>
                <w:ins w:id="1043" w:author="HOANG VAN HA" w:date="2026-05-27T16:06:00Z" w16du:dateUtc="2026-05-27T07:06:00Z"/>
              </w:rPr>
            </w:pPr>
            <w:ins w:id="1044" w:author="HOANG VAN HA" w:date="2026-05-27T16:06:00Z" w16du:dateUtc="2026-05-27T07:06:00Z">
              <w:r>
                <w:rPr>
                  <w:sz w:val="14"/>
                </w:rPr>
                <w:t>2.0</w:t>
              </w:r>
            </w:ins>
          </w:p>
        </w:tc>
        <w:tc>
          <w:tcPr>
            <w:tcW w:w="909" w:type="dxa"/>
            <w:tcBorders>
              <w:top w:val="single" w:sz="3" w:space="0" w:color="000000"/>
              <w:left w:val="single" w:sz="3" w:space="0" w:color="000000"/>
              <w:bottom w:val="single" w:sz="3" w:space="0" w:color="000000"/>
              <w:right w:val="single" w:sz="3" w:space="0" w:color="000000"/>
            </w:tcBorders>
          </w:tcPr>
          <w:p w14:paraId="77F3F744" w14:textId="77777777" w:rsidR="00B80A31" w:rsidRDefault="00B80A31" w:rsidP="003E54CB">
            <w:pPr>
              <w:spacing w:after="0" w:line="259" w:lineRule="auto"/>
              <w:ind w:left="0" w:right="0" w:firstLine="0"/>
              <w:jc w:val="center"/>
              <w:rPr>
                <w:ins w:id="1045" w:author="HOANG VAN HA" w:date="2026-05-27T16:06:00Z" w16du:dateUtc="2026-05-27T07:06:00Z"/>
              </w:rPr>
            </w:pPr>
            <w:ins w:id="1046"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6561DB6B" w14:textId="77777777" w:rsidR="00B80A31" w:rsidRDefault="00B80A31" w:rsidP="003E54CB">
            <w:pPr>
              <w:spacing w:after="0" w:line="259" w:lineRule="auto"/>
              <w:ind w:left="0" w:right="0" w:firstLine="0"/>
              <w:jc w:val="center"/>
              <w:rPr>
                <w:ins w:id="1047" w:author="HOANG VAN HA" w:date="2026-05-27T16:06:00Z" w16du:dateUtc="2026-05-27T07:06:00Z"/>
              </w:rPr>
            </w:pPr>
            <w:ins w:id="1048" w:author="HOANG VAN HA" w:date="2026-05-27T16:06:00Z" w16du:dateUtc="2026-05-27T07:06:00Z">
              <w:r>
                <w:rPr>
                  <w:sz w:val="14"/>
                </w:rPr>
                <w:t>50.0</w:t>
              </w:r>
            </w:ins>
          </w:p>
        </w:tc>
        <w:tc>
          <w:tcPr>
            <w:tcW w:w="1339" w:type="dxa"/>
            <w:tcBorders>
              <w:top w:val="single" w:sz="3" w:space="0" w:color="000000"/>
              <w:left w:val="single" w:sz="3" w:space="0" w:color="000000"/>
              <w:bottom w:val="single" w:sz="3" w:space="0" w:color="000000"/>
              <w:right w:val="single" w:sz="3" w:space="0" w:color="000000"/>
            </w:tcBorders>
          </w:tcPr>
          <w:p w14:paraId="762B917A" w14:textId="77777777" w:rsidR="00B80A31" w:rsidRDefault="00B80A31" w:rsidP="003E54CB">
            <w:pPr>
              <w:spacing w:after="0" w:line="259" w:lineRule="auto"/>
              <w:ind w:left="0" w:right="0" w:firstLine="0"/>
              <w:jc w:val="center"/>
              <w:rPr>
                <w:ins w:id="1049" w:author="HOANG VAN HA" w:date="2026-05-27T16:06:00Z" w16du:dateUtc="2026-05-27T07:06:00Z"/>
              </w:rPr>
            </w:pPr>
            <w:ins w:id="1050"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0078EDF6" w14:textId="77777777" w:rsidR="00B80A31" w:rsidRDefault="00B80A31" w:rsidP="003E54CB">
            <w:pPr>
              <w:spacing w:after="0" w:line="259" w:lineRule="auto"/>
              <w:ind w:left="0" w:right="0" w:firstLine="0"/>
              <w:jc w:val="center"/>
              <w:rPr>
                <w:ins w:id="1051" w:author="HOANG VAN HA" w:date="2026-05-27T16:06:00Z" w16du:dateUtc="2026-05-27T07:06:00Z"/>
              </w:rPr>
            </w:pPr>
            <w:ins w:id="1052"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3A4D9490" w14:textId="77777777" w:rsidR="00B80A31" w:rsidRDefault="00B80A31" w:rsidP="003E54CB">
            <w:pPr>
              <w:spacing w:after="0" w:line="259" w:lineRule="auto"/>
              <w:ind w:left="0" w:right="0" w:firstLine="0"/>
              <w:jc w:val="center"/>
              <w:rPr>
                <w:ins w:id="1053" w:author="HOANG VAN HA" w:date="2026-05-27T16:06:00Z" w16du:dateUtc="2026-05-27T07:06:00Z"/>
              </w:rPr>
            </w:pPr>
            <w:ins w:id="1054" w:author="HOANG VAN HA" w:date="2026-05-27T16:06:00Z" w16du:dateUtc="2026-05-27T07:06:00Z">
              <w:r>
                <w:rPr>
                  <w:sz w:val="14"/>
                </w:rPr>
                <w:t>43.19</w:t>
              </w:r>
            </w:ins>
          </w:p>
        </w:tc>
        <w:tc>
          <w:tcPr>
            <w:tcW w:w="909" w:type="dxa"/>
            <w:tcBorders>
              <w:top w:val="single" w:sz="3" w:space="0" w:color="000000"/>
              <w:left w:val="single" w:sz="3" w:space="0" w:color="000000"/>
              <w:bottom w:val="single" w:sz="3" w:space="0" w:color="000000"/>
              <w:right w:val="single" w:sz="3" w:space="0" w:color="000000"/>
            </w:tcBorders>
          </w:tcPr>
          <w:p w14:paraId="4D4939DF" w14:textId="77777777" w:rsidR="00B80A31" w:rsidRDefault="00B80A31" w:rsidP="003E54CB">
            <w:pPr>
              <w:spacing w:after="0" w:line="259" w:lineRule="auto"/>
              <w:ind w:left="0" w:right="0" w:firstLine="0"/>
              <w:jc w:val="center"/>
              <w:rPr>
                <w:ins w:id="1055" w:author="HOANG VAN HA" w:date="2026-05-27T16:06:00Z" w16du:dateUtc="2026-05-27T07:06:00Z"/>
              </w:rPr>
            </w:pPr>
            <w:ins w:id="1056" w:author="HOANG VAN HA" w:date="2026-05-27T16:06:00Z" w16du:dateUtc="2026-05-27T07:06:00Z">
              <w:r>
                <w:rPr>
                  <w:sz w:val="14"/>
                </w:rPr>
                <w:t>36.2</w:t>
              </w:r>
            </w:ins>
          </w:p>
        </w:tc>
        <w:tc>
          <w:tcPr>
            <w:tcW w:w="1339" w:type="dxa"/>
            <w:tcBorders>
              <w:top w:val="single" w:sz="3" w:space="0" w:color="000000"/>
              <w:left w:val="single" w:sz="3" w:space="0" w:color="000000"/>
              <w:bottom w:val="single" w:sz="3" w:space="0" w:color="000000"/>
              <w:right w:val="single" w:sz="3" w:space="0" w:color="000000"/>
            </w:tcBorders>
          </w:tcPr>
          <w:p w14:paraId="0D3DF1FD" w14:textId="77777777" w:rsidR="00B80A31" w:rsidRDefault="00B80A31" w:rsidP="003E54CB">
            <w:pPr>
              <w:spacing w:after="0" w:line="259" w:lineRule="auto"/>
              <w:ind w:left="0" w:right="0" w:firstLine="0"/>
              <w:jc w:val="center"/>
              <w:rPr>
                <w:ins w:id="1057" w:author="HOANG VAN HA" w:date="2026-05-27T16:06:00Z" w16du:dateUtc="2026-05-27T07:06:00Z"/>
              </w:rPr>
            </w:pPr>
            <w:ins w:id="1058" w:author="HOANG VAN HA" w:date="2026-05-27T16:06:00Z" w16du:dateUtc="2026-05-27T07:06:00Z">
              <w:r>
                <w:rPr>
                  <w:sz w:val="14"/>
                </w:rPr>
                <w:t>0.9501</w:t>
              </w:r>
            </w:ins>
          </w:p>
        </w:tc>
      </w:tr>
      <w:tr w:rsidR="00B80A31" w14:paraId="6D209077" w14:textId="77777777" w:rsidTr="003E54CB">
        <w:trPr>
          <w:trHeight w:val="327"/>
          <w:ins w:id="1059"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6DB83C84" w14:textId="77777777" w:rsidR="00B80A31" w:rsidRDefault="00B80A31" w:rsidP="003E54CB">
            <w:pPr>
              <w:spacing w:after="0" w:line="259" w:lineRule="auto"/>
              <w:ind w:left="104" w:right="0" w:firstLine="0"/>
              <w:jc w:val="left"/>
              <w:rPr>
                <w:ins w:id="1060" w:author="HOANG VAN HA" w:date="2026-05-27T16:06:00Z" w16du:dateUtc="2026-05-27T07:06:00Z"/>
              </w:rPr>
            </w:pPr>
            <w:ins w:id="1061" w:author="HOANG VAN HA" w:date="2026-05-27T16:06:00Z" w16du:dateUtc="2026-05-27T07:06:00Z">
              <w:r>
                <w:rPr>
                  <w:sz w:val="14"/>
                </w:rPr>
                <w:lastRenderedPageBreak/>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4FF68791" w14:textId="77777777" w:rsidR="00B80A31" w:rsidRDefault="00B80A31" w:rsidP="003E54CB">
            <w:pPr>
              <w:spacing w:after="0" w:line="259" w:lineRule="auto"/>
              <w:ind w:left="0" w:right="0" w:firstLine="0"/>
              <w:jc w:val="center"/>
              <w:rPr>
                <w:ins w:id="1062" w:author="HOANG VAN HA" w:date="2026-05-27T16:06:00Z" w16du:dateUtc="2026-05-27T07:06:00Z"/>
              </w:rPr>
            </w:pPr>
            <w:ins w:id="1063"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3FBBAA01" w14:textId="77777777" w:rsidR="00B80A31" w:rsidRDefault="00B80A31" w:rsidP="003E54CB">
            <w:pPr>
              <w:spacing w:after="0" w:line="259" w:lineRule="auto"/>
              <w:ind w:left="0" w:right="0" w:firstLine="0"/>
              <w:jc w:val="center"/>
              <w:rPr>
                <w:ins w:id="1064" w:author="HOANG VAN HA" w:date="2026-05-27T16:06:00Z" w16du:dateUtc="2026-05-27T07:06:00Z"/>
              </w:rPr>
            </w:pPr>
            <w:ins w:id="1065"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1D75CA86" w14:textId="77777777" w:rsidR="00B80A31" w:rsidRDefault="00B80A31" w:rsidP="003E54CB">
            <w:pPr>
              <w:spacing w:after="0" w:line="259" w:lineRule="auto"/>
              <w:ind w:left="0" w:right="0" w:firstLine="0"/>
              <w:jc w:val="center"/>
              <w:rPr>
                <w:ins w:id="1066" w:author="HOANG VAN HA" w:date="2026-05-27T16:06:00Z" w16du:dateUtc="2026-05-27T07:06:00Z"/>
              </w:rPr>
            </w:pPr>
            <w:ins w:id="1067" w:author="HOANG VAN HA" w:date="2026-05-27T16:06:00Z" w16du:dateUtc="2026-05-27T07:06:00Z">
              <w:r>
                <w:rPr>
                  <w:sz w:val="14"/>
                </w:rPr>
                <w:t>50.0</w:t>
              </w:r>
            </w:ins>
          </w:p>
        </w:tc>
        <w:tc>
          <w:tcPr>
            <w:tcW w:w="1339" w:type="dxa"/>
            <w:tcBorders>
              <w:top w:val="single" w:sz="3" w:space="0" w:color="000000"/>
              <w:left w:val="single" w:sz="3" w:space="0" w:color="000000"/>
              <w:bottom w:val="single" w:sz="3" w:space="0" w:color="000000"/>
              <w:right w:val="single" w:sz="3" w:space="0" w:color="000000"/>
            </w:tcBorders>
          </w:tcPr>
          <w:p w14:paraId="4AE72835" w14:textId="77777777" w:rsidR="00B80A31" w:rsidRDefault="00B80A31" w:rsidP="003E54CB">
            <w:pPr>
              <w:spacing w:after="0" w:line="259" w:lineRule="auto"/>
              <w:ind w:left="0" w:right="0" w:firstLine="0"/>
              <w:jc w:val="center"/>
              <w:rPr>
                <w:ins w:id="1068" w:author="HOANG VAN HA" w:date="2026-05-27T16:06:00Z" w16du:dateUtc="2026-05-27T07:06:00Z"/>
              </w:rPr>
            </w:pPr>
            <w:ins w:id="1069"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20FE5591" w14:textId="77777777" w:rsidR="00B80A31" w:rsidRDefault="00B80A31" w:rsidP="003E54CB">
            <w:pPr>
              <w:spacing w:after="0" w:line="259" w:lineRule="auto"/>
              <w:ind w:left="0" w:right="0" w:firstLine="0"/>
              <w:jc w:val="center"/>
              <w:rPr>
                <w:ins w:id="1070" w:author="HOANG VAN HA" w:date="2026-05-27T16:06:00Z" w16du:dateUtc="2026-05-27T07:06:00Z"/>
              </w:rPr>
            </w:pPr>
            <w:ins w:id="1071" w:author="HOANG VAN HA" w:date="2026-05-27T16:06:00Z" w16du:dateUtc="2026-05-27T07:06:00Z">
              <w:r>
                <w:rPr>
                  <w:b/>
                  <w:sz w:val="14"/>
                </w:rPr>
                <w:t>0.737</w:t>
              </w:r>
            </w:ins>
          </w:p>
        </w:tc>
        <w:tc>
          <w:tcPr>
            <w:tcW w:w="1339" w:type="dxa"/>
            <w:tcBorders>
              <w:top w:val="single" w:sz="3" w:space="0" w:color="000000"/>
              <w:left w:val="single" w:sz="3" w:space="0" w:color="000000"/>
              <w:bottom w:val="single" w:sz="3" w:space="0" w:color="000000"/>
              <w:right w:val="single" w:sz="3" w:space="0" w:color="000000"/>
            </w:tcBorders>
          </w:tcPr>
          <w:p w14:paraId="58256D1F" w14:textId="77777777" w:rsidR="00B80A31" w:rsidRDefault="00B80A31" w:rsidP="003E54CB">
            <w:pPr>
              <w:spacing w:after="0" w:line="259" w:lineRule="auto"/>
              <w:ind w:left="0" w:right="0" w:firstLine="0"/>
              <w:jc w:val="center"/>
              <w:rPr>
                <w:ins w:id="1072" w:author="HOANG VAN HA" w:date="2026-05-27T16:06:00Z" w16du:dateUtc="2026-05-27T07:06:00Z"/>
              </w:rPr>
            </w:pPr>
            <w:ins w:id="1073" w:author="HOANG VAN HA" w:date="2026-05-27T16:06:00Z" w16du:dateUtc="2026-05-27T07:06:00Z">
              <w:r>
                <w:rPr>
                  <w:sz w:val="14"/>
                </w:rPr>
                <w:t>42.72</w:t>
              </w:r>
            </w:ins>
          </w:p>
        </w:tc>
        <w:tc>
          <w:tcPr>
            <w:tcW w:w="909" w:type="dxa"/>
            <w:tcBorders>
              <w:top w:val="single" w:sz="3" w:space="0" w:color="000000"/>
              <w:left w:val="single" w:sz="3" w:space="0" w:color="000000"/>
              <w:bottom w:val="single" w:sz="3" w:space="0" w:color="000000"/>
              <w:right w:val="single" w:sz="3" w:space="0" w:color="000000"/>
            </w:tcBorders>
          </w:tcPr>
          <w:p w14:paraId="2ED8291C" w14:textId="77777777" w:rsidR="00B80A31" w:rsidRDefault="00B80A31" w:rsidP="003E54CB">
            <w:pPr>
              <w:spacing w:after="0" w:line="259" w:lineRule="auto"/>
              <w:ind w:left="0" w:right="0" w:firstLine="0"/>
              <w:jc w:val="center"/>
              <w:rPr>
                <w:ins w:id="1074" w:author="HOANG VAN HA" w:date="2026-05-27T16:06:00Z" w16du:dateUtc="2026-05-27T07:06:00Z"/>
              </w:rPr>
            </w:pPr>
            <w:ins w:id="1075" w:author="HOANG VAN HA" w:date="2026-05-27T16:06:00Z" w16du:dateUtc="2026-05-27T07:06:00Z">
              <w:r>
                <w:rPr>
                  <w:sz w:val="14"/>
                </w:rPr>
                <w:t>36.0</w:t>
              </w:r>
            </w:ins>
          </w:p>
        </w:tc>
        <w:tc>
          <w:tcPr>
            <w:tcW w:w="1339" w:type="dxa"/>
            <w:tcBorders>
              <w:top w:val="single" w:sz="3" w:space="0" w:color="000000"/>
              <w:left w:val="single" w:sz="3" w:space="0" w:color="000000"/>
              <w:bottom w:val="single" w:sz="3" w:space="0" w:color="000000"/>
              <w:right w:val="single" w:sz="3" w:space="0" w:color="000000"/>
            </w:tcBorders>
          </w:tcPr>
          <w:p w14:paraId="35ADF1C3" w14:textId="77777777" w:rsidR="00B80A31" w:rsidRDefault="00B80A31" w:rsidP="003E54CB">
            <w:pPr>
              <w:spacing w:after="0" w:line="259" w:lineRule="auto"/>
              <w:ind w:left="0" w:right="0" w:firstLine="0"/>
              <w:jc w:val="center"/>
              <w:rPr>
                <w:ins w:id="1076" w:author="HOANG VAN HA" w:date="2026-05-27T16:06:00Z" w16du:dateUtc="2026-05-27T07:06:00Z"/>
              </w:rPr>
            </w:pPr>
            <w:ins w:id="1077" w:author="HOANG VAN HA" w:date="2026-05-27T16:06:00Z" w16du:dateUtc="2026-05-27T07:06:00Z">
              <w:r>
                <w:rPr>
                  <w:sz w:val="14"/>
                </w:rPr>
                <w:t>0.9115</w:t>
              </w:r>
            </w:ins>
          </w:p>
        </w:tc>
      </w:tr>
      <w:tr w:rsidR="00B80A31" w14:paraId="4A8C44C1" w14:textId="77777777" w:rsidTr="003E54CB">
        <w:trPr>
          <w:trHeight w:val="327"/>
          <w:ins w:id="1078"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15532224" w14:textId="77777777" w:rsidR="00B80A31" w:rsidRDefault="00B80A31" w:rsidP="003E54CB">
            <w:pPr>
              <w:spacing w:after="0" w:line="259" w:lineRule="auto"/>
              <w:ind w:left="104" w:right="0" w:firstLine="0"/>
              <w:jc w:val="left"/>
              <w:rPr>
                <w:ins w:id="1079" w:author="HOANG VAN HA" w:date="2026-05-27T16:06:00Z" w16du:dateUtc="2026-05-27T07:06:00Z"/>
              </w:rPr>
            </w:pPr>
            <w:ins w:id="1080"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31516AC3" w14:textId="77777777" w:rsidR="00B80A31" w:rsidRDefault="00B80A31" w:rsidP="003E54CB">
            <w:pPr>
              <w:spacing w:after="0" w:line="259" w:lineRule="auto"/>
              <w:ind w:left="0" w:right="0" w:firstLine="0"/>
              <w:jc w:val="center"/>
              <w:rPr>
                <w:ins w:id="1081" w:author="HOANG VAN HA" w:date="2026-05-27T16:06:00Z" w16du:dateUtc="2026-05-27T07:06:00Z"/>
              </w:rPr>
            </w:pPr>
            <w:ins w:id="1082"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1B7990B6" w14:textId="77777777" w:rsidR="00B80A31" w:rsidRDefault="00B80A31" w:rsidP="003E54CB">
            <w:pPr>
              <w:spacing w:after="0" w:line="259" w:lineRule="auto"/>
              <w:ind w:left="0" w:right="0" w:firstLine="0"/>
              <w:jc w:val="center"/>
              <w:rPr>
                <w:ins w:id="1083" w:author="HOANG VAN HA" w:date="2026-05-27T16:06:00Z" w16du:dateUtc="2026-05-27T07:06:00Z"/>
              </w:rPr>
            </w:pPr>
            <w:ins w:id="1084"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21B14FBD" w14:textId="77777777" w:rsidR="00B80A31" w:rsidRDefault="00B80A31" w:rsidP="003E54CB">
            <w:pPr>
              <w:spacing w:after="0" w:line="259" w:lineRule="auto"/>
              <w:ind w:left="0" w:right="0" w:firstLine="0"/>
              <w:jc w:val="center"/>
              <w:rPr>
                <w:ins w:id="1085" w:author="HOANG VAN HA" w:date="2026-05-27T16:06:00Z" w16du:dateUtc="2026-05-27T07:06:00Z"/>
              </w:rPr>
            </w:pPr>
            <w:ins w:id="1086" w:author="HOANG VAN HA" w:date="2026-05-27T16:06:00Z" w16du:dateUtc="2026-05-27T07:06:00Z">
              <w:r>
                <w:rPr>
                  <w:sz w:val="14"/>
                </w:rPr>
                <w:t>50.0</w:t>
              </w:r>
            </w:ins>
          </w:p>
        </w:tc>
        <w:tc>
          <w:tcPr>
            <w:tcW w:w="1339" w:type="dxa"/>
            <w:tcBorders>
              <w:top w:val="single" w:sz="3" w:space="0" w:color="000000"/>
              <w:left w:val="single" w:sz="3" w:space="0" w:color="000000"/>
              <w:bottom w:val="single" w:sz="3" w:space="0" w:color="000000"/>
              <w:right w:val="single" w:sz="3" w:space="0" w:color="000000"/>
            </w:tcBorders>
          </w:tcPr>
          <w:p w14:paraId="2A4CD34A" w14:textId="77777777" w:rsidR="00B80A31" w:rsidRDefault="00B80A31" w:rsidP="003E54CB">
            <w:pPr>
              <w:spacing w:after="0" w:line="259" w:lineRule="auto"/>
              <w:ind w:left="0" w:right="0" w:firstLine="0"/>
              <w:jc w:val="center"/>
              <w:rPr>
                <w:ins w:id="1087" w:author="HOANG VAN HA" w:date="2026-05-27T16:06:00Z" w16du:dateUtc="2026-05-27T07:06:00Z"/>
              </w:rPr>
            </w:pPr>
            <w:ins w:id="1088"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60527840" w14:textId="77777777" w:rsidR="00B80A31" w:rsidRDefault="00B80A31" w:rsidP="003E54CB">
            <w:pPr>
              <w:spacing w:after="0" w:line="259" w:lineRule="auto"/>
              <w:ind w:left="0" w:right="0" w:firstLine="0"/>
              <w:jc w:val="center"/>
              <w:rPr>
                <w:ins w:id="1089" w:author="HOANG VAN HA" w:date="2026-05-27T16:06:00Z" w16du:dateUtc="2026-05-27T07:06:00Z"/>
              </w:rPr>
            </w:pPr>
            <w:ins w:id="1090"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56DC1C32" w14:textId="77777777" w:rsidR="00B80A31" w:rsidRDefault="00B80A31" w:rsidP="003E54CB">
            <w:pPr>
              <w:spacing w:after="0" w:line="259" w:lineRule="auto"/>
              <w:ind w:left="0" w:right="0" w:firstLine="0"/>
              <w:jc w:val="center"/>
              <w:rPr>
                <w:ins w:id="1091" w:author="HOANG VAN HA" w:date="2026-05-27T16:06:00Z" w16du:dateUtc="2026-05-27T07:06:00Z"/>
              </w:rPr>
            </w:pPr>
            <w:ins w:id="1092" w:author="HOANG VAN HA" w:date="2026-05-27T16:06:00Z" w16du:dateUtc="2026-05-27T07:06:00Z">
              <w:r>
                <w:rPr>
                  <w:sz w:val="14"/>
                </w:rPr>
                <w:t>42.67</w:t>
              </w:r>
            </w:ins>
          </w:p>
        </w:tc>
        <w:tc>
          <w:tcPr>
            <w:tcW w:w="909" w:type="dxa"/>
            <w:tcBorders>
              <w:top w:val="single" w:sz="3" w:space="0" w:color="000000"/>
              <w:left w:val="single" w:sz="3" w:space="0" w:color="000000"/>
              <w:bottom w:val="single" w:sz="3" w:space="0" w:color="000000"/>
              <w:right w:val="single" w:sz="3" w:space="0" w:color="000000"/>
            </w:tcBorders>
          </w:tcPr>
          <w:p w14:paraId="5532880C" w14:textId="77777777" w:rsidR="00B80A31" w:rsidRDefault="00B80A31" w:rsidP="003E54CB">
            <w:pPr>
              <w:spacing w:after="0" w:line="259" w:lineRule="auto"/>
              <w:ind w:left="0" w:right="0" w:firstLine="0"/>
              <w:jc w:val="center"/>
              <w:rPr>
                <w:ins w:id="1093" w:author="HOANG VAN HA" w:date="2026-05-27T16:06:00Z" w16du:dateUtc="2026-05-27T07:06:00Z"/>
              </w:rPr>
            </w:pPr>
            <w:ins w:id="1094" w:author="HOANG VAN HA" w:date="2026-05-27T16:06:00Z" w16du:dateUtc="2026-05-27T07:06:00Z">
              <w:r>
                <w:rPr>
                  <w:sz w:val="14"/>
                </w:rPr>
                <w:t>35.9</w:t>
              </w:r>
            </w:ins>
          </w:p>
        </w:tc>
        <w:tc>
          <w:tcPr>
            <w:tcW w:w="1339" w:type="dxa"/>
            <w:tcBorders>
              <w:top w:val="single" w:sz="3" w:space="0" w:color="000000"/>
              <w:left w:val="single" w:sz="3" w:space="0" w:color="000000"/>
              <w:bottom w:val="single" w:sz="3" w:space="0" w:color="000000"/>
              <w:right w:val="single" w:sz="3" w:space="0" w:color="000000"/>
            </w:tcBorders>
          </w:tcPr>
          <w:p w14:paraId="0E9A250E" w14:textId="77777777" w:rsidR="00B80A31" w:rsidRDefault="00B80A31" w:rsidP="003E54CB">
            <w:pPr>
              <w:spacing w:after="0" w:line="259" w:lineRule="auto"/>
              <w:ind w:left="0" w:right="0" w:firstLine="0"/>
              <w:jc w:val="center"/>
              <w:rPr>
                <w:ins w:id="1095" w:author="HOANG VAN HA" w:date="2026-05-27T16:06:00Z" w16du:dateUtc="2026-05-27T07:06:00Z"/>
              </w:rPr>
            </w:pPr>
            <w:ins w:id="1096" w:author="HOANG VAN HA" w:date="2026-05-27T16:06:00Z" w16du:dateUtc="2026-05-27T07:06:00Z">
              <w:r>
                <w:rPr>
                  <w:sz w:val="14"/>
                </w:rPr>
                <w:t>0.9067</w:t>
              </w:r>
            </w:ins>
          </w:p>
        </w:tc>
      </w:tr>
      <w:tr w:rsidR="00B80A31" w14:paraId="1F9A3E35" w14:textId="77777777" w:rsidTr="003E54CB">
        <w:trPr>
          <w:trHeight w:val="327"/>
          <w:ins w:id="1097"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02368293" w14:textId="77777777" w:rsidR="00B80A31" w:rsidRDefault="00B80A31" w:rsidP="003E54CB">
            <w:pPr>
              <w:spacing w:after="0" w:line="259" w:lineRule="auto"/>
              <w:ind w:left="104" w:right="0" w:firstLine="0"/>
              <w:jc w:val="left"/>
              <w:rPr>
                <w:ins w:id="1098" w:author="HOANG VAN HA" w:date="2026-05-27T16:06:00Z" w16du:dateUtc="2026-05-27T07:06:00Z"/>
              </w:rPr>
            </w:pPr>
            <w:ins w:id="1099"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003BE872" w14:textId="77777777" w:rsidR="00B80A31" w:rsidRDefault="00B80A31" w:rsidP="003E54CB">
            <w:pPr>
              <w:spacing w:after="0" w:line="259" w:lineRule="auto"/>
              <w:ind w:left="0" w:right="0" w:firstLine="0"/>
              <w:jc w:val="center"/>
              <w:rPr>
                <w:ins w:id="1100" w:author="HOANG VAN HA" w:date="2026-05-27T16:06:00Z" w16du:dateUtc="2026-05-27T07:06:00Z"/>
              </w:rPr>
            </w:pPr>
            <w:ins w:id="1101" w:author="HOANG VAN HA" w:date="2026-05-27T16:06:00Z" w16du:dateUtc="2026-05-27T07:06:00Z">
              <w:r>
                <w:rPr>
                  <w:sz w:val="14"/>
                </w:rPr>
                <w:t>1.0</w:t>
              </w:r>
            </w:ins>
          </w:p>
        </w:tc>
        <w:tc>
          <w:tcPr>
            <w:tcW w:w="909" w:type="dxa"/>
            <w:tcBorders>
              <w:top w:val="single" w:sz="3" w:space="0" w:color="000000"/>
              <w:left w:val="single" w:sz="3" w:space="0" w:color="000000"/>
              <w:bottom w:val="single" w:sz="3" w:space="0" w:color="000000"/>
              <w:right w:val="single" w:sz="3" w:space="0" w:color="000000"/>
            </w:tcBorders>
          </w:tcPr>
          <w:p w14:paraId="155102E2" w14:textId="77777777" w:rsidR="00B80A31" w:rsidRDefault="00B80A31" w:rsidP="003E54CB">
            <w:pPr>
              <w:spacing w:after="0" w:line="259" w:lineRule="auto"/>
              <w:ind w:left="0" w:right="0" w:firstLine="0"/>
              <w:jc w:val="center"/>
              <w:rPr>
                <w:ins w:id="1102" w:author="HOANG VAN HA" w:date="2026-05-27T16:06:00Z" w16du:dateUtc="2026-05-27T07:06:00Z"/>
              </w:rPr>
            </w:pPr>
            <w:ins w:id="1103"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5FE85BAE" w14:textId="77777777" w:rsidR="00B80A31" w:rsidRDefault="00B80A31" w:rsidP="003E54CB">
            <w:pPr>
              <w:spacing w:after="0" w:line="259" w:lineRule="auto"/>
              <w:ind w:left="0" w:right="0" w:firstLine="0"/>
              <w:jc w:val="center"/>
              <w:rPr>
                <w:ins w:id="1104" w:author="HOANG VAN HA" w:date="2026-05-27T16:06:00Z" w16du:dateUtc="2026-05-27T07:06:00Z"/>
              </w:rPr>
            </w:pPr>
            <w:ins w:id="1105" w:author="HOANG VAN HA" w:date="2026-05-27T16:06:00Z" w16du:dateUtc="2026-05-27T07:06:00Z">
              <w:r>
                <w:rPr>
                  <w:sz w:val="14"/>
                </w:rPr>
                <w:t>20.0</w:t>
              </w:r>
            </w:ins>
          </w:p>
        </w:tc>
        <w:tc>
          <w:tcPr>
            <w:tcW w:w="1339" w:type="dxa"/>
            <w:tcBorders>
              <w:top w:val="single" w:sz="3" w:space="0" w:color="000000"/>
              <w:left w:val="single" w:sz="3" w:space="0" w:color="000000"/>
              <w:bottom w:val="single" w:sz="3" w:space="0" w:color="000000"/>
              <w:right w:val="single" w:sz="3" w:space="0" w:color="000000"/>
            </w:tcBorders>
          </w:tcPr>
          <w:p w14:paraId="70120C02" w14:textId="77777777" w:rsidR="00B80A31" w:rsidRDefault="00B80A31" w:rsidP="003E54CB">
            <w:pPr>
              <w:spacing w:after="0" w:line="259" w:lineRule="auto"/>
              <w:ind w:left="0" w:right="0" w:firstLine="0"/>
              <w:jc w:val="center"/>
              <w:rPr>
                <w:ins w:id="1106" w:author="HOANG VAN HA" w:date="2026-05-27T16:06:00Z" w16du:dateUtc="2026-05-27T07:06:00Z"/>
              </w:rPr>
            </w:pPr>
            <w:ins w:id="1107"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7F6394D8" w14:textId="77777777" w:rsidR="00B80A31" w:rsidRDefault="00B80A31" w:rsidP="003E54CB">
            <w:pPr>
              <w:spacing w:after="0" w:line="259" w:lineRule="auto"/>
              <w:ind w:left="0" w:right="0" w:firstLine="0"/>
              <w:jc w:val="center"/>
              <w:rPr>
                <w:ins w:id="1108" w:author="HOANG VAN HA" w:date="2026-05-27T16:06:00Z" w16du:dateUtc="2026-05-27T07:06:00Z"/>
              </w:rPr>
            </w:pPr>
            <w:ins w:id="1109"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2A5226DE" w14:textId="77777777" w:rsidR="00B80A31" w:rsidRDefault="00B80A31" w:rsidP="003E54CB">
            <w:pPr>
              <w:spacing w:after="0" w:line="259" w:lineRule="auto"/>
              <w:ind w:left="0" w:right="0" w:firstLine="0"/>
              <w:jc w:val="center"/>
              <w:rPr>
                <w:ins w:id="1110" w:author="HOANG VAN HA" w:date="2026-05-27T16:06:00Z" w16du:dateUtc="2026-05-27T07:06:00Z"/>
              </w:rPr>
            </w:pPr>
            <w:ins w:id="1111" w:author="HOANG VAN HA" w:date="2026-05-27T16:06:00Z" w16du:dateUtc="2026-05-27T07:06:00Z">
              <w:r>
                <w:rPr>
                  <w:sz w:val="14"/>
                </w:rPr>
                <w:t>42.57</w:t>
              </w:r>
            </w:ins>
          </w:p>
        </w:tc>
        <w:tc>
          <w:tcPr>
            <w:tcW w:w="909" w:type="dxa"/>
            <w:tcBorders>
              <w:top w:val="single" w:sz="3" w:space="0" w:color="000000"/>
              <w:left w:val="single" w:sz="3" w:space="0" w:color="000000"/>
              <w:bottom w:val="single" w:sz="3" w:space="0" w:color="000000"/>
              <w:right w:val="single" w:sz="3" w:space="0" w:color="000000"/>
            </w:tcBorders>
          </w:tcPr>
          <w:p w14:paraId="2CA9EAFE" w14:textId="77777777" w:rsidR="00B80A31" w:rsidRDefault="00B80A31" w:rsidP="003E54CB">
            <w:pPr>
              <w:spacing w:after="0" w:line="259" w:lineRule="auto"/>
              <w:ind w:left="0" w:right="0" w:firstLine="0"/>
              <w:jc w:val="center"/>
              <w:rPr>
                <w:ins w:id="1112" w:author="HOANG VAN HA" w:date="2026-05-27T16:06:00Z" w16du:dateUtc="2026-05-27T07:06:00Z"/>
              </w:rPr>
            </w:pPr>
            <w:ins w:id="1113" w:author="HOANG VAN HA" w:date="2026-05-27T16:06:00Z" w16du:dateUtc="2026-05-27T07:06:00Z">
              <w:r>
                <w:rPr>
                  <w:sz w:val="14"/>
                </w:rPr>
                <w:t>35.9</w:t>
              </w:r>
            </w:ins>
          </w:p>
        </w:tc>
        <w:tc>
          <w:tcPr>
            <w:tcW w:w="1339" w:type="dxa"/>
            <w:tcBorders>
              <w:top w:val="single" w:sz="3" w:space="0" w:color="000000"/>
              <w:left w:val="single" w:sz="3" w:space="0" w:color="000000"/>
              <w:bottom w:val="single" w:sz="3" w:space="0" w:color="000000"/>
              <w:right w:val="single" w:sz="3" w:space="0" w:color="000000"/>
            </w:tcBorders>
          </w:tcPr>
          <w:p w14:paraId="0DA8CBAC" w14:textId="77777777" w:rsidR="00B80A31" w:rsidRDefault="00B80A31" w:rsidP="003E54CB">
            <w:pPr>
              <w:spacing w:after="0" w:line="259" w:lineRule="auto"/>
              <w:ind w:left="0" w:right="0" w:firstLine="0"/>
              <w:jc w:val="center"/>
              <w:rPr>
                <w:ins w:id="1114" w:author="HOANG VAN HA" w:date="2026-05-27T16:06:00Z" w16du:dateUtc="2026-05-27T07:06:00Z"/>
              </w:rPr>
            </w:pPr>
            <w:ins w:id="1115" w:author="HOANG VAN HA" w:date="2026-05-27T16:06:00Z" w16du:dateUtc="2026-05-27T07:06:00Z">
              <w:r>
                <w:rPr>
                  <w:sz w:val="14"/>
                </w:rPr>
                <w:t>0.8985</w:t>
              </w:r>
            </w:ins>
          </w:p>
        </w:tc>
      </w:tr>
      <w:tr w:rsidR="00B80A31" w14:paraId="6E797BD9" w14:textId="77777777" w:rsidTr="003E54CB">
        <w:trPr>
          <w:trHeight w:val="327"/>
          <w:ins w:id="1116"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7B513DFC" w14:textId="77777777" w:rsidR="00B80A31" w:rsidRDefault="00B80A31" w:rsidP="003E54CB">
            <w:pPr>
              <w:spacing w:after="0" w:line="259" w:lineRule="auto"/>
              <w:ind w:left="104" w:right="0" w:firstLine="0"/>
              <w:jc w:val="left"/>
              <w:rPr>
                <w:ins w:id="1117" w:author="HOANG VAN HA" w:date="2026-05-27T16:06:00Z" w16du:dateUtc="2026-05-27T07:06:00Z"/>
              </w:rPr>
            </w:pPr>
            <w:ins w:id="1118"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76C3D85E" w14:textId="77777777" w:rsidR="00B80A31" w:rsidRDefault="00B80A31" w:rsidP="003E54CB">
            <w:pPr>
              <w:spacing w:after="0" w:line="259" w:lineRule="auto"/>
              <w:ind w:left="0" w:right="0" w:firstLine="0"/>
              <w:jc w:val="center"/>
              <w:rPr>
                <w:ins w:id="1119" w:author="HOANG VAN HA" w:date="2026-05-27T16:06:00Z" w16du:dateUtc="2026-05-27T07:06:00Z"/>
              </w:rPr>
            </w:pPr>
            <w:ins w:id="1120" w:author="HOANG VAN HA" w:date="2026-05-27T16:06:00Z" w16du:dateUtc="2026-05-27T07:06:00Z">
              <w:r>
                <w:rPr>
                  <w:sz w:val="14"/>
                </w:rPr>
                <w:t>2.0</w:t>
              </w:r>
            </w:ins>
          </w:p>
        </w:tc>
        <w:tc>
          <w:tcPr>
            <w:tcW w:w="909" w:type="dxa"/>
            <w:tcBorders>
              <w:top w:val="single" w:sz="3" w:space="0" w:color="000000"/>
              <w:left w:val="single" w:sz="3" w:space="0" w:color="000000"/>
              <w:bottom w:val="single" w:sz="3" w:space="0" w:color="000000"/>
              <w:right w:val="single" w:sz="3" w:space="0" w:color="000000"/>
            </w:tcBorders>
          </w:tcPr>
          <w:p w14:paraId="525076AC" w14:textId="77777777" w:rsidR="00B80A31" w:rsidRDefault="00B80A31" w:rsidP="003E54CB">
            <w:pPr>
              <w:spacing w:after="0" w:line="259" w:lineRule="auto"/>
              <w:ind w:left="0" w:right="0" w:firstLine="0"/>
              <w:jc w:val="center"/>
              <w:rPr>
                <w:ins w:id="1121" w:author="HOANG VAN HA" w:date="2026-05-27T16:06:00Z" w16du:dateUtc="2026-05-27T07:06:00Z"/>
              </w:rPr>
            </w:pPr>
            <w:ins w:id="1122"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73E58D4E" w14:textId="77777777" w:rsidR="00B80A31" w:rsidRDefault="00B80A31" w:rsidP="003E54CB">
            <w:pPr>
              <w:spacing w:after="0" w:line="259" w:lineRule="auto"/>
              <w:ind w:left="0" w:right="0" w:firstLine="0"/>
              <w:jc w:val="center"/>
              <w:rPr>
                <w:ins w:id="1123" w:author="HOANG VAN HA" w:date="2026-05-27T16:06:00Z" w16du:dateUtc="2026-05-27T07:06:00Z"/>
              </w:rPr>
            </w:pPr>
            <w:ins w:id="1124" w:author="HOANG VAN HA" w:date="2026-05-27T16:06:00Z" w16du:dateUtc="2026-05-27T07:06:00Z">
              <w:r>
                <w:rPr>
                  <w:sz w:val="14"/>
                </w:rPr>
                <w:t>30.0</w:t>
              </w:r>
            </w:ins>
          </w:p>
        </w:tc>
        <w:tc>
          <w:tcPr>
            <w:tcW w:w="1339" w:type="dxa"/>
            <w:tcBorders>
              <w:top w:val="single" w:sz="3" w:space="0" w:color="000000"/>
              <w:left w:val="single" w:sz="3" w:space="0" w:color="000000"/>
              <w:bottom w:val="single" w:sz="3" w:space="0" w:color="000000"/>
              <w:right w:val="single" w:sz="3" w:space="0" w:color="000000"/>
            </w:tcBorders>
          </w:tcPr>
          <w:p w14:paraId="486AEDF5" w14:textId="77777777" w:rsidR="00B80A31" w:rsidRDefault="00B80A31" w:rsidP="003E54CB">
            <w:pPr>
              <w:spacing w:after="0" w:line="259" w:lineRule="auto"/>
              <w:ind w:left="0" w:right="0" w:firstLine="0"/>
              <w:jc w:val="center"/>
              <w:rPr>
                <w:ins w:id="1125" w:author="HOANG VAN HA" w:date="2026-05-27T16:06:00Z" w16du:dateUtc="2026-05-27T07:06:00Z"/>
              </w:rPr>
            </w:pPr>
            <w:ins w:id="1126"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4937BD53" w14:textId="77777777" w:rsidR="00B80A31" w:rsidRDefault="00B80A31" w:rsidP="003E54CB">
            <w:pPr>
              <w:spacing w:after="0" w:line="259" w:lineRule="auto"/>
              <w:ind w:left="0" w:right="0" w:firstLine="0"/>
              <w:jc w:val="center"/>
              <w:rPr>
                <w:ins w:id="1127" w:author="HOANG VAN HA" w:date="2026-05-27T16:06:00Z" w16du:dateUtc="2026-05-27T07:06:00Z"/>
              </w:rPr>
            </w:pPr>
            <w:ins w:id="1128" w:author="HOANG VAN HA" w:date="2026-05-27T16:06:00Z" w16du:dateUtc="2026-05-27T07:06:00Z">
              <w:r>
                <w:rPr>
                  <w:b/>
                  <w:sz w:val="14"/>
                </w:rPr>
                <w:t>0.737</w:t>
              </w:r>
            </w:ins>
          </w:p>
        </w:tc>
        <w:tc>
          <w:tcPr>
            <w:tcW w:w="1339" w:type="dxa"/>
            <w:tcBorders>
              <w:top w:val="single" w:sz="3" w:space="0" w:color="000000"/>
              <w:left w:val="single" w:sz="3" w:space="0" w:color="000000"/>
              <w:bottom w:val="single" w:sz="3" w:space="0" w:color="000000"/>
              <w:right w:val="single" w:sz="3" w:space="0" w:color="000000"/>
            </w:tcBorders>
          </w:tcPr>
          <w:p w14:paraId="7A66F383" w14:textId="77777777" w:rsidR="00B80A31" w:rsidRDefault="00B80A31" w:rsidP="003E54CB">
            <w:pPr>
              <w:spacing w:after="0" w:line="259" w:lineRule="auto"/>
              <w:ind w:left="0" w:right="0" w:firstLine="0"/>
              <w:jc w:val="center"/>
              <w:rPr>
                <w:ins w:id="1129" w:author="HOANG VAN HA" w:date="2026-05-27T16:06:00Z" w16du:dateUtc="2026-05-27T07:06:00Z"/>
              </w:rPr>
            </w:pPr>
            <w:ins w:id="1130" w:author="HOANG VAN HA" w:date="2026-05-27T16:06:00Z" w16du:dateUtc="2026-05-27T07:06:00Z">
              <w:r>
                <w:rPr>
                  <w:sz w:val="14"/>
                </w:rPr>
                <w:t>42.54</w:t>
              </w:r>
            </w:ins>
          </w:p>
        </w:tc>
        <w:tc>
          <w:tcPr>
            <w:tcW w:w="909" w:type="dxa"/>
            <w:tcBorders>
              <w:top w:val="single" w:sz="3" w:space="0" w:color="000000"/>
              <w:left w:val="single" w:sz="3" w:space="0" w:color="000000"/>
              <w:bottom w:val="single" w:sz="3" w:space="0" w:color="000000"/>
              <w:right w:val="single" w:sz="3" w:space="0" w:color="000000"/>
            </w:tcBorders>
          </w:tcPr>
          <w:p w14:paraId="5A98EB0A" w14:textId="77777777" w:rsidR="00B80A31" w:rsidRDefault="00B80A31" w:rsidP="003E54CB">
            <w:pPr>
              <w:spacing w:after="0" w:line="259" w:lineRule="auto"/>
              <w:ind w:left="0" w:right="0" w:firstLine="0"/>
              <w:jc w:val="center"/>
              <w:rPr>
                <w:ins w:id="1131" w:author="HOANG VAN HA" w:date="2026-05-27T16:06:00Z" w16du:dateUtc="2026-05-27T07:06:00Z"/>
              </w:rPr>
            </w:pPr>
            <w:ins w:id="1132" w:author="HOANG VAN HA" w:date="2026-05-27T16:06:00Z" w16du:dateUtc="2026-05-27T07:06:00Z">
              <w:r>
                <w:rPr>
                  <w:sz w:val="14"/>
                </w:rPr>
                <w:t>35.9</w:t>
              </w:r>
            </w:ins>
          </w:p>
        </w:tc>
        <w:tc>
          <w:tcPr>
            <w:tcW w:w="1339" w:type="dxa"/>
            <w:tcBorders>
              <w:top w:val="single" w:sz="3" w:space="0" w:color="000000"/>
              <w:left w:val="single" w:sz="3" w:space="0" w:color="000000"/>
              <w:bottom w:val="single" w:sz="3" w:space="0" w:color="000000"/>
              <w:right w:val="single" w:sz="3" w:space="0" w:color="000000"/>
            </w:tcBorders>
          </w:tcPr>
          <w:p w14:paraId="377DC19D" w14:textId="77777777" w:rsidR="00B80A31" w:rsidRDefault="00B80A31" w:rsidP="003E54CB">
            <w:pPr>
              <w:spacing w:after="0" w:line="259" w:lineRule="auto"/>
              <w:ind w:left="0" w:right="0" w:firstLine="0"/>
              <w:jc w:val="center"/>
              <w:rPr>
                <w:ins w:id="1133" w:author="HOANG VAN HA" w:date="2026-05-27T16:06:00Z" w16du:dateUtc="2026-05-27T07:06:00Z"/>
              </w:rPr>
            </w:pPr>
            <w:ins w:id="1134" w:author="HOANG VAN HA" w:date="2026-05-27T16:06:00Z" w16du:dateUtc="2026-05-27T07:06:00Z">
              <w:r>
                <w:rPr>
                  <w:sz w:val="14"/>
                </w:rPr>
                <w:t>0.8958</w:t>
              </w:r>
            </w:ins>
          </w:p>
        </w:tc>
      </w:tr>
      <w:tr w:rsidR="00B80A31" w14:paraId="480F8EA7" w14:textId="77777777" w:rsidTr="003E54CB">
        <w:trPr>
          <w:trHeight w:val="327"/>
          <w:ins w:id="1135"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45912F8A" w14:textId="77777777" w:rsidR="00B80A31" w:rsidRDefault="00B80A31" w:rsidP="003E54CB">
            <w:pPr>
              <w:spacing w:after="0" w:line="259" w:lineRule="auto"/>
              <w:ind w:left="104" w:right="0" w:firstLine="0"/>
              <w:jc w:val="left"/>
              <w:rPr>
                <w:ins w:id="1136" w:author="HOANG VAN HA" w:date="2026-05-27T16:06:00Z" w16du:dateUtc="2026-05-27T07:06:00Z"/>
              </w:rPr>
            </w:pPr>
            <w:ins w:id="1137"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6DD996C6" w14:textId="77777777" w:rsidR="00B80A31" w:rsidRDefault="00B80A31" w:rsidP="003E54CB">
            <w:pPr>
              <w:spacing w:after="0" w:line="259" w:lineRule="auto"/>
              <w:ind w:left="0" w:right="0" w:firstLine="0"/>
              <w:jc w:val="center"/>
              <w:rPr>
                <w:ins w:id="1138" w:author="HOANG VAN HA" w:date="2026-05-27T16:06:00Z" w16du:dateUtc="2026-05-27T07:06:00Z"/>
              </w:rPr>
            </w:pPr>
            <w:ins w:id="1139" w:author="HOANG VAN HA" w:date="2026-05-27T16:06:00Z" w16du:dateUtc="2026-05-27T07:06:00Z">
              <w:r>
                <w:rPr>
                  <w:sz w:val="14"/>
                </w:rPr>
                <w:t>2.0</w:t>
              </w:r>
            </w:ins>
          </w:p>
        </w:tc>
        <w:tc>
          <w:tcPr>
            <w:tcW w:w="909" w:type="dxa"/>
            <w:tcBorders>
              <w:top w:val="single" w:sz="3" w:space="0" w:color="000000"/>
              <w:left w:val="single" w:sz="3" w:space="0" w:color="000000"/>
              <w:bottom w:val="single" w:sz="3" w:space="0" w:color="000000"/>
              <w:right w:val="single" w:sz="3" w:space="0" w:color="000000"/>
            </w:tcBorders>
          </w:tcPr>
          <w:p w14:paraId="4F7A1B5F" w14:textId="77777777" w:rsidR="00B80A31" w:rsidRDefault="00B80A31" w:rsidP="003E54CB">
            <w:pPr>
              <w:spacing w:after="0" w:line="259" w:lineRule="auto"/>
              <w:ind w:left="0" w:right="0" w:firstLine="0"/>
              <w:jc w:val="center"/>
              <w:rPr>
                <w:ins w:id="1140" w:author="HOANG VAN HA" w:date="2026-05-27T16:06:00Z" w16du:dateUtc="2026-05-27T07:06:00Z"/>
              </w:rPr>
            </w:pPr>
            <w:ins w:id="1141"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1A78E5A7" w14:textId="77777777" w:rsidR="00B80A31" w:rsidRDefault="00B80A31" w:rsidP="003E54CB">
            <w:pPr>
              <w:spacing w:after="0" w:line="259" w:lineRule="auto"/>
              <w:ind w:left="0" w:right="0" w:firstLine="0"/>
              <w:jc w:val="center"/>
              <w:rPr>
                <w:ins w:id="1142" w:author="HOANG VAN HA" w:date="2026-05-27T16:06:00Z" w16du:dateUtc="2026-05-27T07:06:00Z"/>
              </w:rPr>
            </w:pPr>
            <w:ins w:id="1143" w:author="HOANG VAN HA" w:date="2026-05-27T16:06:00Z" w16du:dateUtc="2026-05-27T07:06:00Z">
              <w:r>
                <w:rPr>
                  <w:sz w:val="14"/>
                </w:rPr>
                <w:t>30.0</w:t>
              </w:r>
            </w:ins>
          </w:p>
        </w:tc>
        <w:tc>
          <w:tcPr>
            <w:tcW w:w="1339" w:type="dxa"/>
            <w:tcBorders>
              <w:top w:val="single" w:sz="3" w:space="0" w:color="000000"/>
              <w:left w:val="single" w:sz="3" w:space="0" w:color="000000"/>
              <w:bottom w:val="single" w:sz="3" w:space="0" w:color="000000"/>
              <w:right w:val="single" w:sz="3" w:space="0" w:color="000000"/>
            </w:tcBorders>
          </w:tcPr>
          <w:p w14:paraId="2B0EFEDA" w14:textId="77777777" w:rsidR="00B80A31" w:rsidRDefault="00B80A31" w:rsidP="003E54CB">
            <w:pPr>
              <w:spacing w:after="0" w:line="259" w:lineRule="auto"/>
              <w:ind w:left="0" w:right="0" w:firstLine="0"/>
              <w:jc w:val="center"/>
              <w:rPr>
                <w:ins w:id="1144" w:author="HOANG VAN HA" w:date="2026-05-27T16:06:00Z" w16du:dateUtc="2026-05-27T07:06:00Z"/>
              </w:rPr>
            </w:pPr>
            <w:ins w:id="1145"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7953BA19" w14:textId="77777777" w:rsidR="00B80A31" w:rsidRDefault="00B80A31" w:rsidP="003E54CB">
            <w:pPr>
              <w:spacing w:after="0" w:line="259" w:lineRule="auto"/>
              <w:ind w:left="0" w:right="0" w:firstLine="0"/>
              <w:jc w:val="center"/>
              <w:rPr>
                <w:ins w:id="1146" w:author="HOANG VAN HA" w:date="2026-05-27T16:06:00Z" w16du:dateUtc="2026-05-27T07:06:00Z"/>
              </w:rPr>
            </w:pPr>
            <w:ins w:id="1147"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1C17472C" w14:textId="77777777" w:rsidR="00B80A31" w:rsidRDefault="00B80A31" w:rsidP="003E54CB">
            <w:pPr>
              <w:spacing w:after="0" w:line="259" w:lineRule="auto"/>
              <w:ind w:left="0" w:right="0" w:firstLine="0"/>
              <w:jc w:val="center"/>
              <w:rPr>
                <w:ins w:id="1148" w:author="HOANG VAN HA" w:date="2026-05-27T16:06:00Z" w16du:dateUtc="2026-05-27T07:06:00Z"/>
              </w:rPr>
            </w:pPr>
            <w:ins w:id="1149" w:author="HOANG VAN HA" w:date="2026-05-27T16:06:00Z" w16du:dateUtc="2026-05-27T07:06:00Z">
              <w:r>
                <w:rPr>
                  <w:sz w:val="14"/>
                </w:rPr>
                <w:t>42.47</w:t>
              </w:r>
            </w:ins>
          </w:p>
        </w:tc>
        <w:tc>
          <w:tcPr>
            <w:tcW w:w="909" w:type="dxa"/>
            <w:tcBorders>
              <w:top w:val="single" w:sz="3" w:space="0" w:color="000000"/>
              <w:left w:val="single" w:sz="3" w:space="0" w:color="000000"/>
              <w:bottom w:val="single" w:sz="3" w:space="0" w:color="000000"/>
              <w:right w:val="single" w:sz="3" w:space="0" w:color="000000"/>
            </w:tcBorders>
          </w:tcPr>
          <w:p w14:paraId="441220A7" w14:textId="77777777" w:rsidR="00B80A31" w:rsidRDefault="00B80A31" w:rsidP="003E54CB">
            <w:pPr>
              <w:spacing w:after="0" w:line="259" w:lineRule="auto"/>
              <w:ind w:left="0" w:right="0" w:firstLine="0"/>
              <w:jc w:val="center"/>
              <w:rPr>
                <w:ins w:id="1150" w:author="HOANG VAN HA" w:date="2026-05-27T16:06:00Z" w16du:dateUtc="2026-05-27T07:06:00Z"/>
              </w:rPr>
            </w:pPr>
            <w:ins w:id="1151" w:author="HOANG VAN HA" w:date="2026-05-27T16:06:00Z" w16du:dateUtc="2026-05-27T07:06:00Z">
              <w:r>
                <w:rPr>
                  <w:sz w:val="14"/>
                </w:rPr>
                <w:t>35.9</w:t>
              </w:r>
            </w:ins>
          </w:p>
        </w:tc>
        <w:tc>
          <w:tcPr>
            <w:tcW w:w="1339" w:type="dxa"/>
            <w:tcBorders>
              <w:top w:val="single" w:sz="3" w:space="0" w:color="000000"/>
              <w:left w:val="single" w:sz="3" w:space="0" w:color="000000"/>
              <w:bottom w:val="single" w:sz="3" w:space="0" w:color="000000"/>
              <w:right w:val="single" w:sz="3" w:space="0" w:color="000000"/>
            </w:tcBorders>
          </w:tcPr>
          <w:p w14:paraId="067B6CF4" w14:textId="77777777" w:rsidR="00B80A31" w:rsidRDefault="00B80A31" w:rsidP="003E54CB">
            <w:pPr>
              <w:spacing w:after="0" w:line="259" w:lineRule="auto"/>
              <w:ind w:left="0" w:right="0" w:firstLine="0"/>
              <w:jc w:val="center"/>
              <w:rPr>
                <w:ins w:id="1152" w:author="HOANG VAN HA" w:date="2026-05-27T16:06:00Z" w16du:dateUtc="2026-05-27T07:06:00Z"/>
              </w:rPr>
            </w:pPr>
            <w:ins w:id="1153" w:author="HOANG VAN HA" w:date="2026-05-27T16:06:00Z" w16du:dateUtc="2026-05-27T07:06:00Z">
              <w:r>
                <w:rPr>
                  <w:sz w:val="14"/>
                </w:rPr>
                <w:t>0.8905</w:t>
              </w:r>
            </w:ins>
          </w:p>
        </w:tc>
      </w:tr>
      <w:tr w:rsidR="00B80A31" w14:paraId="5A54C455" w14:textId="77777777" w:rsidTr="003E54CB">
        <w:trPr>
          <w:trHeight w:val="327"/>
          <w:ins w:id="1154"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17E0777C" w14:textId="77777777" w:rsidR="00B80A31" w:rsidRDefault="00B80A31" w:rsidP="003E54CB">
            <w:pPr>
              <w:spacing w:after="0" w:line="259" w:lineRule="auto"/>
              <w:ind w:left="104" w:right="0" w:firstLine="0"/>
              <w:jc w:val="left"/>
              <w:rPr>
                <w:ins w:id="1155" w:author="HOANG VAN HA" w:date="2026-05-27T16:06:00Z" w16du:dateUtc="2026-05-27T07:06:00Z"/>
              </w:rPr>
            </w:pPr>
            <w:ins w:id="1156"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19548938" w14:textId="77777777" w:rsidR="00B80A31" w:rsidRDefault="00B80A31" w:rsidP="003E54CB">
            <w:pPr>
              <w:spacing w:after="0" w:line="259" w:lineRule="auto"/>
              <w:ind w:left="0" w:right="0" w:firstLine="0"/>
              <w:jc w:val="center"/>
              <w:rPr>
                <w:ins w:id="1157" w:author="HOANG VAN HA" w:date="2026-05-27T16:06:00Z" w16du:dateUtc="2026-05-27T07:06:00Z"/>
              </w:rPr>
            </w:pPr>
            <w:ins w:id="1158"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5B20F385" w14:textId="77777777" w:rsidR="00B80A31" w:rsidRDefault="00B80A31" w:rsidP="003E54CB">
            <w:pPr>
              <w:spacing w:after="0" w:line="259" w:lineRule="auto"/>
              <w:ind w:left="0" w:right="0" w:firstLine="0"/>
              <w:jc w:val="center"/>
              <w:rPr>
                <w:ins w:id="1159" w:author="HOANG VAN HA" w:date="2026-05-27T16:06:00Z" w16du:dateUtc="2026-05-27T07:06:00Z"/>
              </w:rPr>
            </w:pPr>
            <w:ins w:id="1160"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1A2B2EC7" w14:textId="77777777" w:rsidR="00B80A31" w:rsidRDefault="00B80A31" w:rsidP="003E54CB">
            <w:pPr>
              <w:spacing w:after="0" w:line="259" w:lineRule="auto"/>
              <w:ind w:left="0" w:right="0" w:firstLine="0"/>
              <w:jc w:val="center"/>
              <w:rPr>
                <w:ins w:id="1161" w:author="HOANG VAN HA" w:date="2026-05-27T16:06:00Z" w16du:dateUtc="2026-05-27T07:06:00Z"/>
              </w:rPr>
            </w:pPr>
            <w:ins w:id="1162" w:author="HOANG VAN HA" w:date="2026-05-27T16:06:00Z" w16du:dateUtc="2026-05-27T07:06:00Z">
              <w:r>
                <w:rPr>
                  <w:sz w:val="14"/>
                </w:rPr>
                <w:t>30.0</w:t>
              </w:r>
            </w:ins>
          </w:p>
        </w:tc>
        <w:tc>
          <w:tcPr>
            <w:tcW w:w="1339" w:type="dxa"/>
            <w:tcBorders>
              <w:top w:val="single" w:sz="3" w:space="0" w:color="000000"/>
              <w:left w:val="single" w:sz="3" w:space="0" w:color="000000"/>
              <w:bottom w:val="single" w:sz="3" w:space="0" w:color="000000"/>
              <w:right w:val="single" w:sz="3" w:space="0" w:color="000000"/>
            </w:tcBorders>
          </w:tcPr>
          <w:p w14:paraId="05AE4CA2" w14:textId="77777777" w:rsidR="00B80A31" w:rsidRDefault="00B80A31" w:rsidP="003E54CB">
            <w:pPr>
              <w:spacing w:after="0" w:line="259" w:lineRule="auto"/>
              <w:ind w:left="0" w:right="0" w:firstLine="0"/>
              <w:jc w:val="center"/>
              <w:rPr>
                <w:ins w:id="1163" w:author="HOANG VAN HA" w:date="2026-05-27T16:06:00Z" w16du:dateUtc="2026-05-27T07:06:00Z"/>
              </w:rPr>
            </w:pPr>
            <w:ins w:id="1164"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0ABE8925" w14:textId="77777777" w:rsidR="00B80A31" w:rsidRDefault="00B80A31" w:rsidP="003E54CB">
            <w:pPr>
              <w:spacing w:after="0" w:line="259" w:lineRule="auto"/>
              <w:ind w:left="0" w:right="0" w:firstLine="0"/>
              <w:jc w:val="center"/>
              <w:rPr>
                <w:ins w:id="1165" w:author="HOANG VAN HA" w:date="2026-05-27T16:06:00Z" w16du:dateUtc="2026-05-27T07:06:00Z"/>
              </w:rPr>
            </w:pPr>
            <w:ins w:id="1166" w:author="HOANG VAN HA" w:date="2026-05-27T16:06:00Z" w16du:dateUtc="2026-05-27T07:06:00Z">
              <w:r>
                <w:rPr>
                  <w:b/>
                  <w:sz w:val="14"/>
                </w:rPr>
                <w:t>0.737</w:t>
              </w:r>
            </w:ins>
          </w:p>
        </w:tc>
        <w:tc>
          <w:tcPr>
            <w:tcW w:w="1339" w:type="dxa"/>
            <w:tcBorders>
              <w:top w:val="single" w:sz="3" w:space="0" w:color="000000"/>
              <w:left w:val="single" w:sz="3" w:space="0" w:color="000000"/>
              <w:bottom w:val="single" w:sz="3" w:space="0" w:color="000000"/>
              <w:right w:val="single" w:sz="3" w:space="0" w:color="000000"/>
            </w:tcBorders>
          </w:tcPr>
          <w:p w14:paraId="4A9FFCF3" w14:textId="77777777" w:rsidR="00B80A31" w:rsidRDefault="00B80A31" w:rsidP="003E54CB">
            <w:pPr>
              <w:spacing w:after="0" w:line="259" w:lineRule="auto"/>
              <w:ind w:left="0" w:right="0" w:firstLine="0"/>
              <w:jc w:val="center"/>
              <w:rPr>
                <w:ins w:id="1167" w:author="HOANG VAN HA" w:date="2026-05-27T16:06:00Z" w16du:dateUtc="2026-05-27T07:06:00Z"/>
              </w:rPr>
            </w:pPr>
            <w:ins w:id="1168" w:author="HOANG VAN HA" w:date="2026-05-27T16:06:00Z" w16du:dateUtc="2026-05-27T07:06:00Z">
              <w:r>
                <w:rPr>
                  <w:sz w:val="14"/>
                </w:rPr>
                <w:t>41.72</w:t>
              </w:r>
            </w:ins>
          </w:p>
        </w:tc>
        <w:tc>
          <w:tcPr>
            <w:tcW w:w="909" w:type="dxa"/>
            <w:tcBorders>
              <w:top w:val="single" w:sz="3" w:space="0" w:color="000000"/>
              <w:left w:val="single" w:sz="3" w:space="0" w:color="000000"/>
              <w:bottom w:val="single" w:sz="3" w:space="0" w:color="000000"/>
              <w:right w:val="single" w:sz="3" w:space="0" w:color="000000"/>
            </w:tcBorders>
          </w:tcPr>
          <w:p w14:paraId="76B7CC11" w14:textId="77777777" w:rsidR="00B80A31" w:rsidRDefault="00B80A31" w:rsidP="003E54CB">
            <w:pPr>
              <w:spacing w:after="0" w:line="259" w:lineRule="auto"/>
              <w:ind w:left="0" w:right="0" w:firstLine="0"/>
              <w:jc w:val="center"/>
              <w:rPr>
                <w:ins w:id="1169" w:author="HOANG VAN HA" w:date="2026-05-27T16:06:00Z" w16du:dateUtc="2026-05-27T07:06:00Z"/>
              </w:rPr>
            </w:pPr>
            <w:ins w:id="1170" w:author="HOANG VAN HA" w:date="2026-05-27T16:06:00Z" w16du:dateUtc="2026-05-27T07:06:00Z">
              <w:r>
                <w:rPr>
                  <w:sz w:val="14"/>
                </w:rPr>
                <w:t>35.6</w:t>
              </w:r>
            </w:ins>
          </w:p>
        </w:tc>
        <w:tc>
          <w:tcPr>
            <w:tcW w:w="1339" w:type="dxa"/>
            <w:tcBorders>
              <w:top w:val="single" w:sz="3" w:space="0" w:color="000000"/>
              <w:left w:val="single" w:sz="3" w:space="0" w:color="000000"/>
              <w:bottom w:val="single" w:sz="3" w:space="0" w:color="000000"/>
              <w:right w:val="single" w:sz="3" w:space="0" w:color="000000"/>
            </w:tcBorders>
          </w:tcPr>
          <w:p w14:paraId="041CA78F" w14:textId="77777777" w:rsidR="00B80A31" w:rsidRDefault="00B80A31" w:rsidP="003E54CB">
            <w:pPr>
              <w:spacing w:after="0" w:line="259" w:lineRule="auto"/>
              <w:ind w:left="0" w:right="0" w:firstLine="0"/>
              <w:jc w:val="center"/>
              <w:rPr>
                <w:ins w:id="1171" w:author="HOANG VAN HA" w:date="2026-05-27T16:06:00Z" w16du:dateUtc="2026-05-27T07:06:00Z"/>
              </w:rPr>
            </w:pPr>
            <w:ins w:id="1172" w:author="HOANG VAN HA" w:date="2026-05-27T16:06:00Z" w16du:dateUtc="2026-05-27T07:06:00Z">
              <w:r>
                <w:rPr>
                  <w:sz w:val="14"/>
                </w:rPr>
                <w:t>0.8275</w:t>
              </w:r>
            </w:ins>
          </w:p>
        </w:tc>
      </w:tr>
      <w:tr w:rsidR="00B80A31" w14:paraId="3403858A" w14:textId="77777777" w:rsidTr="003E54CB">
        <w:trPr>
          <w:trHeight w:val="327"/>
          <w:ins w:id="1173"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00FCD13E" w14:textId="77777777" w:rsidR="00B80A31" w:rsidRDefault="00B80A31" w:rsidP="003E54CB">
            <w:pPr>
              <w:spacing w:after="0" w:line="259" w:lineRule="auto"/>
              <w:ind w:left="104" w:right="0" w:firstLine="0"/>
              <w:jc w:val="left"/>
              <w:rPr>
                <w:ins w:id="1174" w:author="HOANG VAN HA" w:date="2026-05-27T16:06:00Z" w16du:dateUtc="2026-05-27T07:06:00Z"/>
              </w:rPr>
            </w:pPr>
            <w:ins w:id="1175" w:author="HOANG VAN HA" w:date="2026-05-27T16:06:00Z" w16du:dateUtc="2026-05-27T07:06:00Z">
              <w:r>
                <w:rPr>
                  <w:sz w:val="14"/>
                </w:rPr>
                <w:t xml:space="preserve">AccMotionDet </w:t>
              </w:r>
              <w:r>
                <w:rPr>
                  <w:sz w:val="12"/>
                </w:rPr>
                <w:t>(</w:t>
              </w:r>
              <w:r>
                <w:rPr>
                  <w:sz w:val="14"/>
                </w:rPr>
                <w:t>Eager Mode</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7DF3DB43" w14:textId="77777777" w:rsidR="00B80A31" w:rsidRDefault="00B80A31" w:rsidP="003E54CB">
            <w:pPr>
              <w:spacing w:after="0" w:line="259" w:lineRule="auto"/>
              <w:ind w:left="0" w:right="0" w:firstLine="0"/>
              <w:jc w:val="center"/>
              <w:rPr>
                <w:ins w:id="1176" w:author="HOANG VAN HA" w:date="2026-05-27T16:06:00Z" w16du:dateUtc="2026-05-27T07:06:00Z"/>
              </w:rPr>
            </w:pPr>
            <w:ins w:id="1177" w:author="HOANG VAN HA" w:date="2026-05-27T16:06:00Z" w16du:dateUtc="2026-05-27T07:06:00Z">
              <w:r>
                <w:rPr>
                  <w:sz w:val="14"/>
                </w:rPr>
                <w:t>3.0</w:t>
              </w:r>
            </w:ins>
          </w:p>
        </w:tc>
        <w:tc>
          <w:tcPr>
            <w:tcW w:w="909" w:type="dxa"/>
            <w:tcBorders>
              <w:top w:val="single" w:sz="3" w:space="0" w:color="000000"/>
              <w:left w:val="single" w:sz="3" w:space="0" w:color="000000"/>
              <w:bottom w:val="single" w:sz="3" w:space="0" w:color="000000"/>
              <w:right w:val="single" w:sz="3" w:space="0" w:color="000000"/>
            </w:tcBorders>
          </w:tcPr>
          <w:p w14:paraId="0F2F8BD6" w14:textId="77777777" w:rsidR="00B80A31" w:rsidRDefault="00B80A31" w:rsidP="003E54CB">
            <w:pPr>
              <w:spacing w:after="0" w:line="259" w:lineRule="auto"/>
              <w:ind w:left="0" w:right="0" w:firstLine="0"/>
              <w:jc w:val="center"/>
              <w:rPr>
                <w:ins w:id="1178" w:author="HOANG VAN HA" w:date="2026-05-27T16:06:00Z" w16du:dateUtc="2026-05-27T07:06:00Z"/>
              </w:rPr>
            </w:pPr>
            <w:ins w:id="1179" w:author="HOANG VAN HA" w:date="2026-05-27T16:06:00Z" w16du:dateUtc="2026-05-27T07:06:00Z">
              <w:r>
                <w:rPr>
                  <w:sz w:val="14"/>
                </w:rPr>
                <w:t>7.0</w:t>
              </w:r>
            </w:ins>
          </w:p>
        </w:tc>
        <w:tc>
          <w:tcPr>
            <w:tcW w:w="909" w:type="dxa"/>
            <w:tcBorders>
              <w:top w:val="single" w:sz="3" w:space="0" w:color="000000"/>
              <w:left w:val="single" w:sz="3" w:space="0" w:color="000000"/>
              <w:bottom w:val="single" w:sz="3" w:space="0" w:color="000000"/>
              <w:right w:val="single" w:sz="3" w:space="0" w:color="000000"/>
            </w:tcBorders>
          </w:tcPr>
          <w:p w14:paraId="2E143E60" w14:textId="77777777" w:rsidR="00B80A31" w:rsidRDefault="00B80A31" w:rsidP="003E54CB">
            <w:pPr>
              <w:spacing w:after="0" w:line="259" w:lineRule="auto"/>
              <w:ind w:left="0" w:right="0" w:firstLine="0"/>
              <w:jc w:val="center"/>
              <w:rPr>
                <w:ins w:id="1180" w:author="HOANG VAN HA" w:date="2026-05-27T16:06:00Z" w16du:dateUtc="2026-05-27T07:06:00Z"/>
              </w:rPr>
            </w:pPr>
            <w:ins w:id="1181" w:author="HOANG VAN HA" w:date="2026-05-27T16:06:00Z" w16du:dateUtc="2026-05-27T07:06:00Z">
              <w:r>
                <w:rPr>
                  <w:sz w:val="14"/>
                </w:rPr>
                <w:t>30.0</w:t>
              </w:r>
            </w:ins>
          </w:p>
        </w:tc>
        <w:tc>
          <w:tcPr>
            <w:tcW w:w="1339" w:type="dxa"/>
            <w:tcBorders>
              <w:top w:val="single" w:sz="3" w:space="0" w:color="000000"/>
              <w:left w:val="single" w:sz="3" w:space="0" w:color="000000"/>
              <w:bottom w:val="single" w:sz="3" w:space="0" w:color="000000"/>
              <w:right w:val="single" w:sz="3" w:space="0" w:color="000000"/>
            </w:tcBorders>
          </w:tcPr>
          <w:p w14:paraId="59A9B41A" w14:textId="77777777" w:rsidR="00B80A31" w:rsidRDefault="00B80A31" w:rsidP="003E54CB">
            <w:pPr>
              <w:spacing w:after="0" w:line="259" w:lineRule="auto"/>
              <w:ind w:left="0" w:right="0" w:firstLine="0"/>
              <w:jc w:val="center"/>
              <w:rPr>
                <w:ins w:id="1182" w:author="HOANG VAN HA" w:date="2026-05-27T16:06:00Z" w16du:dateUtc="2026-05-27T07:06:00Z"/>
              </w:rPr>
            </w:pPr>
            <w:ins w:id="1183" w:author="HOANG VAN HA" w:date="2026-05-27T16:06:00Z" w16du:dateUtc="2026-05-27T07:06:00Z">
              <w:r>
                <w:rPr>
                  <w:b/>
                  <w:sz w:val="14"/>
                </w:rPr>
                <w:t xml:space="preserve">94.35 </w:t>
              </w:r>
              <w:r>
                <w:rPr>
                  <w:sz w:val="12"/>
                </w:rPr>
                <w:t>(</w:t>
              </w:r>
              <w:r>
                <w:rPr>
                  <w:sz w:val="14"/>
                </w:rPr>
                <w:t>-0.00</w:t>
              </w:r>
              <w:r>
                <w:rPr>
                  <w:sz w:val="12"/>
                </w:rPr>
                <w:t>)</w:t>
              </w:r>
            </w:ins>
          </w:p>
        </w:tc>
        <w:tc>
          <w:tcPr>
            <w:tcW w:w="909" w:type="dxa"/>
            <w:tcBorders>
              <w:top w:val="single" w:sz="3" w:space="0" w:color="000000"/>
              <w:left w:val="single" w:sz="3" w:space="0" w:color="000000"/>
              <w:bottom w:val="single" w:sz="3" w:space="0" w:color="000000"/>
              <w:right w:val="single" w:sz="3" w:space="0" w:color="000000"/>
            </w:tcBorders>
          </w:tcPr>
          <w:p w14:paraId="5E6F315F" w14:textId="77777777" w:rsidR="00B80A31" w:rsidRDefault="00B80A31" w:rsidP="003E54CB">
            <w:pPr>
              <w:spacing w:after="0" w:line="259" w:lineRule="auto"/>
              <w:ind w:left="0" w:right="0" w:firstLine="0"/>
              <w:jc w:val="center"/>
              <w:rPr>
                <w:ins w:id="1184" w:author="HOANG VAN HA" w:date="2026-05-27T16:06:00Z" w16du:dateUtc="2026-05-27T07:06:00Z"/>
              </w:rPr>
            </w:pPr>
            <w:ins w:id="1185" w:author="HOANG VAN HA" w:date="2026-05-27T16:06:00Z" w16du:dateUtc="2026-05-27T07:06:00Z">
              <w:r>
                <w:rPr>
                  <w:sz w:val="14"/>
                  <w:u w:val="single" w:color="000000"/>
                </w:rPr>
                <w:t>0.74</w:t>
              </w:r>
            </w:ins>
          </w:p>
        </w:tc>
        <w:tc>
          <w:tcPr>
            <w:tcW w:w="1339" w:type="dxa"/>
            <w:tcBorders>
              <w:top w:val="single" w:sz="3" w:space="0" w:color="000000"/>
              <w:left w:val="single" w:sz="3" w:space="0" w:color="000000"/>
              <w:bottom w:val="single" w:sz="3" w:space="0" w:color="000000"/>
              <w:right w:val="single" w:sz="3" w:space="0" w:color="000000"/>
            </w:tcBorders>
          </w:tcPr>
          <w:p w14:paraId="6AC5E0E0" w14:textId="77777777" w:rsidR="00B80A31" w:rsidRDefault="00B80A31" w:rsidP="003E54CB">
            <w:pPr>
              <w:spacing w:after="0" w:line="259" w:lineRule="auto"/>
              <w:ind w:left="0" w:right="0" w:firstLine="0"/>
              <w:jc w:val="center"/>
              <w:rPr>
                <w:ins w:id="1186" w:author="HOANG VAN HA" w:date="2026-05-27T16:06:00Z" w16du:dateUtc="2026-05-27T07:06:00Z"/>
              </w:rPr>
            </w:pPr>
            <w:ins w:id="1187" w:author="HOANG VAN HA" w:date="2026-05-27T16:06:00Z" w16du:dateUtc="2026-05-27T07:06:00Z">
              <w:r>
                <w:rPr>
                  <w:sz w:val="14"/>
                </w:rPr>
                <w:t>41.65</w:t>
              </w:r>
            </w:ins>
          </w:p>
        </w:tc>
        <w:tc>
          <w:tcPr>
            <w:tcW w:w="909" w:type="dxa"/>
            <w:tcBorders>
              <w:top w:val="single" w:sz="3" w:space="0" w:color="000000"/>
              <w:left w:val="single" w:sz="3" w:space="0" w:color="000000"/>
              <w:bottom w:val="single" w:sz="3" w:space="0" w:color="000000"/>
              <w:right w:val="single" w:sz="3" w:space="0" w:color="000000"/>
            </w:tcBorders>
          </w:tcPr>
          <w:p w14:paraId="4450E9A3" w14:textId="77777777" w:rsidR="00B80A31" w:rsidRDefault="00B80A31" w:rsidP="003E54CB">
            <w:pPr>
              <w:spacing w:after="0" w:line="259" w:lineRule="auto"/>
              <w:ind w:left="0" w:right="0" w:firstLine="0"/>
              <w:jc w:val="center"/>
              <w:rPr>
                <w:ins w:id="1188" w:author="HOANG VAN HA" w:date="2026-05-27T16:06:00Z" w16du:dateUtc="2026-05-27T07:06:00Z"/>
              </w:rPr>
            </w:pPr>
            <w:ins w:id="1189" w:author="HOANG VAN HA" w:date="2026-05-27T16:06:00Z" w16du:dateUtc="2026-05-27T07:06:00Z">
              <w:r>
                <w:rPr>
                  <w:sz w:val="14"/>
                </w:rPr>
                <w:t>35.5</w:t>
              </w:r>
            </w:ins>
          </w:p>
        </w:tc>
        <w:tc>
          <w:tcPr>
            <w:tcW w:w="1339" w:type="dxa"/>
            <w:tcBorders>
              <w:top w:val="single" w:sz="3" w:space="0" w:color="000000"/>
              <w:left w:val="single" w:sz="3" w:space="0" w:color="000000"/>
              <w:bottom w:val="single" w:sz="3" w:space="0" w:color="000000"/>
              <w:right w:val="single" w:sz="3" w:space="0" w:color="000000"/>
            </w:tcBorders>
          </w:tcPr>
          <w:p w14:paraId="6F1FDA38" w14:textId="77777777" w:rsidR="00B80A31" w:rsidRDefault="00B80A31" w:rsidP="003E54CB">
            <w:pPr>
              <w:spacing w:after="0" w:line="259" w:lineRule="auto"/>
              <w:ind w:left="0" w:right="0" w:firstLine="0"/>
              <w:jc w:val="center"/>
              <w:rPr>
                <w:ins w:id="1190" w:author="HOANG VAN HA" w:date="2026-05-27T16:06:00Z" w16du:dateUtc="2026-05-27T07:06:00Z"/>
              </w:rPr>
            </w:pPr>
            <w:ins w:id="1191" w:author="HOANG VAN HA" w:date="2026-05-27T16:06:00Z" w16du:dateUtc="2026-05-27T07:06:00Z">
              <w:r>
                <w:rPr>
                  <w:sz w:val="14"/>
                </w:rPr>
                <w:t>0.8221</w:t>
              </w:r>
            </w:ins>
          </w:p>
        </w:tc>
      </w:tr>
    </w:tbl>
    <w:p w14:paraId="0626C7E4" w14:textId="77777777" w:rsidR="00B80A31" w:rsidRDefault="00B80A31" w:rsidP="00B80A31">
      <w:pPr>
        <w:spacing w:after="0"/>
        <w:ind w:left="47" w:right="20"/>
        <w:rPr>
          <w:ins w:id="1192" w:author="HOANG VAN HA" w:date="2026-05-27T16:06:00Z" w16du:dateUtc="2026-05-27T07:06:00Z"/>
        </w:rPr>
      </w:pPr>
      <w:ins w:id="1193" w:author="HOANG VAN HA" w:date="2026-05-27T16:06:00Z" w16du:dateUtc="2026-05-27T07:06:00Z">
        <w:r>
          <w:t xml:space="preserve">Table 8: Comparison of Video-level performance metrics, measuring the delay and initial detection speed. The best and second-best results for each metric are highlighted in </w:t>
        </w:r>
        <w:r>
          <w:rPr>
            <w:b/>
          </w:rPr>
          <w:t xml:space="preserve">bold </w:t>
        </w:r>
        <w:r>
          <w:t xml:space="preserve">and </w:t>
        </w:r>
        <w:r>
          <w:rPr>
            <w:i/>
            <w:u w:val="single" w:color="000000"/>
          </w:rPr>
          <w:t>italic underline</w:t>
        </w:r>
        <w:r>
          <w:t>, respectively.</w:t>
        </w:r>
      </w:ins>
    </w:p>
    <w:tbl>
      <w:tblPr>
        <w:tblStyle w:val="TableGrid"/>
        <w:tblW w:w="10764" w:type="dxa"/>
        <w:tblInd w:w="64" w:type="dxa"/>
        <w:tblCellMar>
          <w:top w:w="67" w:type="dxa"/>
          <w:left w:w="77" w:type="dxa"/>
          <w:right w:w="77" w:type="dxa"/>
        </w:tblCellMar>
        <w:tblLook w:val="04A0" w:firstRow="1" w:lastRow="0" w:firstColumn="1" w:lastColumn="0" w:noHBand="0" w:noVBand="1"/>
      </w:tblPr>
      <w:tblGrid>
        <w:gridCol w:w="2294"/>
        <w:gridCol w:w="1210"/>
        <w:gridCol w:w="1210"/>
        <w:gridCol w:w="1210"/>
        <w:gridCol w:w="1210"/>
        <w:gridCol w:w="1210"/>
        <w:gridCol w:w="1210"/>
        <w:gridCol w:w="1210"/>
      </w:tblGrid>
      <w:tr w:rsidR="00B80A31" w14:paraId="4E9B01DD" w14:textId="77777777" w:rsidTr="003E54CB">
        <w:trPr>
          <w:trHeight w:val="546"/>
          <w:ins w:id="1194" w:author="HOANG VAN HA" w:date="2026-05-27T16:06:00Z"/>
        </w:trPr>
        <w:tc>
          <w:tcPr>
            <w:tcW w:w="2293" w:type="dxa"/>
            <w:tcBorders>
              <w:top w:val="single" w:sz="3" w:space="0" w:color="000000"/>
              <w:left w:val="single" w:sz="3" w:space="0" w:color="000000"/>
              <w:bottom w:val="single" w:sz="3" w:space="0" w:color="000000"/>
              <w:right w:val="single" w:sz="3" w:space="0" w:color="000000"/>
            </w:tcBorders>
            <w:vAlign w:val="center"/>
          </w:tcPr>
          <w:p w14:paraId="18CF379E" w14:textId="77777777" w:rsidR="00B80A31" w:rsidRDefault="00B80A31" w:rsidP="003E54CB">
            <w:pPr>
              <w:spacing w:after="0" w:line="259" w:lineRule="auto"/>
              <w:ind w:left="0" w:right="0" w:firstLine="0"/>
              <w:jc w:val="center"/>
              <w:rPr>
                <w:ins w:id="1195" w:author="HOANG VAN HA" w:date="2026-05-27T16:06:00Z" w16du:dateUtc="2026-05-27T07:06:00Z"/>
              </w:rPr>
            </w:pPr>
            <w:ins w:id="1196" w:author="HOANG VAN HA" w:date="2026-05-27T16:06:00Z" w16du:dateUtc="2026-05-27T07:06:00Z">
              <w:r>
                <w:rPr>
                  <w:b/>
                  <w:sz w:val="18"/>
                </w:rPr>
                <w:t>Method</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60956E4E" w14:textId="77777777" w:rsidR="00B80A31" w:rsidRDefault="00B80A31" w:rsidP="003E54CB">
            <w:pPr>
              <w:spacing w:after="0" w:line="259" w:lineRule="auto"/>
              <w:ind w:left="0" w:right="0" w:firstLine="0"/>
              <w:rPr>
                <w:ins w:id="1197" w:author="HOANG VAN HA" w:date="2026-05-27T16:06:00Z" w16du:dateUtc="2026-05-27T07:06:00Z"/>
              </w:rPr>
            </w:pPr>
            <w:proofErr w:type="gramStart"/>
            <w:ins w:id="1198" w:author="HOANG VAN HA" w:date="2026-05-27T16:06:00Z" w16du:dateUtc="2026-05-27T07:06:00Z">
              <w:r>
                <w:rPr>
                  <w:b/>
                  <w:sz w:val="18"/>
                </w:rPr>
                <w:t>Recall</w:t>
              </w:r>
              <w:proofErr w:type="gramEnd"/>
              <w:r>
                <w:rPr>
                  <w:b/>
                  <w:sz w:val="18"/>
                </w:rPr>
                <w:t xml:space="preserve"> </w:t>
              </w:r>
              <w:r>
                <w:rPr>
                  <w:b/>
                  <w:sz w:val="16"/>
                </w:rPr>
                <w:t>(</w:t>
              </w:r>
              <w:r>
                <w:rPr>
                  <w:b/>
                  <w:sz w:val="18"/>
                </w:rPr>
                <w:t>%</w:t>
              </w:r>
              <w:r>
                <w:rPr>
                  <w:b/>
                  <w:sz w:val="16"/>
                </w:rPr>
                <w:t>)</w:t>
              </w:r>
              <w:r>
                <w:rPr>
                  <w:sz w:val="18"/>
                </w:rPr>
                <w:t>↑</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5FB5923B" w14:textId="77777777" w:rsidR="00B80A31" w:rsidRDefault="00B80A31" w:rsidP="003E54CB">
            <w:pPr>
              <w:spacing w:after="0" w:line="259" w:lineRule="auto"/>
              <w:ind w:left="71" w:right="0" w:firstLine="0"/>
              <w:jc w:val="left"/>
              <w:rPr>
                <w:ins w:id="1199" w:author="HOANG VAN HA" w:date="2026-05-27T16:06:00Z" w16du:dateUtc="2026-05-27T07:06:00Z"/>
              </w:rPr>
            </w:pPr>
            <w:ins w:id="1200" w:author="HOANG VAN HA" w:date="2026-05-27T16:06:00Z" w16du:dateUtc="2026-05-27T07:06:00Z">
              <w:r>
                <w:rPr>
                  <w:b/>
                  <w:sz w:val="18"/>
                </w:rPr>
                <w:t xml:space="preserve">FAR </w:t>
              </w:r>
              <w:r>
                <w:rPr>
                  <w:b/>
                  <w:sz w:val="16"/>
                </w:rPr>
                <w:t>(</w:t>
              </w:r>
              <w:r>
                <w:rPr>
                  <w:b/>
                  <w:sz w:val="18"/>
                </w:rPr>
                <w:t>%</w:t>
              </w:r>
              <w:r>
                <w:rPr>
                  <w:b/>
                  <w:sz w:val="16"/>
                </w:rPr>
                <w:t>)</w:t>
              </w:r>
              <w:r>
                <w:rPr>
                  <w:sz w:val="18"/>
                </w:rPr>
                <w:t>↓</w:t>
              </w:r>
            </w:ins>
          </w:p>
        </w:tc>
        <w:tc>
          <w:tcPr>
            <w:tcW w:w="1210" w:type="dxa"/>
            <w:tcBorders>
              <w:top w:val="single" w:sz="3" w:space="0" w:color="000000"/>
              <w:left w:val="single" w:sz="3" w:space="0" w:color="000000"/>
              <w:bottom w:val="single" w:sz="3" w:space="0" w:color="000000"/>
              <w:right w:val="single" w:sz="3" w:space="0" w:color="000000"/>
            </w:tcBorders>
          </w:tcPr>
          <w:p w14:paraId="53B7D0DA" w14:textId="77777777" w:rsidR="00B80A31" w:rsidRDefault="00B80A31" w:rsidP="003E54CB">
            <w:pPr>
              <w:spacing w:after="0" w:line="259" w:lineRule="auto"/>
              <w:ind w:left="0" w:right="0" w:firstLine="0"/>
              <w:jc w:val="center"/>
              <w:rPr>
                <w:ins w:id="1201" w:author="HOANG VAN HA" w:date="2026-05-27T16:06:00Z" w16du:dateUtc="2026-05-27T07:06:00Z"/>
              </w:rPr>
            </w:pPr>
            <w:ins w:id="1202" w:author="HOANG VAN HA" w:date="2026-05-27T16:06:00Z" w16du:dateUtc="2026-05-27T07:06:00Z">
              <w:r>
                <w:rPr>
                  <w:b/>
                  <w:sz w:val="18"/>
                </w:rPr>
                <w:t xml:space="preserve">Accuracy </w:t>
              </w:r>
              <w:r>
                <w:rPr>
                  <w:b/>
                  <w:sz w:val="16"/>
                </w:rPr>
                <w:t>(</w:t>
              </w:r>
              <w:r>
                <w:rPr>
                  <w:b/>
                  <w:sz w:val="18"/>
                </w:rPr>
                <w:t>%</w:t>
              </w:r>
              <w:r>
                <w:rPr>
                  <w:b/>
                  <w:sz w:val="16"/>
                </w:rPr>
                <w:t>)</w:t>
              </w:r>
              <w:r>
                <w:rPr>
                  <w:sz w:val="18"/>
                </w:rPr>
                <w:t>↑</w:t>
              </w:r>
            </w:ins>
          </w:p>
        </w:tc>
        <w:tc>
          <w:tcPr>
            <w:tcW w:w="1210" w:type="dxa"/>
            <w:tcBorders>
              <w:top w:val="single" w:sz="3" w:space="0" w:color="000000"/>
              <w:left w:val="single" w:sz="3" w:space="0" w:color="000000"/>
              <w:bottom w:val="single" w:sz="3" w:space="0" w:color="000000"/>
              <w:right w:val="single" w:sz="3" w:space="0" w:color="000000"/>
            </w:tcBorders>
          </w:tcPr>
          <w:p w14:paraId="4DD418DB" w14:textId="77777777" w:rsidR="00B80A31" w:rsidRDefault="00B80A31" w:rsidP="003E54CB">
            <w:pPr>
              <w:spacing w:after="0" w:line="259" w:lineRule="auto"/>
              <w:ind w:left="0" w:right="0" w:firstLine="0"/>
              <w:jc w:val="center"/>
              <w:rPr>
                <w:ins w:id="1203" w:author="HOANG VAN HA" w:date="2026-05-27T16:06:00Z" w16du:dateUtc="2026-05-27T07:06:00Z"/>
              </w:rPr>
            </w:pPr>
            <w:ins w:id="1204" w:author="HOANG VAN HA" w:date="2026-05-27T16:06:00Z" w16du:dateUtc="2026-05-27T07:06:00Z">
              <w:r>
                <w:rPr>
                  <w:b/>
                  <w:sz w:val="18"/>
                </w:rPr>
                <w:t xml:space="preserve">Precision </w:t>
              </w:r>
              <w:r>
                <w:rPr>
                  <w:b/>
                  <w:sz w:val="16"/>
                </w:rPr>
                <w:t>(</w:t>
              </w:r>
              <w:r>
                <w:rPr>
                  <w:b/>
                  <w:sz w:val="18"/>
                </w:rPr>
                <w:t>%</w:t>
              </w:r>
              <w:r>
                <w:rPr>
                  <w:b/>
                  <w:sz w:val="16"/>
                </w:rPr>
                <w:t>)</w:t>
              </w:r>
              <w:r>
                <w:rPr>
                  <w:sz w:val="18"/>
                </w:rPr>
                <w:t>↑</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5CCA6558" w14:textId="77777777" w:rsidR="00B80A31" w:rsidRDefault="00B80A31" w:rsidP="003E54CB">
            <w:pPr>
              <w:spacing w:after="0" w:line="259" w:lineRule="auto"/>
              <w:ind w:left="41" w:right="0" w:firstLine="0"/>
              <w:jc w:val="left"/>
              <w:rPr>
                <w:ins w:id="1205" w:author="HOANG VAN HA" w:date="2026-05-27T16:06:00Z" w16du:dateUtc="2026-05-27T07:06:00Z"/>
              </w:rPr>
            </w:pPr>
            <w:ins w:id="1206" w:author="HOANG VAN HA" w:date="2026-05-27T16:06:00Z" w16du:dateUtc="2026-05-27T07:06:00Z">
              <w:r>
                <w:rPr>
                  <w:b/>
                  <w:sz w:val="18"/>
                </w:rPr>
                <w:t xml:space="preserve">F1 Score </w:t>
              </w:r>
              <w:r>
                <w:rPr>
                  <w:sz w:val="18"/>
                </w:rPr>
                <w:t>↑</w:t>
              </w:r>
            </w:ins>
          </w:p>
        </w:tc>
        <w:tc>
          <w:tcPr>
            <w:tcW w:w="1210" w:type="dxa"/>
            <w:tcBorders>
              <w:top w:val="single" w:sz="3" w:space="0" w:color="000000"/>
              <w:left w:val="single" w:sz="3" w:space="0" w:color="000000"/>
              <w:bottom w:val="single" w:sz="3" w:space="0" w:color="000000"/>
              <w:right w:val="single" w:sz="3" w:space="0" w:color="000000"/>
            </w:tcBorders>
          </w:tcPr>
          <w:p w14:paraId="5B9ECE5D" w14:textId="77777777" w:rsidR="00B80A31" w:rsidRDefault="00B80A31" w:rsidP="003E54CB">
            <w:pPr>
              <w:spacing w:after="0" w:line="259" w:lineRule="auto"/>
              <w:ind w:left="0" w:right="0" w:firstLine="0"/>
              <w:jc w:val="center"/>
              <w:rPr>
                <w:ins w:id="1207" w:author="HOANG VAN HA" w:date="2026-05-27T16:06:00Z" w16du:dateUtc="2026-05-27T07:06:00Z"/>
              </w:rPr>
            </w:pPr>
            <w:ins w:id="1208" w:author="HOANG VAN HA" w:date="2026-05-27T16:06:00Z" w16du:dateUtc="2026-05-27T07:06:00Z">
              <w:r>
                <w:rPr>
                  <w:b/>
                  <w:sz w:val="18"/>
                </w:rPr>
                <w:t xml:space="preserve">Skip Rate </w:t>
              </w:r>
              <w:r>
                <w:rPr>
                  <w:b/>
                  <w:sz w:val="16"/>
                </w:rPr>
                <w:t>(</w:t>
              </w:r>
              <w:r>
                <w:rPr>
                  <w:b/>
                  <w:sz w:val="18"/>
                </w:rPr>
                <w:t>%</w:t>
              </w:r>
              <w:r>
                <w:rPr>
                  <w:b/>
                  <w:sz w:val="16"/>
                </w:rPr>
                <w:t>)</w:t>
              </w:r>
              <w:r>
                <w:rPr>
                  <w:sz w:val="18"/>
                </w:rPr>
                <w:t>↑</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765FA71D" w14:textId="77777777" w:rsidR="00B80A31" w:rsidRDefault="00B80A31" w:rsidP="003E54CB">
            <w:pPr>
              <w:spacing w:after="0" w:line="259" w:lineRule="auto"/>
              <w:ind w:left="0" w:right="0" w:firstLine="0"/>
              <w:jc w:val="center"/>
              <w:rPr>
                <w:ins w:id="1209" w:author="HOANG VAN HA" w:date="2026-05-27T16:06:00Z" w16du:dateUtc="2026-05-27T07:06:00Z"/>
              </w:rPr>
            </w:pPr>
            <w:ins w:id="1210" w:author="HOANG VAN HA" w:date="2026-05-27T16:06:00Z" w16du:dateUtc="2026-05-27T07:06:00Z">
              <w:r>
                <w:rPr>
                  <w:b/>
                  <w:sz w:val="18"/>
                </w:rPr>
                <w:t xml:space="preserve">FPS </w:t>
              </w:r>
              <w:r>
                <w:rPr>
                  <w:sz w:val="18"/>
                </w:rPr>
                <w:t>↑</w:t>
              </w:r>
            </w:ins>
          </w:p>
        </w:tc>
      </w:tr>
      <w:tr w:rsidR="00B80A31" w14:paraId="32B60774" w14:textId="77777777" w:rsidTr="003E54CB">
        <w:trPr>
          <w:trHeight w:val="327"/>
          <w:ins w:id="1211"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2BA35EB7" w14:textId="77777777" w:rsidR="00B80A31" w:rsidRDefault="00B80A31" w:rsidP="003E54CB">
            <w:pPr>
              <w:spacing w:after="0" w:line="259" w:lineRule="auto"/>
              <w:ind w:left="0" w:right="0" w:firstLine="0"/>
              <w:jc w:val="center"/>
              <w:rPr>
                <w:ins w:id="1212" w:author="HOANG VAN HA" w:date="2026-05-27T16:06:00Z" w16du:dateUtc="2026-05-27T07:06:00Z"/>
              </w:rPr>
            </w:pPr>
            <w:ins w:id="1213" w:author="HOANG VAN HA" w:date="2026-05-27T16:06:00Z" w16du:dateUtc="2026-05-27T07:06:00Z">
              <w:r>
                <w:rPr>
                  <w:sz w:val="18"/>
                </w:rPr>
                <w:t xml:space="preserve">Baseline </w:t>
              </w:r>
              <w:r>
                <w:rPr>
                  <w:sz w:val="16"/>
                </w:rPr>
                <w:t>(</w:t>
              </w:r>
              <w:r>
                <w:rPr>
                  <w:sz w:val="18"/>
                </w:rPr>
                <w:t>notemp</w:t>
              </w:r>
              <w:r>
                <w:rPr>
                  <w:sz w:val="16"/>
                </w:rPr>
                <w:t>)</w:t>
              </w:r>
            </w:ins>
          </w:p>
        </w:tc>
        <w:tc>
          <w:tcPr>
            <w:tcW w:w="1210" w:type="dxa"/>
            <w:tcBorders>
              <w:top w:val="single" w:sz="3" w:space="0" w:color="000000"/>
              <w:left w:val="single" w:sz="3" w:space="0" w:color="000000"/>
              <w:bottom w:val="single" w:sz="3" w:space="0" w:color="000000"/>
              <w:right w:val="single" w:sz="3" w:space="0" w:color="000000"/>
            </w:tcBorders>
          </w:tcPr>
          <w:p w14:paraId="35756DBE" w14:textId="77777777" w:rsidR="00B80A31" w:rsidRDefault="00B80A31" w:rsidP="003E54CB">
            <w:pPr>
              <w:spacing w:after="0" w:line="259" w:lineRule="auto"/>
              <w:ind w:left="0" w:right="0" w:firstLine="0"/>
              <w:jc w:val="center"/>
              <w:rPr>
                <w:ins w:id="1214" w:author="HOANG VAN HA" w:date="2026-05-27T16:06:00Z" w16du:dateUtc="2026-05-27T07:06:00Z"/>
              </w:rPr>
            </w:pPr>
            <w:ins w:id="1215" w:author="HOANG VAN HA" w:date="2026-05-27T16:06:00Z" w16du:dateUtc="2026-05-27T07:06:00Z">
              <w:r>
                <w:rPr>
                  <w:b/>
                  <w:sz w:val="18"/>
                </w:rPr>
                <w:t>95.616</w:t>
              </w:r>
            </w:ins>
          </w:p>
        </w:tc>
        <w:tc>
          <w:tcPr>
            <w:tcW w:w="1210" w:type="dxa"/>
            <w:tcBorders>
              <w:top w:val="single" w:sz="3" w:space="0" w:color="000000"/>
              <w:left w:val="single" w:sz="3" w:space="0" w:color="000000"/>
              <w:bottom w:val="single" w:sz="3" w:space="0" w:color="000000"/>
              <w:right w:val="single" w:sz="3" w:space="0" w:color="000000"/>
            </w:tcBorders>
          </w:tcPr>
          <w:p w14:paraId="74FFF500" w14:textId="77777777" w:rsidR="00B80A31" w:rsidRDefault="00B80A31" w:rsidP="003E54CB">
            <w:pPr>
              <w:spacing w:after="0" w:line="259" w:lineRule="auto"/>
              <w:ind w:left="0" w:right="0" w:firstLine="0"/>
              <w:jc w:val="center"/>
              <w:rPr>
                <w:ins w:id="1216" w:author="HOANG VAN HA" w:date="2026-05-27T16:06:00Z" w16du:dateUtc="2026-05-27T07:06:00Z"/>
              </w:rPr>
            </w:pPr>
            <w:ins w:id="1217" w:author="HOANG VAN HA" w:date="2026-05-27T16:06:00Z" w16du:dateUtc="2026-05-27T07:06:00Z">
              <w:r>
                <w:rPr>
                  <w:sz w:val="18"/>
                </w:rPr>
                <w:t>0.251</w:t>
              </w:r>
            </w:ins>
          </w:p>
        </w:tc>
        <w:tc>
          <w:tcPr>
            <w:tcW w:w="1210" w:type="dxa"/>
            <w:tcBorders>
              <w:top w:val="single" w:sz="3" w:space="0" w:color="000000"/>
              <w:left w:val="single" w:sz="3" w:space="0" w:color="000000"/>
              <w:bottom w:val="single" w:sz="3" w:space="0" w:color="000000"/>
              <w:right w:val="single" w:sz="3" w:space="0" w:color="000000"/>
            </w:tcBorders>
          </w:tcPr>
          <w:p w14:paraId="1A66FF2F" w14:textId="77777777" w:rsidR="00B80A31" w:rsidRDefault="00B80A31" w:rsidP="003E54CB">
            <w:pPr>
              <w:spacing w:after="0" w:line="259" w:lineRule="auto"/>
              <w:ind w:left="0" w:right="0" w:firstLine="0"/>
              <w:jc w:val="center"/>
              <w:rPr>
                <w:ins w:id="1218" w:author="HOANG VAN HA" w:date="2026-05-27T16:06:00Z" w16du:dateUtc="2026-05-27T07:06:00Z"/>
              </w:rPr>
            </w:pPr>
            <w:ins w:id="1219" w:author="HOANG VAN HA" w:date="2026-05-27T16:06:00Z" w16du:dateUtc="2026-05-27T07:06:00Z">
              <w:r>
                <w:rPr>
                  <w:b/>
                  <w:sz w:val="18"/>
                </w:rPr>
                <w:t>98.767</w:t>
              </w:r>
            </w:ins>
          </w:p>
        </w:tc>
        <w:tc>
          <w:tcPr>
            <w:tcW w:w="1210" w:type="dxa"/>
            <w:tcBorders>
              <w:top w:val="single" w:sz="3" w:space="0" w:color="000000"/>
              <w:left w:val="single" w:sz="3" w:space="0" w:color="000000"/>
              <w:bottom w:val="single" w:sz="3" w:space="0" w:color="000000"/>
              <w:right w:val="single" w:sz="3" w:space="0" w:color="000000"/>
            </w:tcBorders>
          </w:tcPr>
          <w:p w14:paraId="7C585D0D" w14:textId="77777777" w:rsidR="00B80A31" w:rsidRDefault="00B80A31" w:rsidP="003E54CB">
            <w:pPr>
              <w:spacing w:after="0" w:line="259" w:lineRule="auto"/>
              <w:ind w:left="0" w:right="0" w:firstLine="0"/>
              <w:jc w:val="center"/>
              <w:rPr>
                <w:ins w:id="1220" w:author="HOANG VAN HA" w:date="2026-05-27T16:06:00Z" w16du:dateUtc="2026-05-27T07:06:00Z"/>
              </w:rPr>
            </w:pPr>
            <w:ins w:id="1221" w:author="HOANG VAN HA" w:date="2026-05-27T16:06:00Z" w16du:dateUtc="2026-05-27T07:06:00Z">
              <w:r>
                <w:rPr>
                  <w:sz w:val="18"/>
                </w:rPr>
                <w:t>99.166</w:t>
              </w:r>
            </w:ins>
          </w:p>
        </w:tc>
        <w:tc>
          <w:tcPr>
            <w:tcW w:w="1210" w:type="dxa"/>
            <w:tcBorders>
              <w:top w:val="single" w:sz="3" w:space="0" w:color="000000"/>
              <w:left w:val="single" w:sz="3" w:space="0" w:color="000000"/>
              <w:bottom w:val="single" w:sz="3" w:space="0" w:color="000000"/>
              <w:right w:val="single" w:sz="3" w:space="0" w:color="000000"/>
            </w:tcBorders>
          </w:tcPr>
          <w:p w14:paraId="64F6B7A7" w14:textId="77777777" w:rsidR="00B80A31" w:rsidRDefault="00B80A31" w:rsidP="003E54CB">
            <w:pPr>
              <w:spacing w:after="0" w:line="259" w:lineRule="auto"/>
              <w:ind w:left="0" w:right="0" w:firstLine="0"/>
              <w:jc w:val="center"/>
              <w:rPr>
                <w:ins w:id="1222" w:author="HOANG VAN HA" w:date="2026-05-27T16:06:00Z" w16du:dateUtc="2026-05-27T07:06:00Z"/>
              </w:rPr>
            </w:pPr>
            <w:ins w:id="1223" w:author="HOANG VAN HA" w:date="2026-05-27T16:06:00Z" w16du:dateUtc="2026-05-27T07:06:00Z">
              <w:r>
                <w:rPr>
                  <w:b/>
                  <w:sz w:val="18"/>
                </w:rPr>
                <w:t>0.9736</w:t>
              </w:r>
            </w:ins>
          </w:p>
        </w:tc>
        <w:tc>
          <w:tcPr>
            <w:tcW w:w="1210" w:type="dxa"/>
            <w:tcBorders>
              <w:top w:val="single" w:sz="3" w:space="0" w:color="000000"/>
              <w:left w:val="single" w:sz="3" w:space="0" w:color="000000"/>
              <w:bottom w:val="single" w:sz="3" w:space="0" w:color="000000"/>
              <w:right w:val="single" w:sz="3" w:space="0" w:color="000000"/>
            </w:tcBorders>
          </w:tcPr>
          <w:p w14:paraId="67F06C4A" w14:textId="77777777" w:rsidR="00B80A31" w:rsidRDefault="00B80A31" w:rsidP="003E54CB">
            <w:pPr>
              <w:spacing w:after="0" w:line="259" w:lineRule="auto"/>
              <w:ind w:left="0" w:right="0" w:firstLine="0"/>
              <w:jc w:val="center"/>
              <w:rPr>
                <w:ins w:id="1224" w:author="HOANG VAN HA" w:date="2026-05-27T16:06:00Z" w16du:dateUtc="2026-05-27T07:06:00Z"/>
              </w:rPr>
            </w:pPr>
            <w:ins w:id="1225" w:author="HOANG VAN HA" w:date="2026-05-27T16:06:00Z" w16du:dateUtc="2026-05-27T07:06:00Z">
              <w:r>
                <w:rPr>
                  <w:sz w:val="18"/>
                </w:rPr>
                <w:t>0.0</w:t>
              </w:r>
            </w:ins>
          </w:p>
        </w:tc>
        <w:tc>
          <w:tcPr>
            <w:tcW w:w="1210" w:type="dxa"/>
            <w:tcBorders>
              <w:top w:val="single" w:sz="3" w:space="0" w:color="000000"/>
              <w:left w:val="single" w:sz="3" w:space="0" w:color="000000"/>
              <w:bottom w:val="single" w:sz="3" w:space="0" w:color="000000"/>
              <w:right w:val="single" w:sz="3" w:space="0" w:color="000000"/>
            </w:tcBorders>
          </w:tcPr>
          <w:p w14:paraId="0D773EEF" w14:textId="77777777" w:rsidR="00B80A31" w:rsidRDefault="00B80A31" w:rsidP="003E54CB">
            <w:pPr>
              <w:spacing w:after="0" w:line="259" w:lineRule="auto"/>
              <w:ind w:left="0" w:right="5" w:firstLine="0"/>
              <w:jc w:val="center"/>
              <w:rPr>
                <w:ins w:id="1226" w:author="HOANG VAN HA" w:date="2026-05-27T16:06:00Z" w16du:dateUtc="2026-05-27T07:06:00Z"/>
              </w:rPr>
            </w:pPr>
            <w:ins w:id="1227" w:author="HOANG VAN HA" w:date="2026-05-27T16:06:00Z" w16du:dateUtc="2026-05-27T07:06:00Z">
              <w:r>
                <w:rPr>
                  <w:sz w:val="18"/>
                </w:rPr>
                <w:t>24.97</w:t>
              </w:r>
            </w:ins>
          </w:p>
        </w:tc>
      </w:tr>
      <w:tr w:rsidR="00B80A31" w14:paraId="28BA38F8" w14:textId="77777777" w:rsidTr="003E54CB">
        <w:trPr>
          <w:trHeight w:val="546"/>
          <w:ins w:id="1228"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0C48C290" w14:textId="77777777" w:rsidR="00B80A31" w:rsidRDefault="00B80A31" w:rsidP="003E54CB">
            <w:pPr>
              <w:spacing w:after="31" w:line="259" w:lineRule="auto"/>
              <w:ind w:left="458" w:right="0" w:firstLine="0"/>
              <w:jc w:val="left"/>
              <w:rPr>
                <w:ins w:id="1229" w:author="HOANG VAN HA" w:date="2026-05-27T16:06:00Z" w16du:dateUtc="2026-05-27T07:06:00Z"/>
              </w:rPr>
            </w:pPr>
            <w:ins w:id="1230" w:author="HOANG VAN HA" w:date="2026-05-27T16:06:00Z" w16du:dateUtc="2026-05-27T07:06:00Z">
              <w:r>
                <w:rPr>
                  <w:sz w:val="18"/>
                </w:rPr>
                <w:t>TPT</w:t>
              </w:r>
              <w:r>
                <w:rPr>
                  <w:sz w:val="18"/>
                  <w:vertAlign w:val="subscript"/>
                </w:rPr>
                <w:t>strict</w:t>
              </w:r>
            </w:ins>
          </w:p>
          <w:p w14:paraId="5E5CC47C" w14:textId="77777777" w:rsidR="00B80A31" w:rsidRDefault="00B80A31" w:rsidP="003E54CB">
            <w:pPr>
              <w:spacing w:after="0" w:line="259" w:lineRule="auto"/>
              <w:ind w:left="0" w:right="0" w:firstLine="0"/>
              <w:jc w:val="center"/>
              <w:rPr>
                <w:ins w:id="1231" w:author="HOANG VAN HA" w:date="2026-05-27T16:06:00Z" w16du:dateUtc="2026-05-27T07:06:00Z"/>
              </w:rPr>
            </w:pPr>
            <w:ins w:id="1232" w:author="HOANG VAN HA" w:date="2026-05-27T16:06:00Z" w16du:dateUtc="2026-05-27T07:06:00Z">
              <w:r>
                <w:rPr>
                  <w:sz w:val="18"/>
                </w:rPr>
                <w:t>(</w:t>
              </w:r>
              <w:proofErr w:type="gramStart"/>
              <w:r>
                <w:rPr>
                  <w:rFonts w:ascii="Cambria Math" w:hAnsi="Cambria Math" w:cs="Cambria Math"/>
                  <w:sz w:val="18"/>
                </w:rPr>
                <w:t>𝑊</w:t>
              </w:r>
              <w:r>
                <w:rPr>
                  <w:sz w:val="18"/>
                </w:rPr>
                <w:t xml:space="preserve"> = 5</w:t>
              </w:r>
              <w:proofErr w:type="gramEnd"/>
              <w:r>
                <w:rPr>
                  <w:sz w:val="18"/>
                </w:rPr>
                <w:t xml:space="preserve">, </w:t>
              </w:r>
              <w:r>
                <w:rPr>
                  <w:rFonts w:ascii="Cambria Math" w:hAnsi="Cambria Math" w:cs="Cambria Math"/>
                  <w:sz w:val="18"/>
                </w:rPr>
                <w:t>𝜏</w:t>
              </w:r>
              <w:r>
                <w:rPr>
                  <w:sz w:val="18"/>
                  <w:vertAlign w:val="subscript"/>
                </w:rPr>
                <w:t xml:space="preserve">persist </w:t>
              </w:r>
              <w:r>
                <w:rPr>
                  <w:sz w:val="18"/>
                </w:rPr>
                <w:t>= 0.2)</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27EAAF67" w14:textId="77777777" w:rsidR="00B80A31" w:rsidRDefault="00B80A31" w:rsidP="003E54CB">
            <w:pPr>
              <w:spacing w:after="0" w:line="259" w:lineRule="auto"/>
              <w:ind w:left="0" w:right="0" w:firstLine="0"/>
              <w:jc w:val="center"/>
              <w:rPr>
                <w:ins w:id="1233" w:author="HOANG VAN HA" w:date="2026-05-27T16:06:00Z" w16du:dateUtc="2026-05-27T07:06:00Z"/>
              </w:rPr>
            </w:pPr>
            <w:ins w:id="1234" w:author="HOANG VAN HA" w:date="2026-05-27T16:06:00Z" w16du:dateUtc="2026-05-27T07:06:00Z">
              <w:r>
                <w:rPr>
                  <w:sz w:val="18"/>
                </w:rPr>
                <w:t>95.519</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7157BA89" w14:textId="77777777" w:rsidR="00B80A31" w:rsidRDefault="00B80A31" w:rsidP="003E54CB">
            <w:pPr>
              <w:spacing w:after="0" w:line="259" w:lineRule="auto"/>
              <w:ind w:left="0" w:right="0" w:firstLine="0"/>
              <w:jc w:val="center"/>
              <w:rPr>
                <w:ins w:id="1235" w:author="HOANG VAN HA" w:date="2026-05-27T16:06:00Z" w16du:dateUtc="2026-05-27T07:06:00Z"/>
              </w:rPr>
            </w:pPr>
            <w:ins w:id="1236" w:author="HOANG VAN HA" w:date="2026-05-27T16:06:00Z" w16du:dateUtc="2026-05-27T07:06:00Z">
              <w:r>
                <w:rPr>
                  <w:sz w:val="18"/>
                </w:rPr>
                <w:t>0.25</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4D9C1BD8" w14:textId="77777777" w:rsidR="00B80A31" w:rsidRDefault="00B80A31" w:rsidP="003E54CB">
            <w:pPr>
              <w:spacing w:after="0" w:line="259" w:lineRule="auto"/>
              <w:ind w:left="0" w:right="0" w:firstLine="0"/>
              <w:jc w:val="center"/>
              <w:rPr>
                <w:ins w:id="1237" w:author="HOANG VAN HA" w:date="2026-05-27T16:06:00Z" w16du:dateUtc="2026-05-27T07:06:00Z"/>
              </w:rPr>
            </w:pPr>
            <w:ins w:id="1238" w:author="HOANG VAN HA" w:date="2026-05-27T16:06:00Z" w16du:dateUtc="2026-05-27T07:06:00Z">
              <w:r>
                <w:rPr>
                  <w:sz w:val="18"/>
                </w:rPr>
                <w:t>98.745</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78E513E4" w14:textId="77777777" w:rsidR="00B80A31" w:rsidRDefault="00B80A31" w:rsidP="003E54CB">
            <w:pPr>
              <w:spacing w:after="0" w:line="259" w:lineRule="auto"/>
              <w:ind w:left="0" w:right="0" w:firstLine="0"/>
              <w:jc w:val="center"/>
              <w:rPr>
                <w:ins w:id="1239" w:author="HOANG VAN HA" w:date="2026-05-27T16:06:00Z" w16du:dateUtc="2026-05-27T07:06:00Z"/>
              </w:rPr>
            </w:pPr>
            <w:ins w:id="1240" w:author="HOANG VAN HA" w:date="2026-05-27T16:06:00Z" w16du:dateUtc="2026-05-27T07:06:00Z">
              <w:r>
                <w:rPr>
                  <w:sz w:val="18"/>
                </w:rPr>
                <w:t>99.168</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07391DA6" w14:textId="77777777" w:rsidR="00B80A31" w:rsidRDefault="00B80A31" w:rsidP="003E54CB">
            <w:pPr>
              <w:spacing w:after="0" w:line="259" w:lineRule="auto"/>
              <w:ind w:left="0" w:right="0" w:firstLine="0"/>
              <w:jc w:val="center"/>
              <w:rPr>
                <w:ins w:id="1241" w:author="HOANG VAN HA" w:date="2026-05-27T16:06:00Z" w16du:dateUtc="2026-05-27T07:06:00Z"/>
              </w:rPr>
            </w:pPr>
            <w:ins w:id="1242" w:author="HOANG VAN HA" w:date="2026-05-27T16:06:00Z" w16du:dateUtc="2026-05-27T07:06:00Z">
              <w:r>
                <w:rPr>
                  <w:sz w:val="18"/>
                </w:rPr>
                <w:t>0.9731</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35331AAF" w14:textId="77777777" w:rsidR="00B80A31" w:rsidRDefault="00B80A31" w:rsidP="003E54CB">
            <w:pPr>
              <w:spacing w:after="0" w:line="259" w:lineRule="auto"/>
              <w:ind w:left="0" w:right="0" w:firstLine="0"/>
              <w:jc w:val="center"/>
              <w:rPr>
                <w:ins w:id="1243" w:author="HOANG VAN HA" w:date="2026-05-27T16:06:00Z" w16du:dateUtc="2026-05-27T07:06:00Z"/>
              </w:rPr>
            </w:pPr>
            <w:ins w:id="1244" w:author="HOANG VAN HA" w:date="2026-05-27T16:06:00Z" w16du:dateUtc="2026-05-27T07:06:00Z">
              <w:r>
                <w:rPr>
                  <w:sz w:val="18"/>
                </w:rPr>
                <w:t>0.0</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049379F4" w14:textId="77777777" w:rsidR="00B80A31" w:rsidRDefault="00B80A31" w:rsidP="003E54CB">
            <w:pPr>
              <w:spacing w:after="0" w:line="259" w:lineRule="auto"/>
              <w:ind w:left="0" w:right="5" w:firstLine="0"/>
              <w:jc w:val="center"/>
              <w:rPr>
                <w:ins w:id="1245" w:author="HOANG VAN HA" w:date="2026-05-27T16:06:00Z" w16du:dateUtc="2026-05-27T07:06:00Z"/>
              </w:rPr>
            </w:pPr>
            <w:ins w:id="1246" w:author="HOANG VAN HA" w:date="2026-05-27T16:06:00Z" w16du:dateUtc="2026-05-27T07:06:00Z">
              <w:r>
                <w:rPr>
                  <w:sz w:val="18"/>
                </w:rPr>
                <w:t>24.96</w:t>
              </w:r>
            </w:ins>
          </w:p>
        </w:tc>
      </w:tr>
      <w:tr w:rsidR="00B80A31" w14:paraId="62A86013" w14:textId="77777777" w:rsidTr="003E54CB">
        <w:trPr>
          <w:trHeight w:val="546"/>
          <w:ins w:id="1247"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0B2845D5" w14:textId="77777777" w:rsidR="00B80A31" w:rsidRDefault="00B80A31" w:rsidP="003E54CB">
            <w:pPr>
              <w:spacing w:after="25" w:line="259" w:lineRule="auto"/>
              <w:ind w:left="383" w:right="0" w:firstLine="0"/>
              <w:jc w:val="left"/>
              <w:rPr>
                <w:ins w:id="1248" w:author="HOANG VAN HA" w:date="2026-05-27T16:06:00Z" w16du:dateUtc="2026-05-27T07:06:00Z"/>
              </w:rPr>
            </w:pPr>
            <w:ins w:id="1249" w:author="HOANG VAN HA" w:date="2026-05-27T16:06:00Z" w16du:dateUtc="2026-05-27T07:06:00Z">
              <w:r>
                <w:rPr>
                  <w:sz w:val="18"/>
                </w:rPr>
                <w:t>TPT</w:t>
              </w:r>
              <w:r>
                <w:rPr>
                  <w:sz w:val="18"/>
                  <w:vertAlign w:val="subscript"/>
                </w:rPr>
                <w:t>balanced</w:t>
              </w:r>
            </w:ins>
          </w:p>
          <w:p w14:paraId="230BB7A6" w14:textId="77777777" w:rsidR="00B80A31" w:rsidRDefault="00B80A31" w:rsidP="003E54CB">
            <w:pPr>
              <w:spacing w:after="0" w:line="259" w:lineRule="auto"/>
              <w:ind w:left="0" w:right="0" w:firstLine="0"/>
              <w:jc w:val="center"/>
              <w:rPr>
                <w:ins w:id="1250" w:author="HOANG VAN HA" w:date="2026-05-27T16:06:00Z" w16du:dateUtc="2026-05-27T07:06:00Z"/>
              </w:rPr>
            </w:pPr>
            <w:ins w:id="1251" w:author="HOANG VAN HA" w:date="2026-05-27T16:06:00Z" w16du:dateUtc="2026-05-27T07:06:00Z">
              <w:r>
                <w:rPr>
                  <w:sz w:val="18"/>
                </w:rPr>
                <w:t>(</w:t>
              </w:r>
              <w:proofErr w:type="gramStart"/>
              <w:r>
                <w:rPr>
                  <w:rFonts w:ascii="Cambria Math" w:hAnsi="Cambria Math" w:cs="Cambria Math"/>
                  <w:sz w:val="18"/>
                </w:rPr>
                <w:t>𝑊</w:t>
              </w:r>
              <w:r>
                <w:rPr>
                  <w:sz w:val="18"/>
                </w:rPr>
                <w:t xml:space="preserve"> = 10</w:t>
              </w:r>
              <w:proofErr w:type="gramEnd"/>
              <w:r>
                <w:rPr>
                  <w:sz w:val="18"/>
                </w:rPr>
                <w:t xml:space="preserve">, </w:t>
              </w:r>
              <w:r>
                <w:rPr>
                  <w:rFonts w:ascii="Cambria Math" w:hAnsi="Cambria Math" w:cs="Cambria Math"/>
                  <w:sz w:val="18"/>
                </w:rPr>
                <w:t>𝜏</w:t>
              </w:r>
              <w:r>
                <w:rPr>
                  <w:sz w:val="18"/>
                  <w:vertAlign w:val="subscript"/>
                </w:rPr>
                <w:t xml:space="preserve">persist </w:t>
              </w:r>
              <w:r>
                <w:rPr>
                  <w:sz w:val="18"/>
                </w:rPr>
                <w:t>= 0.5)</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139128C9" w14:textId="77777777" w:rsidR="00B80A31" w:rsidRDefault="00B80A31" w:rsidP="003E54CB">
            <w:pPr>
              <w:spacing w:after="0" w:line="259" w:lineRule="auto"/>
              <w:ind w:left="0" w:right="0" w:firstLine="0"/>
              <w:jc w:val="center"/>
              <w:rPr>
                <w:ins w:id="1252" w:author="HOANG VAN HA" w:date="2026-05-27T16:06:00Z" w16du:dateUtc="2026-05-27T07:06:00Z"/>
              </w:rPr>
            </w:pPr>
            <w:ins w:id="1253" w:author="HOANG VAN HA" w:date="2026-05-27T16:06:00Z" w16du:dateUtc="2026-05-27T07:06:00Z">
              <w:r>
                <w:rPr>
                  <w:sz w:val="18"/>
                </w:rPr>
                <w:t>95.123</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42D65374" w14:textId="77777777" w:rsidR="00B80A31" w:rsidRDefault="00B80A31" w:rsidP="003E54CB">
            <w:pPr>
              <w:spacing w:after="0" w:line="259" w:lineRule="auto"/>
              <w:ind w:left="0" w:right="0" w:firstLine="0"/>
              <w:jc w:val="center"/>
              <w:rPr>
                <w:ins w:id="1254" w:author="HOANG VAN HA" w:date="2026-05-27T16:06:00Z" w16du:dateUtc="2026-05-27T07:06:00Z"/>
              </w:rPr>
            </w:pPr>
            <w:ins w:id="1255" w:author="HOANG VAN HA" w:date="2026-05-27T16:06:00Z" w16du:dateUtc="2026-05-27T07:06:00Z">
              <w:r>
                <w:rPr>
                  <w:sz w:val="18"/>
                  <w:u w:val="single" w:color="000000"/>
                </w:rPr>
                <w:t>0.247</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334C57F7" w14:textId="77777777" w:rsidR="00B80A31" w:rsidRDefault="00B80A31" w:rsidP="003E54CB">
            <w:pPr>
              <w:spacing w:after="0" w:line="259" w:lineRule="auto"/>
              <w:ind w:left="0" w:right="0" w:firstLine="0"/>
              <w:jc w:val="center"/>
              <w:rPr>
                <w:ins w:id="1256" w:author="HOANG VAN HA" w:date="2026-05-27T16:06:00Z" w16du:dateUtc="2026-05-27T07:06:00Z"/>
              </w:rPr>
            </w:pPr>
            <w:ins w:id="1257" w:author="HOANG VAN HA" w:date="2026-05-27T16:06:00Z" w16du:dateUtc="2026-05-27T07:06:00Z">
              <w:r>
                <w:rPr>
                  <w:sz w:val="18"/>
                </w:rPr>
                <w:t>98.653</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12D77BDF" w14:textId="77777777" w:rsidR="00B80A31" w:rsidRDefault="00B80A31" w:rsidP="003E54CB">
            <w:pPr>
              <w:spacing w:after="0" w:line="259" w:lineRule="auto"/>
              <w:ind w:left="0" w:right="0" w:firstLine="0"/>
              <w:jc w:val="center"/>
              <w:rPr>
                <w:ins w:id="1258" w:author="HOANG VAN HA" w:date="2026-05-27T16:06:00Z" w16du:dateUtc="2026-05-27T07:06:00Z"/>
              </w:rPr>
            </w:pPr>
            <w:ins w:id="1259" w:author="HOANG VAN HA" w:date="2026-05-27T16:06:00Z" w16du:dateUtc="2026-05-27T07:06:00Z">
              <w:r>
                <w:rPr>
                  <w:sz w:val="18"/>
                  <w:u w:val="single" w:color="000000"/>
                </w:rPr>
                <w:t>99.174</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6FB7C505" w14:textId="77777777" w:rsidR="00B80A31" w:rsidRDefault="00B80A31" w:rsidP="003E54CB">
            <w:pPr>
              <w:spacing w:after="0" w:line="259" w:lineRule="auto"/>
              <w:ind w:left="0" w:right="0" w:firstLine="0"/>
              <w:jc w:val="center"/>
              <w:rPr>
                <w:ins w:id="1260" w:author="HOANG VAN HA" w:date="2026-05-27T16:06:00Z" w16du:dateUtc="2026-05-27T07:06:00Z"/>
              </w:rPr>
            </w:pPr>
            <w:ins w:id="1261" w:author="HOANG VAN HA" w:date="2026-05-27T16:06:00Z" w16du:dateUtc="2026-05-27T07:06:00Z">
              <w:r>
                <w:rPr>
                  <w:sz w:val="18"/>
                </w:rPr>
                <w:t>0.9711</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780E34B1" w14:textId="77777777" w:rsidR="00B80A31" w:rsidRDefault="00B80A31" w:rsidP="003E54CB">
            <w:pPr>
              <w:spacing w:after="0" w:line="259" w:lineRule="auto"/>
              <w:ind w:left="0" w:right="0" w:firstLine="0"/>
              <w:jc w:val="center"/>
              <w:rPr>
                <w:ins w:id="1262" w:author="HOANG VAN HA" w:date="2026-05-27T16:06:00Z" w16du:dateUtc="2026-05-27T07:06:00Z"/>
              </w:rPr>
            </w:pPr>
            <w:ins w:id="1263" w:author="HOANG VAN HA" w:date="2026-05-27T16:06:00Z" w16du:dateUtc="2026-05-27T07:06:00Z">
              <w:r>
                <w:rPr>
                  <w:sz w:val="18"/>
                </w:rPr>
                <w:t>0.0</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54086F73" w14:textId="77777777" w:rsidR="00B80A31" w:rsidRDefault="00B80A31" w:rsidP="003E54CB">
            <w:pPr>
              <w:spacing w:after="0" w:line="259" w:lineRule="auto"/>
              <w:ind w:left="0" w:right="5" w:firstLine="0"/>
              <w:jc w:val="center"/>
              <w:rPr>
                <w:ins w:id="1264" w:author="HOANG VAN HA" w:date="2026-05-27T16:06:00Z" w16du:dateUtc="2026-05-27T07:06:00Z"/>
              </w:rPr>
            </w:pPr>
            <w:ins w:id="1265" w:author="HOANG VAN HA" w:date="2026-05-27T16:06:00Z" w16du:dateUtc="2026-05-27T07:06:00Z">
              <w:r>
                <w:rPr>
                  <w:sz w:val="18"/>
                </w:rPr>
                <w:t>24.96</w:t>
              </w:r>
            </w:ins>
          </w:p>
        </w:tc>
      </w:tr>
      <w:tr w:rsidR="00B80A31" w14:paraId="0C369A86" w14:textId="77777777" w:rsidTr="003E54CB">
        <w:trPr>
          <w:trHeight w:val="546"/>
          <w:ins w:id="1266"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707A95D0" w14:textId="77777777" w:rsidR="00B80A31" w:rsidRDefault="00B80A31" w:rsidP="003E54CB">
            <w:pPr>
              <w:spacing w:after="0" w:line="259" w:lineRule="auto"/>
              <w:ind w:left="0" w:right="0" w:firstLine="0"/>
              <w:jc w:val="center"/>
              <w:rPr>
                <w:ins w:id="1267" w:author="HOANG VAN HA" w:date="2026-05-27T16:06:00Z" w16du:dateUtc="2026-05-27T07:06:00Z"/>
              </w:rPr>
            </w:pPr>
            <w:ins w:id="1268" w:author="HOANG VAN HA" w:date="2026-05-27T16:06:00Z" w16du:dateUtc="2026-05-27T07:06:00Z">
              <w:r>
                <w:rPr>
                  <w:sz w:val="18"/>
                </w:rPr>
                <w:t xml:space="preserve">Big Model with Skip module </w:t>
              </w:r>
              <w:r>
                <w:rPr>
                  <w:sz w:val="16"/>
                </w:rPr>
                <w:t>(</w:t>
              </w:r>
              <w:r>
                <w:rPr>
                  <w:sz w:val="18"/>
                </w:rPr>
                <w:t>AccMotionDet</w:t>
              </w:r>
              <w:r>
                <w:rPr>
                  <w:sz w:val="16"/>
                </w:rPr>
                <w:t>)</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29D22F65" w14:textId="77777777" w:rsidR="00B80A31" w:rsidRDefault="00B80A31" w:rsidP="003E54CB">
            <w:pPr>
              <w:spacing w:after="0" w:line="259" w:lineRule="auto"/>
              <w:ind w:left="0" w:right="0" w:firstLine="0"/>
              <w:jc w:val="center"/>
              <w:rPr>
                <w:ins w:id="1269" w:author="HOANG VAN HA" w:date="2026-05-27T16:06:00Z" w16du:dateUtc="2026-05-27T07:06:00Z"/>
              </w:rPr>
            </w:pPr>
            <w:ins w:id="1270" w:author="HOANG VAN HA" w:date="2026-05-27T16:06:00Z" w16du:dateUtc="2026-05-27T07:06:00Z">
              <w:r>
                <w:rPr>
                  <w:sz w:val="18"/>
                </w:rPr>
                <w:t>94.384</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7F70FFA4" w14:textId="77777777" w:rsidR="00B80A31" w:rsidRDefault="00B80A31" w:rsidP="003E54CB">
            <w:pPr>
              <w:spacing w:after="0" w:line="259" w:lineRule="auto"/>
              <w:ind w:left="0" w:right="0" w:firstLine="0"/>
              <w:jc w:val="center"/>
              <w:rPr>
                <w:ins w:id="1271" w:author="HOANG VAN HA" w:date="2026-05-27T16:06:00Z" w16du:dateUtc="2026-05-27T07:06:00Z"/>
              </w:rPr>
            </w:pPr>
            <w:ins w:id="1272" w:author="HOANG VAN HA" w:date="2026-05-27T16:06:00Z" w16du:dateUtc="2026-05-27T07:06:00Z">
              <w:r>
                <w:rPr>
                  <w:b/>
                  <w:sz w:val="18"/>
                </w:rPr>
                <w:t>0.136</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2D0C417F" w14:textId="77777777" w:rsidR="00B80A31" w:rsidRDefault="00B80A31" w:rsidP="003E54CB">
            <w:pPr>
              <w:spacing w:after="0" w:line="259" w:lineRule="auto"/>
              <w:ind w:left="0" w:right="0" w:firstLine="0"/>
              <w:jc w:val="center"/>
              <w:rPr>
                <w:ins w:id="1273" w:author="HOANG VAN HA" w:date="2026-05-27T16:06:00Z" w16du:dateUtc="2026-05-27T07:06:00Z"/>
              </w:rPr>
            </w:pPr>
            <w:ins w:id="1274" w:author="HOANG VAN HA" w:date="2026-05-27T16:06:00Z" w16du:dateUtc="2026-05-27T07:06:00Z">
              <w:r>
                <w:rPr>
                  <w:sz w:val="18"/>
                </w:rPr>
                <w:t>98.562</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4A3975FC" w14:textId="77777777" w:rsidR="00B80A31" w:rsidRDefault="00B80A31" w:rsidP="003E54CB">
            <w:pPr>
              <w:spacing w:after="0" w:line="259" w:lineRule="auto"/>
              <w:ind w:left="0" w:right="0" w:firstLine="0"/>
              <w:jc w:val="center"/>
              <w:rPr>
                <w:ins w:id="1275" w:author="HOANG VAN HA" w:date="2026-05-27T16:06:00Z" w16du:dateUtc="2026-05-27T07:06:00Z"/>
              </w:rPr>
            </w:pPr>
            <w:ins w:id="1276" w:author="HOANG VAN HA" w:date="2026-05-27T16:06:00Z" w16du:dateUtc="2026-05-27T07:06:00Z">
              <w:r>
                <w:rPr>
                  <w:b/>
                  <w:sz w:val="18"/>
                </w:rPr>
                <w:t>99.541</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19701E04" w14:textId="77777777" w:rsidR="00B80A31" w:rsidRDefault="00B80A31" w:rsidP="003E54CB">
            <w:pPr>
              <w:spacing w:after="0" w:line="259" w:lineRule="auto"/>
              <w:ind w:left="0" w:right="0" w:firstLine="0"/>
              <w:jc w:val="center"/>
              <w:rPr>
                <w:ins w:id="1277" w:author="HOANG VAN HA" w:date="2026-05-27T16:06:00Z" w16du:dateUtc="2026-05-27T07:06:00Z"/>
              </w:rPr>
            </w:pPr>
            <w:ins w:id="1278" w:author="HOANG VAN HA" w:date="2026-05-27T16:06:00Z" w16du:dateUtc="2026-05-27T07:06:00Z">
              <w:r>
                <w:rPr>
                  <w:sz w:val="18"/>
                </w:rPr>
                <w:t>0.9689</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7D3C2E48" w14:textId="77777777" w:rsidR="00B80A31" w:rsidRDefault="00B80A31" w:rsidP="003E54CB">
            <w:pPr>
              <w:spacing w:after="0" w:line="259" w:lineRule="auto"/>
              <w:ind w:left="0" w:right="0" w:firstLine="0"/>
              <w:jc w:val="center"/>
              <w:rPr>
                <w:ins w:id="1279" w:author="HOANG VAN HA" w:date="2026-05-27T16:06:00Z" w16du:dateUtc="2026-05-27T07:06:00Z"/>
              </w:rPr>
            </w:pPr>
            <w:ins w:id="1280" w:author="HOANG VAN HA" w:date="2026-05-27T16:06:00Z" w16du:dateUtc="2026-05-27T07:06:00Z">
              <w:r>
                <w:rPr>
                  <w:b/>
                  <w:sz w:val="18"/>
                </w:rPr>
                <w:t>34.93</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08C86E28" w14:textId="77777777" w:rsidR="00B80A31" w:rsidRDefault="00B80A31" w:rsidP="003E54CB">
            <w:pPr>
              <w:spacing w:after="0" w:line="259" w:lineRule="auto"/>
              <w:ind w:left="0" w:right="0" w:firstLine="0"/>
              <w:jc w:val="center"/>
              <w:rPr>
                <w:ins w:id="1281" w:author="HOANG VAN HA" w:date="2026-05-27T16:06:00Z" w16du:dateUtc="2026-05-27T07:06:00Z"/>
              </w:rPr>
            </w:pPr>
            <w:ins w:id="1282" w:author="HOANG VAN HA" w:date="2026-05-27T16:06:00Z" w16du:dateUtc="2026-05-27T07:06:00Z">
              <w:r>
                <w:rPr>
                  <w:sz w:val="18"/>
                  <w:u w:val="single" w:color="000000"/>
                </w:rPr>
                <w:t>32.32</w:t>
              </w:r>
            </w:ins>
          </w:p>
        </w:tc>
      </w:tr>
      <w:tr w:rsidR="00B80A31" w14:paraId="5B9BE10B" w14:textId="77777777" w:rsidTr="003E54CB">
        <w:trPr>
          <w:trHeight w:val="1203"/>
          <w:ins w:id="1283"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25D2BDAE" w14:textId="77777777" w:rsidR="00B80A31" w:rsidRDefault="00B80A31" w:rsidP="003E54CB">
            <w:pPr>
              <w:spacing w:after="1" w:line="253" w:lineRule="auto"/>
              <w:ind w:left="512" w:right="0" w:hanging="279"/>
              <w:jc w:val="left"/>
              <w:rPr>
                <w:ins w:id="1284" w:author="HOANG VAN HA" w:date="2026-05-27T16:06:00Z" w16du:dateUtc="2026-05-27T07:06:00Z"/>
              </w:rPr>
            </w:pPr>
            <w:ins w:id="1285" w:author="HOANG VAN HA" w:date="2026-05-27T16:06:00Z" w16du:dateUtc="2026-05-27T07:06:00Z">
              <w:r>
                <w:rPr>
                  <w:sz w:val="18"/>
                </w:rPr>
                <w:t>Big Model with Skip module</w:t>
              </w:r>
            </w:ins>
          </w:p>
          <w:p w14:paraId="20C37C21" w14:textId="77777777" w:rsidR="00B80A31" w:rsidRDefault="00B80A31" w:rsidP="003E54CB">
            <w:pPr>
              <w:spacing w:after="49" w:line="259" w:lineRule="auto"/>
              <w:ind w:left="94" w:right="0" w:firstLine="0"/>
              <w:jc w:val="left"/>
              <w:rPr>
                <w:ins w:id="1286" w:author="HOANG VAN HA" w:date="2026-05-27T16:06:00Z" w16du:dateUtc="2026-05-27T07:06:00Z"/>
              </w:rPr>
            </w:pPr>
            <w:ins w:id="1287" w:author="HOANG VAN HA" w:date="2026-05-27T16:06:00Z" w16du:dateUtc="2026-05-27T07:06:00Z">
              <w:r>
                <w:rPr>
                  <w:sz w:val="16"/>
                </w:rPr>
                <w:t>(</w:t>
              </w:r>
              <w:r>
                <w:rPr>
                  <w:sz w:val="18"/>
                </w:rPr>
                <w:t>AccMotionDet + Eager</w:t>
              </w:r>
            </w:ins>
          </w:p>
          <w:p w14:paraId="067DAF25" w14:textId="77777777" w:rsidR="00B80A31" w:rsidRDefault="00B80A31" w:rsidP="003E54CB">
            <w:pPr>
              <w:spacing w:after="39" w:line="259" w:lineRule="auto"/>
              <w:ind w:left="0" w:right="0" w:firstLine="0"/>
              <w:jc w:val="center"/>
              <w:rPr>
                <w:ins w:id="1288" w:author="HOANG VAN HA" w:date="2026-05-27T16:06:00Z" w16du:dateUtc="2026-05-27T07:06:00Z"/>
              </w:rPr>
            </w:pPr>
            <w:ins w:id="1289" w:author="HOANG VAN HA" w:date="2026-05-27T16:06:00Z" w16du:dateUtc="2026-05-27T07:06:00Z">
              <w:r>
                <w:rPr>
                  <w:rFonts w:ascii="Cambria Math" w:hAnsi="Cambria Math" w:cs="Cambria Math"/>
                  <w:sz w:val="18"/>
                </w:rPr>
                <w:t>𝑁</w:t>
              </w:r>
              <w:r>
                <w:rPr>
                  <w:sz w:val="12"/>
                </w:rPr>
                <w:t xml:space="preserve">chk </w:t>
              </w:r>
              <w:r>
                <w:rPr>
                  <w:sz w:val="18"/>
                </w:rPr>
                <w:t>= 50,</w:t>
              </w:r>
              <w:r>
                <w:rPr>
                  <w:rFonts w:ascii="Cambria Math" w:hAnsi="Cambria Math" w:cs="Cambria Math"/>
                  <w:sz w:val="18"/>
                </w:rPr>
                <w:t>𝑊</w:t>
              </w:r>
              <w:r>
                <w:rPr>
                  <w:sz w:val="12"/>
                </w:rPr>
                <w:t xml:space="preserve">clr </w:t>
              </w:r>
              <w:r>
                <w:rPr>
                  <w:sz w:val="18"/>
                </w:rPr>
                <w:t>=</w:t>
              </w:r>
            </w:ins>
          </w:p>
          <w:p w14:paraId="1EB4D7EA" w14:textId="77777777" w:rsidR="00B80A31" w:rsidRDefault="00B80A31" w:rsidP="003E54CB">
            <w:pPr>
              <w:spacing w:after="0" w:line="259" w:lineRule="auto"/>
              <w:ind w:left="0" w:right="0" w:firstLine="0"/>
              <w:jc w:val="center"/>
              <w:rPr>
                <w:ins w:id="1290" w:author="HOANG VAN HA" w:date="2026-05-27T16:06:00Z" w16du:dateUtc="2026-05-27T07:06:00Z"/>
              </w:rPr>
            </w:pPr>
            <w:ins w:id="1291" w:author="HOANG VAN HA" w:date="2026-05-27T16:06:00Z" w16du:dateUtc="2026-05-27T07:06:00Z">
              <w:r>
                <w:rPr>
                  <w:sz w:val="18"/>
                </w:rPr>
                <w:t>7,</w:t>
              </w:r>
              <w:proofErr w:type="gramStart"/>
              <w:r>
                <w:rPr>
                  <w:rFonts w:ascii="Cambria Math" w:hAnsi="Cambria Math" w:cs="Cambria Math"/>
                  <w:sz w:val="18"/>
                </w:rPr>
                <w:t>𝑊</w:t>
              </w:r>
              <w:r>
                <w:rPr>
                  <w:sz w:val="12"/>
                </w:rPr>
                <w:t>fire</w:t>
              </w:r>
              <w:proofErr w:type="gramEnd"/>
              <w:r>
                <w:rPr>
                  <w:sz w:val="12"/>
                </w:rPr>
                <w:t xml:space="preserve"> </w:t>
              </w:r>
              <w:r>
                <w:rPr>
                  <w:sz w:val="18"/>
                </w:rPr>
                <w:t>= 1</w:t>
              </w:r>
              <w:r>
                <w:rPr>
                  <w:sz w:val="16"/>
                </w:rPr>
                <w:t>)</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1ACBEBB3" w14:textId="77777777" w:rsidR="00B80A31" w:rsidRDefault="00B80A31" w:rsidP="003E54CB">
            <w:pPr>
              <w:spacing w:after="0" w:line="259" w:lineRule="auto"/>
              <w:ind w:left="0" w:right="0" w:firstLine="0"/>
              <w:jc w:val="center"/>
              <w:rPr>
                <w:ins w:id="1292" w:author="HOANG VAN HA" w:date="2026-05-27T16:06:00Z" w16du:dateUtc="2026-05-27T07:06:00Z"/>
              </w:rPr>
            </w:pPr>
            <w:ins w:id="1293" w:author="HOANG VAN HA" w:date="2026-05-27T16:06:00Z" w16du:dateUtc="2026-05-27T07:06:00Z">
              <w:r>
                <w:rPr>
                  <w:sz w:val="18"/>
                  <w:u w:val="single" w:color="000000"/>
                </w:rPr>
                <w:t>95.565</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1C1DF4A4" w14:textId="77777777" w:rsidR="00B80A31" w:rsidRDefault="00B80A31" w:rsidP="003E54CB">
            <w:pPr>
              <w:spacing w:after="0" w:line="259" w:lineRule="auto"/>
              <w:ind w:left="0" w:right="0" w:firstLine="0"/>
              <w:jc w:val="center"/>
              <w:rPr>
                <w:ins w:id="1294" w:author="HOANG VAN HA" w:date="2026-05-27T16:06:00Z" w16du:dateUtc="2026-05-27T07:06:00Z"/>
              </w:rPr>
            </w:pPr>
            <w:ins w:id="1295" w:author="HOANG VAN HA" w:date="2026-05-27T16:06:00Z" w16du:dateUtc="2026-05-27T07:06:00Z">
              <w:r>
                <w:rPr>
                  <w:sz w:val="18"/>
                </w:rPr>
                <w:t>0.251</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443EFD69" w14:textId="77777777" w:rsidR="00B80A31" w:rsidRDefault="00B80A31" w:rsidP="003E54CB">
            <w:pPr>
              <w:spacing w:after="0" w:line="259" w:lineRule="auto"/>
              <w:ind w:left="0" w:right="0" w:firstLine="0"/>
              <w:jc w:val="center"/>
              <w:rPr>
                <w:ins w:id="1296" w:author="HOANG VAN HA" w:date="2026-05-27T16:06:00Z" w16du:dateUtc="2026-05-27T07:06:00Z"/>
              </w:rPr>
            </w:pPr>
            <w:ins w:id="1297" w:author="HOANG VAN HA" w:date="2026-05-27T16:06:00Z" w16du:dateUtc="2026-05-27T07:06:00Z">
              <w:r>
                <w:rPr>
                  <w:sz w:val="18"/>
                  <w:u w:val="single" w:color="000000"/>
                </w:rPr>
                <w:t>98.755</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3F8C8A13" w14:textId="77777777" w:rsidR="00B80A31" w:rsidRDefault="00B80A31" w:rsidP="003E54CB">
            <w:pPr>
              <w:spacing w:after="0" w:line="259" w:lineRule="auto"/>
              <w:ind w:left="0" w:right="0" w:firstLine="0"/>
              <w:jc w:val="center"/>
              <w:rPr>
                <w:ins w:id="1298" w:author="HOANG VAN HA" w:date="2026-05-27T16:06:00Z" w16du:dateUtc="2026-05-27T07:06:00Z"/>
              </w:rPr>
            </w:pPr>
            <w:ins w:id="1299" w:author="HOANG VAN HA" w:date="2026-05-27T16:06:00Z" w16du:dateUtc="2026-05-27T07:06:00Z">
              <w:r>
                <w:rPr>
                  <w:sz w:val="18"/>
                </w:rPr>
                <w:t>99.166</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0D99C815" w14:textId="77777777" w:rsidR="00B80A31" w:rsidRDefault="00B80A31" w:rsidP="003E54CB">
            <w:pPr>
              <w:spacing w:after="0" w:line="259" w:lineRule="auto"/>
              <w:ind w:left="0" w:right="0" w:firstLine="0"/>
              <w:jc w:val="center"/>
              <w:rPr>
                <w:ins w:id="1300" w:author="HOANG VAN HA" w:date="2026-05-27T16:06:00Z" w16du:dateUtc="2026-05-27T07:06:00Z"/>
              </w:rPr>
            </w:pPr>
            <w:ins w:id="1301" w:author="HOANG VAN HA" w:date="2026-05-27T16:06:00Z" w16du:dateUtc="2026-05-27T07:06:00Z">
              <w:r>
                <w:rPr>
                  <w:sz w:val="18"/>
                  <w:u w:val="single" w:color="000000"/>
                </w:rPr>
                <w:t>0.9733</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5F9D848D" w14:textId="77777777" w:rsidR="00B80A31" w:rsidRDefault="00B80A31" w:rsidP="003E54CB">
            <w:pPr>
              <w:spacing w:after="0" w:line="259" w:lineRule="auto"/>
              <w:ind w:left="0" w:right="0" w:firstLine="0"/>
              <w:jc w:val="center"/>
              <w:rPr>
                <w:ins w:id="1302" w:author="HOANG VAN HA" w:date="2026-05-27T16:06:00Z" w16du:dateUtc="2026-05-27T07:06:00Z"/>
              </w:rPr>
            </w:pPr>
            <w:ins w:id="1303" w:author="HOANG VAN HA" w:date="2026-05-27T16:06:00Z" w16du:dateUtc="2026-05-27T07:06:00Z">
              <w:r>
                <w:rPr>
                  <w:sz w:val="18"/>
                  <w:u w:val="single" w:color="000000"/>
                </w:rPr>
                <w:t>34.31</w:t>
              </w:r>
            </w:ins>
          </w:p>
        </w:tc>
        <w:tc>
          <w:tcPr>
            <w:tcW w:w="1210" w:type="dxa"/>
            <w:tcBorders>
              <w:top w:val="single" w:sz="3" w:space="0" w:color="000000"/>
              <w:left w:val="single" w:sz="3" w:space="0" w:color="000000"/>
              <w:bottom w:val="single" w:sz="3" w:space="0" w:color="000000"/>
              <w:right w:val="single" w:sz="3" w:space="0" w:color="000000"/>
            </w:tcBorders>
            <w:vAlign w:val="center"/>
          </w:tcPr>
          <w:p w14:paraId="38F2F488" w14:textId="77777777" w:rsidR="00B80A31" w:rsidRDefault="00B80A31" w:rsidP="003E54CB">
            <w:pPr>
              <w:spacing w:after="0" w:line="259" w:lineRule="auto"/>
              <w:ind w:left="0" w:right="0" w:firstLine="0"/>
              <w:jc w:val="center"/>
              <w:rPr>
                <w:ins w:id="1304" w:author="HOANG VAN HA" w:date="2026-05-27T16:06:00Z" w16du:dateUtc="2026-05-27T07:06:00Z"/>
              </w:rPr>
            </w:pPr>
            <w:ins w:id="1305" w:author="HOANG VAN HA" w:date="2026-05-27T16:06:00Z" w16du:dateUtc="2026-05-27T07:06:00Z">
              <w:r>
                <w:rPr>
                  <w:b/>
                  <w:sz w:val="18"/>
                </w:rPr>
                <w:t>32.54</w:t>
              </w:r>
            </w:ins>
          </w:p>
        </w:tc>
      </w:tr>
    </w:tbl>
    <w:p w14:paraId="3D8F8F1C" w14:textId="77777777" w:rsidR="00B80A31" w:rsidDel="00B80A31" w:rsidRDefault="00B80A31" w:rsidP="00B80A31">
      <w:pPr>
        <w:ind w:left="47" w:right="20"/>
        <w:rPr>
          <w:del w:id="1306" w:author="HOANG VAN HA" w:date="2026-05-27T16:06:00Z" w16du:dateUtc="2026-05-27T07:06:00Z"/>
          <w:moveTo w:id="1307" w:author="HOANG VAN HA" w:date="2026-05-27T16:04:00Z" w16du:dateUtc="2026-05-27T07:04:00Z"/>
        </w:rPr>
      </w:pPr>
    </w:p>
    <w:moveToRangeEnd w:id="880"/>
    <w:p w14:paraId="12E861FD" w14:textId="77777777" w:rsidR="00B80A31" w:rsidRDefault="00B80A31">
      <w:pPr>
        <w:spacing w:after="280"/>
        <w:ind w:left="0" w:right="20" w:firstLine="0"/>
        <w:pPrChange w:id="1308" w:author="HOANG VAN HA" w:date="2026-05-27T16:06:00Z" w16du:dateUtc="2026-05-27T07:06:00Z">
          <w:pPr>
            <w:spacing w:after="280"/>
            <w:ind w:left="47" w:right="20"/>
          </w:pPr>
        </w:pPrChange>
      </w:pPr>
    </w:p>
    <w:p w14:paraId="524A4EF7" w14:textId="77777777" w:rsidR="00357641" w:rsidRDefault="00000000">
      <w:pPr>
        <w:pStyle w:val="Heading3"/>
        <w:tabs>
          <w:tab w:val="center" w:pos="2632"/>
        </w:tabs>
        <w:ind w:left="0" w:firstLine="0"/>
      </w:pPr>
      <w:r>
        <w:t>4.4.4</w:t>
      </w:r>
      <w:r>
        <w:tab/>
        <w:t>Quantitative and Qualitative Analysis</w:t>
      </w:r>
    </w:p>
    <w:p w14:paraId="07C43BF7" w14:textId="77777777" w:rsidR="00357641" w:rsidRDefault="00000000">
      <w:pPr>
        <w:ind w:left="47" w:right="20"/>
      </w:pPr>
      <w:r>
        <w:rPr>
          <w:b/>
        </w:rPr>
        <w:t xml:space="preserve">4.4.4.1 Efficiency of Skip Module </w:t>
      </w:r>
      <w:r>
        <w:t xml:space="preserve">To evaluate the efficiency of the skip </w:t>
      </w:r>
      <w:proofErr w:type="gramStart"/>
      <w:r>
        <w:t>module,</w:t>
      </w:r>
      <w:proofErr w:type="gramEnd"/>
      <w:r>
        <w:t xml:space="preserve"> the BIG model was run on the test set D</w:t>
      </w:r>
      <w:r>
        <w:rPr>
          <w:vertAlign w:val="subscript"/>
        </w:rPr>
        <w:t xml:space="preserve">test </w:t>
      </w:r>
      <w:r>
        <w:t xml:space="preserve">with and without the skip module. The average processing time of the skip module, the BIG model inference time, and the overall system FPS were recorded in both cases. The results are visualized in Figure </w:t>
      </w:r>
      <w:r>
        <w:rPr>
          <w:color w:val="0000FF"/>
        </w:rPr>
        <w:t>4</w:t>
      </w:r>
      <w:r>
        <w:t>.</w:t>
      </w:r>
    </w:p>
    <w:p w14:paraId="0E3D2B3B" w14:textId="77777777" w:rsidR="00357641" w:rsidRDefault="00000000">
      <w:pPr>
        <w:spacing w:after="0"/>
        <w:ind w:left="47" w:right="20"/>
      </w:pPr>
      <w:r>
        <w:t xml:space="preserve">As shown in Figure </w:t>
      </w:r>
      <w:r>
        <w:rPr>
          <w:color w:val="0000FF"/>
        </w:rPr>
        <w:t>4</w:t>
      </w:r>
      <w:r>
        <w:t>, the skip module requires an average processing time of only 1.79 ms per frame, which is approximately</w:t>
      </w:r>
    </w:p>
    <w:p w14:paraId="5BB02842" w14:textId="77777777" w:rsidR="00357641" w:rsidRDefault="00000000">
      <w:pPr>
        <w:ind w:left="47" w:right="20"/>
      </w:pPr>
      <w:r>
        <w:t>×22 lower than the BIG model inference time of 39.88 ms. In the best case, the skip module correctly identifies and bypasses</w:t>
      </w:r>
    </w:p>
    <w:p w14:paraId="1005642A" w14:textId="77777777" w:rsidR="00357641" w:rsidRDefault="00000000">
      <w:pPr>
        <w:spacing w:after="671" w:line="259" w:lineRule="auto"/>
        <w:ind w:left="509" w:right="0" w:firstLine="0"/>
        <w:jc w:val="left"/>
      </w:pPr>
      <w:r>
        <w:rPr>
          <w:rFonts w:ascii="Calibri" w:eastAsia="Calibri" w:hAnsi="Calibri" w:cs="Calibri"/>
          <w:noProof/>
          <w:sz w:val="22"/>
        </w:rPr>
        <mc:AlternateContent>
          <mc:Choice Requires="wpg">
            <w:drawing>
              <wp:inline distT="0" distB="0" distL="0" distR="0" wp14:anchorId="1DBE7728" wp14:editId="2EEE0164">
                <wp:extent cx="6308456" cy="2920223"/>
                <wp:effectExtent l="0" t="0" r="0" b="0"/>
                <wp:docPr id="82068" name="Group 82068"/>
                <wp:cNvGraphicFramePr/>
                <a:graphic xmlns:a="http://schemas.openxmlformats.org/drawingml/2006/main">
                  <a:graphicData uri="http://schemas.microsoft.com/office/word/2010/wordprocessingGroup">
                    <wpg:wgp>
                      <wpg:cNvGrpSpPr/>
                      <wpg:grpSpPr>
                        <a:xfrm>
                          <a:off x="0" y="0"/>
                          <a:ext cx="6308456" cy="2920223"/>
                          <a:chOff x="0" y="0"/>
                          <a:chExt cx="6308456" cy="2920223"/>
                        </a:xfrm>
                      </wpg:grpSpPr>
                      <wps:wsp>
                        <wps:cNvPr id="5292" name="Shape 5292"/>
                        <wps:cNvSpPr/>
                        <wps:spPr>
                          <a:xfrm>
                            <a:off x="470180" y="2533671"/>
                            <a:ext cx="2420662" cy="0"/>
                          </a:xfrm>
                          <a:custGeom>
                            <a:avLst/>
                            <a:gdLst/>
                            <a:ahLst/>
                            <a:cxnLst/>
                            <a:rect l="0" t="0" r="0" b="0"/>
                            <a:pathLst>
                              <a:path w="2420662">
                                <a:moveTo>
                                  <a:pt x="0" y="0"/>
                                </a:moveTo>
                                <a:lnTo>
                                  <a:pt x="2420662"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293" name="Shape 5293"/>
                        <wps:cNvSpPr/>
                        <wps:spPr>
                          <a:xfrm>
                            <a:off x="470180" y="2122028"/>
                            <a:ext cx="2420662" cy="0"/>
                          </a:xfrm>
                          <a:custGeom>
                            <a:avLst/>
                            <a:gdLst/>
                            <a:ahLst/>
                            <a:cxnLst/>
                            <a:rect l="0" t="0" r="0" b="0"/>
                            <a:pathLst>
                              <a:path w="2420662">
                                <a:moveTo>
                                  <a:pt x="0" y="0"/>
                                </a:moveTo>
                                <a:lnTo>
                                  <a:pt x="2420662"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294" name="Shape 5294"/>
                        <wps:cNvSpPr/>
                        <wps:spPr>
                          <a:xfrm>
                            <a:off x="470180" y="1710384"/>
                            <a:ext cx="2420662" cy="0"/>
                          </a:xfrm>
                          <a:custGeom>
                            <a:avLst/>
                            <a:gdLst/>
                            <a:ahLst/>
                            <a:cxnLst/>
                            <a:rect l="0" t="0" r="0" b="0"/>
                            <a:pathLst>
                              <a:path w="2420662">
                                <a:moveTo>
                                  <a:pt x="0" y="0"/>
                                </a:moveTo>
                                <a:lnTo>
                                  <a:pt x="2420662"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295" name="Shape 5295"/>
                        <wps:cNvSpPr/>
                        <wps:spPr>
                          <a:xfrm>
                            <a:off x="470180" y="1298741"/>
                            <a:ext cx="2420662" cy="0"/>
                          </a:xfrm>
                          <a:custGeom>
                            <a:avLst/>
                            <a:gdLst/>
                            <a:ahLst/>
                            <a:cxnLst/>
                            <a:rect l="0" t="0" r="0" b="0"/>
                            <a:pathLst>
                              <a:path w="2420662">
                                <a:moveTo>
                                  <a:pt x="0" y="0"/>
                                </a:moveTo>
                                <a:lnTo>
                                  <a:pt x="2420662"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296" name="Shape 5296"/>
                        <wps:cNvSpPr/>
                        <wps:spPr>
                          <a:xfrm>
                            <a:off x="470180" y="887098"/>
                            <a:ext cx="2420662" cy="0"/>
                          </a:xfrm>
                          <a:custGeom>
                            <a:avLst/>
                            <a:gdLst/>
                            <a:ahLst/>
                            <a:cxnLst/>
                            <a:rect l="0" t="0" r="0" b="0"/>
                            <a:pathLst>
                              <a:path w="2420662">
                                <a:moveTo>
                                  <a:pt x="0" y="0"/>
                                </a:moveTo>
                                <a:lnTo>
                                  <a:pt x="2420662"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297" name="Shape 5297"/>
                        <wps:cNvSpPr/>
                        <wps:spPr>
                          <a:xfrm>
                            <a:off x="470180" y="475455"/>
                            <a:ext cx="2420662" cy="0"/>
                          </a:xfrm>
                          <a:custGeom>
                            <a:avLst/>
                            <a:gdLst/>
                            <a:ahLst/>
                            <a:cxnLst/>
                            <a:rect l="0" t="0" r="0" b="0"/>
                            <a:pathLst>
                              <a:path w="2420662">
                                <a:moveTo>
                                  <a:pt x="0" y="0"/>
                                </a:moveTo>
                                <a:lnTo>
                                  <a:pt x="2420662"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298" name="Shape 5298"/>
                        <wps:cNvSpPr/>
                        <wps:spPr>
                          <a:xfrm>
                            <a:off x="1008100" y="2533671"/>
                            <a:ext cx="0" cy="61350"/>
                          </a:xfrm>
                          <a:custGeom>
                            <a:avLst/>
                            <a:gdLst/>
                            <a:ahLst/>
                            <a:cxnLst/>
                            <a:rect l="0" t="0" r="0" b="0"/>
                            <a:pathLst>
                              <a:path h="61350">
                                <a:moveTo>
                                  <a:pt x="0" y="6135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299" name="Shape 5299"/>
                        <wps:cNvSpPr/>
                        <wps:spPr>
                          <a:xfrm>
                            <a:off x="2352921" y="2533671"/>
                            <a:ext cx="0" cy="61350"/>
                          </a:xfrm>
                          <a:custGeom>
                            <a:avLst/>
                            <a:gdLst/>
                            <a:ahLst/>
                            <a:cxnLst/>
                            <a:rect l="0" t="0" r="0" b="0"/>
                            <a:pathLst>
                              <a:path h="61350">
                                <a:moveTo>
                                  <a:pt x="0" y="6135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0" name="Shape 5300"/>
                        <wps:cNvSpPr/>
                        <wps:spPr>
                          <a:xfrm>
                            <a:off x="1008100" y="256106"/>
                            <a:ext cx="0" cy="61351"/>
                          </a:xfrm>
                          <a:custGeom>
                            <a:avLst/>
                            <a:gdLst/>
                            <a:ahLst/>
                            <a:cxnLst/>
                            <a:rect l="0" t="0" r="0" b="0"/>
                            <a:pathLst>
                              <a:path h="61351">
                                <a:moveTo>
                                  <a:pt x="0" y="0"/>
                                </a:moveTo>
                                <a:lnTo>
                                  <a:pt x="0" y="61351"/>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1" name="Shape 5301"/>
                        <wps:cNvSpPr/>
                        <wps:spPr>
                          <a:xfrm>
                            <a:off x="2352921" y="256106"/>
                            <a:ext cx="0" cy="61351"/>
                          </a:xfrm>
                          <a:custGeom>
                            <a:avLst/>
                            <a:gdLst/>
                            <a:ahLst/>
                            <a:cxnLst/>
                            <a:rect l="0" t="0" r="0" b="0"/>
                            <a:pathLst>
                              <a:path h="61351">
                                <a:moveTo>
                                  <a:pt x="0" y="0"/>
                                </a:moveTo>
                                <a:lnTo>
                                  <a:pt x="0" y="61351"/>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2" name="Shape 5302"/>
                        <wps:cNvSpPr/>
                        <wps:spPr>
                          <a:xfrm>
                            <a:off x="470180" y="2533671"/>
                            <a:ext cx="61348" cy="0"/>
                          </a:xfrm>
                          <a:custGeom>
                            <a:avLst/>
                            <a:gdLst/>
                            <a:ahLst/>
                            <a:cxnLst/>
                            <a:rect l="0" t="0" r="0" b="0"/>
                            <a:pathLst>
                              <a:path w="61348">
                                <a:moveTo>
                                  <a:pt x="0" y="0"/>
                                </a:moveTo>
                                <a:lnTo>
                                  <a:pt x="61348"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3" name="Shape 5303"/>
                        <wps:cNvSpPr/>
                        <wps:spPr>
                          <a:xfrm>
                            <a:off x="470180" y="2122028"/>
                            <a:ext cx="61348" cy="0"/>
                          </a:xfrm>
                          <a:custGeom>
                            <a:avLst/>
                            <a:gdLst/>
                            <a:ahLst/>
                            <a:cxnLst/>
                            <a:rect l="0" t="0" r="0" b="0"/>
                            <a:pathLst>
                              <a:path w="61348">
                                <a:moveTo>
                                  <a:pt x="0" y="0"/>
                                </a:moveTo>
                                <a:lnTo>
                                  <a:pt x="61348"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4" name="Shape 5304"/>
                        <wps:cNvSpPr/>
                        <wps:spPr>
                          <a:xfrm>
                            <a:off x="470180" y="1710384"/>
                            <a:ext cx="61348" cy="0"/>
                          </a:xfrm>
                          <a:custGeom>
                            <a:avLst/>
                            <a:gdLst/>
                            <a:ahLst/>
                            <a:cxnLst/>
                            <a:rect l="0" t="0" r="0" b="0"/>
                            <a:pathLst>
                              <a:path w="61348">
                                <a:moveTo>
                                  <a:pt x="0" y="0"/>
                                </a:moveTo>
                                <a:lnTo>
                                  <a:pt x="61348"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5" name="Shape 5305"/>
                        <wps:cNvSpPr/>
                        <wps:spPr>
                          <a:xfrm>
                            <a:off x="470180" y="1298741"/>
                            <a:ext cx="61348" cy="0"/>
                          </a:xfrm>
                          <a:custGeom>
                            <a:avLst/>
                            <a:gdLst/>
                            <a:ahLst/>
                            <a:cxnLst/>
                            <a:rect l="0" t="0" r="0" b="0"/>
                            <a:pathLst>
                              <a:path w="61348">
                                <a:moveTo>
                                  <a:pt x="0" y="0"/>
                                </a:moveTo>
                                <a:lnTo>
                                  <a:pt x="61348"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6" name="Shape 5306"/>
                        <wps:cNvSpPr/>
                        <wps:spPr>
                          <a:xfrm>
                            <a:off x="470180" y="887098"/>
                            <a:ext cx="61348" cy="0"/>
                          </a:xfrm>
                          <a:custGeom>
                            <a:avLst/>
                            <a:gdLst/>
                            <a:ahLst/>
                            <a:cxnLst/>
                            <a:rect l="0" t="0" r="0" b="0"/>
                            <a:pathLst>
                              <a:path w="61348">
                                <a:moveTo>
                                  <a:pt x="0" y="0"/>
                                </a:moveTo>
                                <a:lnTo>
                                  <a:pt x="61348"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7" name="Shape 5307"/>
                        <wps:cNvSpPr/>
                        <wps:spPr>
                          <a:xfrm>
                            <a:off x="470180" y="475455"/>
                            <a:ext cx="61348" cy="0"/>
                          </a:xfrm>
                          <a:custGeom>
                            <a:avLst/>
                            <a:gdLst/>
                            <a:ahLst/>
                            <a:cxnLst/>
                            <a:rect l="0" t="0" r="0" b="0"/>
                            <a:pathLst>
                              <a:path w="61348">
                                <a:moveTo>
                                  <a:pt x="0" y="0"/>
                                </a:moveTo>
                                <a:lnTo>
                                  <a:pt x="61348"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8" name="Shape 5308"/>
                        <wps:cNvSpPr/>
                        <wps:spPr>
                          <a:xfrm>
                            <a:off x="2829493" y="2533671"/>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09" name="Shape 5309"/>
                        <wps:cNvSpPr/>
                        <wps:spPr>
                          <a:xfrm>
                            <a:off x="2829493" y="2122028"/>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10" name="Shape 5310"/>
                        <wps:cNvSpPr/>
                        <wps:spPr>
                          <a:xfrm>
                            <a:off x="2829493" y="1710384"/>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11" name="Shape 5311"/>
                        <wps:cNvSpPr/>
                        <wps:spPr>
                          <a:xfrm>
                            <a:off x="2829493" y="1298741"/>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12" name="Shape 5312"/>
                        <wps:cNvSpPr/>
                        <wps:spPr>
                          <a:xfrm>
                            <a:off x="2829493" y="887098"/>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13" name="Shape 5313"/>
                        <wps:cNvSpPr/>
                        <wps:spPr>
                          <a:xfrm>
                            <a:off x="2829493" y="475455"/>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14" name="Shape 5314"/>
                        <wps:cNvSpPr/>
                        <wps:spPr>
                          <a:xfrm>
                            <a:off x="470180" y="317456"/>
                            <a:ext cx="2420662" cy="2216215"/>
                          </a:xfrm>
                          <a:custGeom>
                            <a:avLst/>
                            <a:gdLst/>
                            <a:ahLst/>
                            <a:cxnLst/>
                            <a:rect l="0" t="0" r="0" b="0"/>
                            <a:pathLst>
                              <a:path w="2420662" h="2216215">
                                <a:moveTo>
                                  <a:pt x="0" y="2216215"/>
                                </a:moveTo>
                                <a:lnTo>
                                  <a:pt x="0" y="0"/>
                                </a:lnTo>
                                <a:lnTo>
                                  <a:pt x="2420662" y="0"/>
                                </a:lnTo>
                                <a:lnTo>
                                  <a:pt x="2420662" y="2216215"/>
                                </a:lnTo>
                                <a:lnTo>
                                  <a:pt x="0" y="2216215"/>
                                </a:lnTo>
                                <a:close/>
                              </a:path>
                            </a:pathLst>
                          </a:custGeom>
                          <a:ln w="5750" cap="flat">
                            <a:miter lim="127000"/>
                          </a:ln>
                        </wps:spPr>
                        <wps:style>
                          <a:lnRef idx="1">
                            <a:srgbClr val="B2B2B2"/>
                          </a:lnRef>
                          <a:fillRef idx="0">
                            <a:srgbClr val="000000">
                              <a:alpha val="0"/>
                            </a:srgbClr>
                          </a:fillRef>
                          <a:effectRef idx="0">
                            <a:scrgbClr r="0" g="0" b="0"/>
                          </a:effectRef>
                          <a:fontRef idx="none"/>
                        </wps:style>
                        <wps:bodyPr/>
                      </wps:wsp>
                      <wps:wsp>
                        <wps:cNvPr id="5315" name="Rectangle 5315"/>
                        <wps:cNvSpPr/>
                        <wps:spPr>
                          <a:xfrm>
                            <a:off x="706627" y="2631324"/>
                            <a:ext cx="801829" cy="172068"/>
                          </a:xfrm>
                          <a:prstGeom prst="rect">
                            <a:avLst/>
                          </a:prstGeom>
                          <a:ln>
                            <a:noFill/>
                          </a:ln>
                        </wps:spPr>
                        <wps:txbx>
                          <w:txbxContent>
                            <w:p w14:paraId="04A9227A" w14:textId="77777777" w:rsidR="00357641" w:rsidRDefault="00000000">
                              <w:pPr>
                                <w:spacing w:after="160" w:line="259" w:lineRule="auto"/>
                                <w:ind w:left="0" w:right="0" w:firstLine="0"/>
                                <w:jc w:val="left"/>
                              </w:pPr>
                              <w:r>
                                <w:rPr>
                                  <w:w w:val="105"/>
                                </w:rPr>
                                <w:t>Big</w:t>
                              </w:r>
                              <w:r>
                                <w:rPr>
                                  <w:spacing w:val="17"/>
                                  <w:w w:val="105"/>
                                </w:rPr>
                                <w:t xml:space="preserve"> </w:t>
                              </w:r>
                              <w:r>
                                <w:rPr>
                                  <w:w w:val="105"/>
                                </w:rPr>
                                <w:t>Model</w:t>
                              </w:r>
                            </w:p>
                          </w:txbxContent>
                        </wps:txbx>
                        <wps:bodyPr horzOverflow="overflow" vert="horz" lIns="0" tIns="0" rIns="0" bIns="0" rtlCol="0">
                          <a:noAutofit/>
                        </wps:bodyPr>
                      </wps:wsp>
                      <wps:wsp>
                        <wps:cNvPr id="5316" name="Rectangle 5316"/>
                        <wps:cNvSpPr/>
                        <wps:spPr>
                          <a:xfrm>
                            <a:off x="691131" y="2789434"/>
                            <a:ext cx="842953" cy="172067"/>
                          </a:xfrm>
                          <a:prstGeom prst="rect">
                            <a:avLst/>
                          </a:prstGeom>
                          <a:ln>
                            <a:noFill/>
                          </a:ln>
                        </wps:spPr>
                        <wps:txbx>
                          <w:txbxContent>
                            <w:p w14:paraId="70CB64DA" w14:textId="77777777" w:rsidR="00357641" w:rsidRDefault="00000000">
                              <w:pPr>
                                <w:spacing w:after="160" w:line="259" w:lineRule="auto"/>
                                <w:ind w:left="0" w:right="0" w:firstLine="0"/>
                                <w:jc w:val="left"/>
                              </w:pPr>
                              <w:r>
                                <w:rPr>
                                  <w:w w:val="105"/>
                                </w:rPr>
                                <w:t>Avg.</w:t>
                              </w:r>
                              <w:r>
                                <w:rPr>
                                  <w:spacing w:val="51"/>
                                  <w:w w:val="105"/>
                                </w:rPr>
                                <w:t xml:space="preserve"> </w:t>
                              </w:r>
                              <w:r>
                                <w:rPr>
                                  <w:w w:val="105"/>
                                </w:rPr>
                                <w:t>Infer.</w:t>
                              </w:r>
                            </w:p>
                          </w:txbxContent>
                        </wps:txbx>
                        <wps:bodyPr horzOverflow="overflow" vert="horz" lIns="0" tIns="0" rIns="0" bIns="0" rtlCol="0">
                          <a:noAutofit/>
                        </wps:bodyPr>
                      </wps:wsp>
                      <wps:wsp>
                        <wps:cNvPr id="5317" name="Rectangle 5317"/>
                        <wps:cNvSpPr/>
                        <wps:spPr>
                          <a:xfrm>
                            <a:off x="1985930" y="2632740"/>
                            <a:ext cx="976132" cy="172066"/>
                          </a:xfrm>
                          <a:prstGeom prst="rect">
                            <a:avLst/>
                          </a:prstGeom>
                          <a:ln>
                            <a:noFill/>
                          </a:ln>
                        </wps:spPr>
                        <wps:txbx>
                          <w:txbxContent>
                            <w:p w14:paraId="14789660" w14:textId="77777777" w:rsidR="00357641" w:rsidRDefault="00000000">
                              <w:pPr>
                                <w:spacing w:after="160" w:line="259" w:lineRule="auto"/>
                                <w:ind w:left="0" w:right="0" w:firstLine="0"/>
                                <w:jc w:val="left"/>
                              </w:pPr>
                              <w:r>
                                <w:rPr>
                                  <w:w w:val="107"/>
                                </w:rPr>
                                <w:t>Skip</w:t>
                              </w:r>
                              <w:r>
                                <w:rPr>
                                  <w:spacing w:val="17"/>
                                  <w:w w:val="107"/>
                                </w:rPr>
                                <w:t xml:space="preserve"> </w:t>
                              </w:r>
                              <w:r>
                                <w:rPr>
                                  <w:w w:val="107"/>
                                </w:rPr>
                                <w:t>Module</w:t>
                              </w:r>
                            </w:p>
                          </w:txbxContent>
                        </wps:txbx>
                        <wps:bodyPr horzOverflow="overflow" vert="horz" lIns="0" tIns="0" rIns="0" bIns="0" rtlCol="0">
                          <a:noAutofit/>
                        </wps:bodyPr>
                      </wps:wsp>
                      <wps:wsp>
                        <wps:cNvPr id="5318" name="Rectangle 5318"/>
                        <wps:cNvSpPr/>
                        <wps:spPr>
                          <a:xfrm>
                            <a:off x="2036849" y="2790849"/>
                            <a:ext cx="840716" cy="172067"/>
                          </a:xfrm>
                          <a:prstGeom prst="rect">
                            <a:avLst/>
                          </a:prstGeom>
                          <a:ln>
                            <a:noFill/>
                          </a:ln>
                        </wps:spPr>
                        <wps:txbx>
                          <w:txbxContent>
                            <w:p w14:paraId="7FF6CBF4" w14:textId="77777777" w:rsidR="00357641" w:rsidRDefault="00000000">
                              <w:pPr>
                                <w:spacing w:after="160" w:line="259" w:lineRule="auto"/>
                                <w:ind w:left="0" w:right="0" w:firstLine="0"/>
                                <w:jc w:val="left"/>
                              </w:pPr>
                              <w:r>
                                <w:rPr>
                                  <w:w w:val="107"/>
                                </w:rPr>
                                <w:t>Avg.</w:t>
                              </w:r>
                              <w:r>
                                <w:rPr>
                                  <w:spacing w:val="51"/>
                                  <w:w w:val="107"/>
                                </w:rPr>
                                <w:t xml:space="preserve"> </w:t>
                              </w:r>
                              <w:r>
                                <w:rPr>
                                  <w:w w:val="107"/>
                                </w:rPr>
                                <w:t>Proc.</w:t>
                              </w:r>
                            </w:p>
                          </w:txbxContent>
                        </wps:txbx>
                        <wps:bodyPr horzOverflow="overflow" vert="horz" lIns="0" tIns="0" rIns="0" bIns="0" rtlCol="0">
                          <a:noAutofit/>
                        </wps:bodyPr>
                      </wps:wsp>
                      <wps:wsp>
                        <wps:cNvPr id="5319" name="Rectangle 5319"/>
                        <wps:cNvSpPr/>
                        <wps:spPr>
                          <a:xfrm>
                            <a:off x="334945" y="2469537"/>
                            <a:ext cx="112187" cy="203727"/>
                          </a:xfrm>
                          <a:prstGeom prst="rect">
                            <a:avLst/>
                          </a:prstGeom>
                          <a:ln>
                            <a:noFill/>
                          </a:ln>
                        </wps:spPr>
                        <wps:txbx>
                          <w:txbxContent>
                            <w:p w14:paraId="79B15D86" w14:textId="77777777" w:rsidR="00357641" w:rsidRDefault="00000000">
                              <w:pPr>
                                <w:spacing w:after="160" w:line="259" w:lineRule="auto"/>
                                <w:ind w:left="0" w:right="0" w:firstLine="0"/>
                                <w:jc w:val="left"/>
                              </w:pPr>
                              <w:r>
                                <w:rPr>
                                  <w:rFonts w:ascii="Cambria" w:eastAsia="Cambria" w:hAnsi="Cambria" w:cs="Cambria"/>
                                  <w:sz w:val="27"/>
                                </w:rPr>
                                <w:t>0</w:t>
                              </w:r>
                            </w:p>
                          </w:txbxContent>
                        </wps:txbx>
                        <wps:bodyPr horzOverflow="overflow" vert="horz" lIns="0" tIns="0" rIns="0" bIns="0" rtlCol="0">
                          <a:noAutofit/>
                        </wps:bodyPr>
                      </wps:wsp>
                      <wps:wsp>
                        <wps:cNvPr id="5320" name="Rectangle 5320"/>
                        <wps:cNvSpPr/>
                        <wps:spPr>
                          <a:xfrm>
                            <a:off x="250494" y="2057901"/>
                            <a:ext cx="224374" cy="203728"/>
                          </a:xfrm>
                          <a:prstGeom prst="rect">
                            <a:avLst/>
                          </a:prstGeom>
                          <a:ln>
                            <a:noFill/>
                          </a:ln>
                        </wps:spPr>
                        <wps:txbx>
                          <w:txbxContent>
                            <w:p w14:paraId="3CE2BDC8" w14:textId="77777777" w:rsidR="00357641" w:rsidRDefault="00000000">
                              <w:pPr>
                                <w:spacing w:after="160" w:line="259" w:lineRule="auto"/>
                                <w:ind w:left="0" w:right="0" w:firstLine="0"/>
                                <w:jc w:val="left"/>
                              </w:pPr>
                              <w:r>
                                <w:rPr>
                                  <w:rFonts w:ascii="Cambria" w:eastAsia="Cambria" w:hAnsi="Cambria" w:cs="Cambria"/>
                                  <w:sz w:val="27"/>
                                </w:rPr>
                                <w:t>10</w:t>
                              </w:r>
                            </w:p>
                          </w:txbxContent>
                        </wps:txbx>
                        <wps:bodyPr horzOverflow="overflow" vert="horz" lIns="0" tIns="0" rIns="0" bIns="0" rtlCol="0">
                          <a:noAutofit/>
                        </wps:bodyPr>
                      </wps:wsp>
                      <wps:wsp>
                        <wps:cNvPr id="5321" name="Rectangle 5321"/>
                        <wps:cNvSpPr/>
                        <wps:spPr>
                          <a:xfrm>
                            <a:off x="250494" y="1646251"/>
                            <a:ext cx="224374" cy="203728"/>
                          </a:xfrm>
                          <a:prstGeom prst="rect">
                            <a:avLst/>
                          </a:prstGeom>
                          <a:ln>
                            <a:noFill/>
                          </a:ln>
                        </wps:spPr>
                        <wps:txbx>
                          <w:txbxContent>
                            <w:p w14:paraId="0B38AB03" w14:textId="77777777" w:rsidR="00357641" w:rsidRDefault="00000000">
                              <w:pPr>
                                <w:spacing w:after="160" w:line="259" w:lineRule="auto"/>
                                <w:ind w:left="0" w:right="0" w:firstLine="0"/>
                                <w:jc w:val="left"/>
                              </w:pPr>
                              <w:r>
                                <w:rPr>
                                  <w:rFonts w:ascii="Cambria" w:eastAsia="Cambria" w:hAnsi="Cambria" w:cs="Cambria"/>
                                  <w:sz w:val="27"/>
                                </w:rPr>
                                <w:t>20</w:t>
                              </w:r>
                            </w:p>
                          </w:txbxContent>
                        </wps:txbx>
                        <wps:bodyPr horzOverflow="overflow" vert="horz" lIns="0" tIns="0" rIns="0" bIns="0" rtlCol="0">
                          <a:noAutofit/>
                        </wps:bodyPr>
                      </wps:wsp>
                      <wps:wsp>
                        <wps:cNvPr id="5322" name="Rectangle 5322"/>
                        <wps:cNvSpPr/>
                        <wps:spPr>
                          <a:xfrm>
                            <a:off x="250494" y="1234615"/>
                            <a:ext cx="224374" cy="203728"/>
                          </a:xfrm>
                          <a:prstGeom prst="rect">
                            <a:avLst/>
                          </a:prstGeom>
                          <a:ln>
                            <a:noFill/>
                          </a:ln>
                        </wps:spPr>
                        <wps:txbx>
                          <w:txbxContent>
                            <w:p w14:paraId="1C3989A3" w14:textId="77777777" w:rsidR="00357641" w:rsidRDefault="00000000">
                              <w:pPr>
                                <w:spacing w:after="160" w:line="259" w:lineRule="auto"/>
                                <w:ind w:left="0" w:right="0" w:firstLine="0"/>
                                <w:jc w:val="left"/>
                              </w:pPr>
                              <w:r>
                                <w:rPr>
                                  <w:rFonts w:ascii="Cambria" w:eastAsia="Cambria" w:hAnsi="Cambria" w:cs="Cambria"/>
                                  <w:sz w:val="27"/>
                                </w:rPr>
                                <w:t>30</w:t>
                              </w:r>
                            </w:p>
                          </w:txbxContent>
                        </wps:txbx>
                        <wps:bodyPr horzOverflow="overflow" vert="horz" lIns="0" tIns="0" rIns="0" bIns="0" rtlCol="0">
                          <a:noAutofit/>
                        </wps:bodyPr>
                      </wps:wsp>
                      <wps:wsp>
                        <wps:cNvPr id="5323" name="Rectangle 5323"/>
                        <wps:cNvSpPr/>
                        <wps:spPr>
                          <a:xfrm>
                            <a:off x="250494" y="822966"/>
                            <a:ext cx="224374" cy="203728"/>
                          </a:xfrm>
                          <a:prstGeom prst="rect">
                            <a:avLst/>
                          </a:prstGeom>
                          <a:ln>
                            <a:noFill/>
                          </a:ln>
                        </wps:spPr>
                        <wps:txbx>
                          <w:txbxContent>
                            <w:p w14:paraId="55D21C2B" w14:textId="77777777" w:rsidR="00357641" w:rsidRDefault="00000000">
                              <w:pPr>
                                <w:spacing w:after="160" w:line="259" w:lineRule="auto"/>
                                <w:ind w:left="0" w:right="0" w:firstLine="0"/>
                                <w:jc w:val="left"/>
                              </w:pPr>
                              <w:r>
                                <w:rPr>
                                  <w:rFonts w:ascii="Cambria" w:eastAsia="Cambria" w:hAnsi="Cambria" w:cs="Cambria"/>
                                  <w:sz w:val="27"/>
                                </w:rPr>
                                <w:t>40</w:t>
                              </w:r>
                            </w:p>
                          </w:txbxContent>
                        </wps:txbx>
                        <wps:bodyPr horzOverflow="overflow" vert="horz" lIns="0" tIns="0" rIns="0" bIns="0" rtlCol="0">
                          <a:noAutofit/>
                        </wps:bodyPr>
                      </wps:wsp>
                      <wps:wsp>
                        <wps:cNvPr id="5324" name="Rectangle 5324"/>
                        <wps:cNvSpPr/>
                        <wps:spPr>
                          <a:xfrm>
                            <a:off x="250494" y="411317"/>
                            <a:ext cx="224374" cy="203728"/>
                          </a:xfrm>
                          <a:prstGeom prst="rect">
                            <a:avLst/>
                          </a:prstGeom>
                          <a:ln>
                            <a:noFill/>
                          </a:ln>
                        </wps:spPr>
                        <wps:txbx>
                          <w:txbxContent>
                            <w:p w14:paraId="34EF0422" w14:textId="77777777" w:rsidR="00357641" w:rsidRDefault="00000000">
                              <w:pPr>
                                <w:spacing w:after="160" w:line="259" w:lineRule="auto"/>
                                <w:ind w:left="0" w:right="0" w:firstLine="0"/>
                                <w:jc w:val="left"/>
                              </w:pPr>
                              <w:r>
                                <w:rPr>
                                  <w:rFonts w:ascii="Cambria" w:eastAsia="Cambria" w:hAnsi="Cambria" w:cs="Cambria"/>
                                  <w:sz w:val="27"/>
                                </w:rPr>
                                <w:t>50</w:t>
                              </w:r>
                            </w:p>
                          </w:txbxContent>
                        </wps:txbx>
                        <wps:bodyPr horzOverflow="overflow" vert="horz" lIns="0" tIns="0" rIns="0" bIns="0" rtlCol="0">
                          <a:noAutofit/>
                        </wps:bodyPr>
                      </wps:wsp>
                      <wps:wsp>
                        <wps:cNvPr id="85584" name="Shape 85584"/>
                        <wps:cNvSpPr/>
                        <wps:spPr>
                          <a:xfrm>
                            <a:off x="639993" y="892038"/>
                            <a:ext cx="736213" cy="1641633"/>
                          </a:xfrm>
                          <a:custGeom>
                            <a:avLst/>
                            <a:gdLst/>
                            <a:ahLst/>
                            <a:cxnLst/>
                            <a:rect l="0" t="0" r="0" b="0"/>
                            <a:pathLst>
                              <a:path w="736213" h="1641633">
                                <a:moveTo>
                                  <a:pt x="0" y="0"/>
                                </a:moveTo>
                                <a:lnTo>
                                  <a:pt x="736213" y="0"/>
                                </a:lnTo>
                                <a:lnTo>
                                  <a:pt x="736213" y="1641633"/>
                                </a:lnTo>
                                <a:lnTo>
                                  <a:pt x="0" y="1641633"/>
                                </a:lnTo>
                                <a:lnTo>
                                  <a:pt x="0" y="0"/>
                                </a:lnTo>
                              </a:path>
                            </a:pathLst>
                          </a:custGeom>
                          <a:ln w="5750" cap="flat">
                            <a:miter lim="127000"/>
                          </a:ln>
                        </wps:spPr>
                        <wps:style>
                          <a:lnRef idx="1">
                            <a:srgbClr val="B02A37"/>
                          </a:lnRef>
                          <a:fillRef idx="1">
                            <a:srgbClr val="DC3545"/>
                          </a:fillRef>
                          <a:effectRef idx="0">
                            <a:scrgbClr r="0" g="0" b="0"/>
                          </a:effectRef>
                          <a:fontRef idx="none"/>
                        </wps:style>
                        <wps:bodyPr/>
                      </wps:wsp>
                      <wps:wsp>
                        <wps:cNvPr id="85585" name="Shape 85585"/>
                        <wps:cNvSpPr/>
                        <wps:spPr>
                          <a:xfrm>
                            <a:off x="1984814" y="2459987"/>
                            <a:ext cx="736213" cy="73684"/>
                          </a:xfrm>
                          <a:custGeom>
                            <a:avLst/>
                            <a:gdLst/>
                            <a:ahLst/>
                            <a:cxnLst/>
                            <a:rect l="0" t="0" r="0" b="0"/>
                            <a:pathLst>
                              <a:path w="736213" h="73684">
                                <a:moveTo>
                                  <a:pt x="0" y="0"/>
                                </a:moveTo>
                                <a:lnTo>
                                  <a:pt x="736213" y="0"/>
                                </a:lnTo>
                                <a:lnTo>
                                  <a:pt x="736213" y="73684"/>
                                </a:lnTo>
                                <a:lnTo>
                                  <a:pt x="0" y="73684"/>
                                </a:lnTo>
                                <a:lnTo>
                                  <a:pt x="0" y="0"/>
                                </a:lnTo>
                              </a:path>
                            </a:pathLst>
                          </a:custGeom>
                          <a:ln w="5750" cap="flat">
                            <a:miter lim="127000"/>
                          </a:ln>
                        </wps:spPr>
                        <wps:style>
                          <a:lnRef idx="1">
                            <a:srgbClr val="146C43"/>
                          </a:lnRef>
                          <a:fillRef idx="1">
                            <a:srgbClr val="198754"/>
                          </a:fillRef>
                          <a:effectRef idx="0">
                            <a:scrgbClr r="0" g="0" b="0"/>
                          </a:effectRef>
                          <a:fontRef idx="none"/>
                        </wps:style>
                        <wps:bodyPr/>
                      </wps:wsp>
                      <wps:wsp>
                        <wps:cNvPr id="5327" name="Shape 5327"/>
                        <wps:cNvSpPr/>
                        <wps:spPr>
                          <a:xfrm>
                            <a:off x="1376203" y="892038"/>
                            <a:ext cx="591183" cy="1443582"/>
                          </a:xfrm>
                          <a:custGeom>
                            <a:avLst/>
                            <a:gdLst/>
                            <a:ahLst/>
                            <a:cxnLst/>
                            <a:rect l="0" t="0" r="0" b="0"/>
                            <a:pathLst>
                              <a:path w="591183" h="1443582">
                                <a:moveTo>
                                  <a:pt x="0" y="0"/>
                                </a:moveTo>
                                <a:lnTo>
                                  <a:pt x="591183" y="1443582"/>
                                </a:lnTo>
                              </a:path>
                            </a:pathLst>
                          </a:custGeom>
                          <a:ln w="17250" cap="flat">
                            <a:miter lim="127000"/>
                          </a:ln>
                        </wps:spPr>
                        <wps:style>
                          <a:lnRef idx="1">
                            <a:srgbClr val="198754"/>
                          </a:lnRef>
                          <a:fillRef idx="0">
                            <a:srgbClr val="000000">
                              <a:alpha val="0"/>
                            </a:srgbClr>
                          </a:fillRef>
                          <a:effectRef idx="0">
                            <a:scrgbClr r="0" g="0" b="0"/>
                          </a:effectRef>
                          <a:fontRef idx="none"/>
                        </wps:style>
                        <wps:bodyPr/>
                      </wps:wsp>
                      <wps:wsp>
                        <wps:cNvPr id="5328" name="Shape 5328"/>
                        <wps:cNvSpPr/>
                        <wps:spPr>
                          <a:xfrm>
                            <a:off x="1922874" y="2296135"/>
                            <a:ext cx="68107" cy="82052"/>
                          </a:xfrm>
                          <a:custGeom>
                            <a:avLst/>
                            <a:gdLst/>
                            <a:ahLst/>
                            <a:cxnLst/>
                            <a:rect l="0" t="0" r="0" b="0"/>
                            <a:pathLst>
                              <a:path w="68107" h="82052">
                                <a:moveTo>
                                  <a:pt x="68107" y="0"/>
                                </a:moveTo>
                                <a:lnTo>
                                  <a:pt x="61944" y="82052"/>
                                </a:lnTo>
                                <a:lnTo>
                                  <a:pt x="0" y="27891"/>
                                </a:lnTo>
                                <a:lnTo>
                                  <a:pt x="44512" y="39485"/>
                                </a:lnTo>
                                <a:lnTo>
                                  <a:pt x="68107" y="0"/>
                                </a:lnTo>
                                <a:close/>
                              </a:path>
                            </a:pathLst>
                          </a:custGeom>
                          <a:ln w="0" cap="flat">
                            <a:miter lim="127000"/>
                          </a:ln>
                        </wps:spPr>
                        <wps:style>
                          <a:lnRef idx="0">
                            <a:srgbClr val="000000">
                              <a:alpha val="0"/>
                            </a:srgbClr>
                          </a:lnRef>
                          <a:fillRef idx="1">
                            <a:srgbClr val="198754"/>
                          </a:fillRef>
                          <a:effectRef idx="0">
                            <a:scrgbClr r="0" g="0" b="0"/>
                          </a:effectRef>
                          <a:fontRef idx="none"/>
                        </wps:style>
                        <wps:bodyPr/>
                      </wps:wsp>
                      <wps:wsp>
                        <wps:cNvPr id="5329" name="Rectangle 5329"/>
                        <wps:cNvSpPr/>
                        <wps:spPr>
                          <a:xfrm>
                            <a:off x="1737050" y="1439285"/>
                            <a:ext cx="148550" cy="331704"/>
                          </a:xfrm>
                          <a:prstGeom prst="rect">
                            <a:avLst/>
                          </a:prstGeom>
                          <a:ln>
                            <a:noFill/>
                          </a:ln>
                        </wps:spPr>
                        <wps:txbx>
                          <w:txbxContent>
                            <w:p w14:paraId="1988557B" w14:textId="77777777" w:rsidR="00357641" w:rsidRDefault="00000000">
                              <w:pPr>
                                <w:spacing w:after="160" w:line="259" w:lineRule="auto"/>
                                <w:ind w:left="0" w:right="0" w:firstLine="0"/>
                                <w:jc w:val="left"/>
                              </w:pPr>
                              <w:r>
                                <w:rPr>
                                  <w:rFonts w:ascii="Cambria" w:eastAsia="Cambria" w:hAnsi="Cambria" w:cs="Cambria"/>
                                  <w:color w:val="198754"/>
                                  <w:sz w:val="23"/>
                                </w:rPr>
                                <w:t>×</w:t>
                              </w:r>
                            </w:p>
                          </w:txbxContent>
                        </wps:txbx>
                        <wps:bodyPr horzOverflow="overflow" vert="horz" lIns="0" tIns="0" rIns="0" bIns="0" rtlCol="0">
                          <a:noAutofit/>
                        </wps:bodyPr>
                      </wps:wsp>
                      <wps:wsp>
                        <wps:cNvPr id="5330" name="Rectangle 5330"/>
                        <wps:cNvSpPr/>
                        <wps:spPr>
                          <a:xfrm>
                            <a:off x="1848858" y="1450929"/>
                            <a:ext cx="191184" cy="169770"/>
                          </a:xfrm>
                          <a:prstGeom prst="rect">
                            <a:avLst/>
                          </a:prstGeom>
                          <a:ln>
                            <a:noFill/>
                          </a:ln>
                        </wps:spPr>
                        <wps:txbx>
                          <w:txbxContent>
                            <w:p w14:paraId="31B5D384" w14:textId="77777777" w:rsidR="00357641" w:rsidRDefault="00000000">
                              <w:pPr>
                                <w:spacing w:after="160" w:line="259" w:lineRule="auto"/>
                                <w:ind w:left="0" w:right="0" w:firstLine="0"/>
                                <w:jc w:val="left"/>
                              </w:pPr>
                              <w:r>
                                <w:rPr>
                                  <w:rFonts w:ascii="Cambria" w:eastAsia="Cambria" w:hAnsi="Cambria" w:cs="Cambria"/>
                                  <w:color w:val="198754"/>
                                  <w:sz w:val="23"/>
                                </w:rPr>
                                <w:t>22</w:t>
                              </w:r>
                            </w:p>
                          </w:txbxContent>
                        </wps:txbx>
                        <wps:bodyPr horzOverflow="overflow" vert="horz" lIns="0" tIns="0" rIns="0" bIns="0" rtlCol="0">
                          <a:noAutofit/>
                        </wps:bodyPr>
                      </wps:wsp>
                      <wps:wsp>
                        <wps:cNvPr id="5331" name="Rectangle 5331"/>
                        <wps:cNvSpPr/>
                        <wps:spPr>
                          <a:xfrm>
                            <a:off x="2047656" y="1434829"/>
                            <a:ext cx="741027" cy="191184"/>
                          </a:xfrm>
                          <a:prstGeom prst="rect">
                            <a:avLst/>
                          </a:prstGeom>
                          <a:ln>
                            <a:noFill/>
                          </a:ln>
                        </wps:spPr>
                        <wps:txbx>
                          <w:txbxContent>
                            <w:p w14:paraId="7F0DEA12" w14:textId="77777777" w:rsidR="00357641" w:rsidRDefault="00000000">
                              <w:pPr>
                                <w:spacing w:after="160" w:line="259" w:lineRule="auto"/>
                                <w:ind w:left="0" w:right="0" w:firstLine="0"/>
                                <w:jc w:val="left"/>
                              </w:pPr>
                              <w:r>
                                <w:rPr>
                                  <w:b/>
                                  <w:color w:val="198754"/>
                                  <w:w w:val="123"/>
                                  <w:sz w:val="23"/>
                                </w:rPr>
                                <w:t>cheaper</w:t>
                              </w:r>
                            </w:p>
                          </w:txbxContent>
                        </wps:txbx>
                        <wps:bodyPr horzOverflow="overflow" vert="horz" lIns="0" tIns="0" rIns="0" bIns="0" rtlCol="0">
                          <a:noAutofit/>
                        </wps:bodyPr>
                      </wps:wsp>
                      <wps:wsp>
                        <wps:cNvPr id="5332" name="Rectangle 5332"/>
                        <wps:cNvSpPr/>
                        <wps:spPr>
                          <a:xfrm>
                            <a:off x="856671" y="751462"/>
                            <a:ext cx="176540" cy="152795"/>
                          </a:xfrm>
                          <a:prstGeom prst="rect">
                            <a:avLst/>
                          </a:prstGeom>
                          <a:ln>
                            <a:noFill/>
                          </a:ln>
                        </wps:spPr>
                        <wps:txbx>
                          <w:txbxContent>
                            <w:p w14:paraId="6122F857" w14:textId="77777777" w:rsidR="00357641" w:rsidRDefault="00000000">
                              <w:pPr>
                                <w:spacing w:after="160" w:line="259" w:lineRule="auto"/>
                                <w:ind w:left="0" w:right="0" w:firstLine="0"/>
                                <w:jc w:val="left"/>
                              </w:pPr>
                              <w:r>
                                <w:rPr>
                                  <w:rFonts w:ascii="Cambria" w:eastAsia="Cambria" w:hAnsi="Cambria" w:cs="Cambria"/>
                                </w:rPr>
                                <w:t>39</w:t>
                              </w:r>
                            </w:p>
                          </w:txbxContent>
                        </wps:txbx>
                        <wps:bodyPr horzOverflow="overflow" vert="horz" lIns="0" tIns="0" rIns="0" bIns="0" rtlCol="0">
                          <a:noAutofit/>
                        </wps:bodyPr>
                      </wps:wsp>
                      <wps:wsp>
                        <wps:cNvPr id="5333" name="Rectangle 5333"/>
                        <wps:cNvSpPr/>
                        <wps:spPr>
                          <a:xfrm>
                            <a:off x="989645" y="751462"/>
                            <a:ext cx="49039" cy="152795"/>
                          </a:xfrm>
                          <a:prstGeom prst="rect">
                            <a:avLst/>
                          </a:prstGeom>
                          <a:ln>
                            <a:noFill/>
                          </a:ln>
                        </wps:spPr>
                        <wps:txbx>
                          <w:txbxContent>
                            <w:p w14:paraId="69736E32" w14:textId="77777777" w:rsidR="00357641" w:rsidRDefault="00000000">
                              <w:pPr>
                                <w:spacing w:after="160" w:line="259" w:lineRule="auto"/>
                                <w:ind w:left="0" w:right="0" w:firstLine="0"/>
                                <w:jc w:val="left"/>
                              </w:pPr>
                              <w:r>
                                <w:rPr>
                                  <w:rFonts w:ascii="Cambria" w:eastAsia="Cambria" w:hAnsi="Cambria" w:cs="Cambria"/>
                                  <w:i/>
                                </w:rPr>
                                <w:t>.</w:t>
                              </w:r>
                            </w:p>
                          </w:txbxContent>
                        </wps:txbx>
                        <wps:bodyPr horzOverflow="overflow" vert="horz" lIns="0" tIns="0" rIns="0" bIns="0" rtlCol="0">
                          <a:noAutofit/>
                        </wps:bodyPr>
                      </wps:wsp>
                      <wps:wsp>
                        <wps:cNvPr id="5334" name="Rectangle 5334"/>
                        <wps:cNvSpPr/>
                        <wps:spPr>
                          <a:xfrm>
                            <a:off x="1026568" y="751462"/>
                            <a:ext cx="176540" cy="152795"/>
                          </a:xfrm>
                          <a:prstGeom prst="rect">
                            <a:avLst/>
                          </a:prstGeom>
                          <a:ln>
                            <a:noFill/>
                          </a:ln>
                        </wps:spPr>
                        <wps:txbx>
                          <w:txbxContent>
                            <w:p w14:paraId="0ED95133" w14:textId="77777777" w:rsidR="00357641" w:rsidRDefault="00000000">
                              <w:pPr>
                                <w:spacing w:after="160" w:line="259" w:lineRule="auto"/>
                                <w:ind w:left="0" w:right="0" w:firstLine="0"/>
                                <w:jc w:val="left"/>
                              </w:pPr>
                              <w:r>
                                <w:rPr>
                                  <w:rFonts w:ascii="Cambria" w:eastAsia="Cambria" w:hAnsi="Cambria" w:cs="Cambria"/>
                                </w:rPr>
                                <w:t>88</w:t>
                              </w:r>
                            </w:p>
                          </w:txbxContent>
                        </wps:txbx>
                        <wps:bodyPr horzOverflow="overflow" vert="horz" lIns="0" tIns="0" rIns="0" bIns="0" rtlCol="0">
                          <a:noAutofit/>
                        </wps:bodyPr>
                      </wps:wsp>
                      <wps:wsp>
                        <wps:cNvPr id="5335" name="Rectangle 5335"/>
                        <wps:cNvSpPr/>
                        <wps:spPr>
                          <a:xfrm>
                            <a:off x="2234724" y="2319410"/>
                            <a:ext cx="88270" cy="152796"/>
                          </a:xfrm>
                          <a:prstGeom prst="rect">
                            <a:avLst/>
                          </a:prstGeom>
                          <a:ln>
                            <a:noFill/>
                          </a:ln>
                        </wps:spPr>
                        <wps:txbx>
                          <w:txbxContent>
                            <w:p w14:paraId="7F1F66D5" w14:textId="77777777" w:rsidR="00357641" w:rsidRDefault="00000000">
                              <w:pPr>
                                <w:spacing w:after="160" w:line="259" w:lineRule="auto"/>
                                <w:ind w:left="0" w:right="0" w:firstLine="0"/>
                                <w:jc w:val="left"/>
                              </w:pPr>
                              <w:r>
                                <w:rPr>
                                  <w:rFonts w:ascii="Cambria" w:eastAsia="Cambria" w:hAnsi="Cambria" w:cs="Cambria"/>
                                </w:rPr>
                                <w:t>1</w:t>
                              </w:r>
                            </w:p>
                          </w:txbxContent>
                        </wps:txbx>
                        <wps:bodyPr horzOverflow="overflow" vert="horz" lIns="0" tIns="0" rIns="0" bIns="0" rtlCol="0">
                          <a:noAutofit/>
                        </wps:bodyPr>
                      </wps:wsp>
                      <wps:wsp>
                        <wps:cNvPr id="5336" name="Rectangle 5336"/>
                        <wps:cNvSpPr/>
                        <wps:spPr>
                          <a:xfrm>
                            <a:off x="2301211" y="2319410"/>
                            <a:ext cx="49039" cy="152796"/>
                          </a:xfrm>
                          <a:prstGeom prst="rect">
                            <a:avLst/>
                          </a:prstGeom>
                          <a:ln>
                            <a:noFill/>
                          </a:ln>
                        </wps:spPr>
                        <wps:txbx>
                          <w:txbxContent>
                            <w:p w14:paraId="3E3A3038" w14:textId="77777777" w:rsidR="00357641" w:rsidRDefault="00000000">
                              <w:pPr>
                                <w:spacing w:after="160" w:line="259" w:lineRule="auto"/>
                                <w:ind w:left="0" w:right="0" w:firstLine="0"/>
                                <w:jc w:val="left"/>
                              </w:pPr>
                              <w:r>
                                <w:rPr>
                                  <w:rFonts w:ascii="Cambria" w:eastAsia="Cambria" w:hAnsi="Cambria" w:cs="Cambria"/>
                                  <w:i/>
                                </w:rPr>
                                <w:t>.</w:t>
                              </w:r>
                            </w:p>
                          </w:txbxContent>
                        </wps:txbx>
                        <wps:bodyPr horzOverflow="overflow" vert="horz" lIns="0" tIns="0" rIns="0" bIns="0" rtlCol="0">
                          <a:noAutofit/>
                        </wps:bodyPr>
                      </wps:wsp>
                      <wps:wsp>
                        <wps:cNvPr id="5337" name="Rectangle 5337"/>
                        <wps:cNvSpPr/>
                        <wps:spPr>
                          <a:xfrm>
                            <a:off x="2338148" y="2319410"/>
                            <a:ext cx="176540" cy="152796"/>
                          </a:xfrm>
                          <a:prstGeom prst="rect">
                            <a:avLst/>
                          </a:prstGeom>
                          <a:ln>
                            <a:noFill/>
                          </a:ln>
                        </wps:spPr>
                        <wps:txbx>
                          <w:txbxContent>
                            <w:p w14:paraId="36E337FE" w14:textId="77777777" w:rsidR="00357641" w:rsidRDefault="00000000">
                              <w:pPr>
                                <w:spacing w:after="160" w:line="259" w:lineRule="auto"/>
                                <w:ind w:left="0" w:right="0" w:firstLine="0"/>
                                <w:jc w:val="left"/>
                              </w:pPr>
                              <w:r>
                                <w:rPr>
                                  <w:rFonts w:ascii="Cambria" w:eastAsia="Cambria" w:hAnsi="Cambria" w:cs="Cambria"/>
                                </w:rPr>
                                <w:t>79</w:t>
                              </w:r>
                            </w:p>
                          </w:txbxContent>
                        </wps:txbx>
                        <wps:bodyPr horzOverflow="overflow" vert="horz" lIns="0" tIns="0" rIns="0" bIns="0" rtlCol="0">
                          <a:noAutofit/>
                        </wps:bodyPr>
                      </wps:wsp>
                      <wps:wsp>
                        <wps:cNvPr id="5338" name="Rectangle 5338"/>
                        <wps:cNvSpPr/>
                        <wps:spPr>
                          <a:xfrm rot="-5399999">
                            <a:off x="-781557" y="1112342"/>
                            <a:ext cx="1754299" cy="191184"/>
                          </a:xfrm>
                          <a:prstGeom prst="rect">
                            <a:avLst/>
                          </a:prstGeom>
                          <a:ln>
                            <a:noFill/>
                          </a:ln>
                        </wps:spPr>
                        <wps:txbx>
                          <w:txbxContent>
                            <w:p w14:paraId="6BE0201E" w14:textId="77777777" w:rsidR="00357641" w:rsidRDefault="00000000">
                              <w:pPr>
                                <w:spacing w:after="160" w:line="259" w:lineRule="auto"/>
                                <w:ind w:left="0" w:right="0" w:firstLine="0"/>
                                <w:jc w:val="left"/>
                              </w:pPr>
                              <w:r>
                                <w:rPr>
                                  <w:sz w:val="23"/>
                                </w:rPr>
                                <w:t>Timeperframe(ms)</w:t>
                              </w:r>
                            </w:p>
                          </w:txbxContent>
                        </wps:txbx>
                        <wps:bodyPr horzOverflow="overflow" vert="horz" lIns="0" tIns="0" rIns="0" bIns="0" rtlCol="0">
                          <a:noAutofit/>
                        </wps:bodyPr>
                      </wps:wsp>
                      <wps:wsp>
                        <wps:cNvPr id="65909" name="Rectangle 65909"/>
                        <wps:cNvSpPr/>
                        <wps:spPr>
                          <a:xfrm>
                            <a:off x="1136129" y="14"/>
                            <a:ext cx="1533483" cy="191184"/>
                          </a:xfrm>
                          <a:prstGeom prst="rect">
                            <a:avLst/>
                          </a:prstGeom>
                          <a:ln>
                            <a:noFill/>
                          </a:ln>
                        </wps:spPr>
                        <wps:txbx>
                          <w:txbxContent>
                            <w:p w14:paraId="1446758A" w14:textId="77777777" w:rsidR="00357641" w:rsidRDefault="00000000">
                              <w:pPr>
                                <w:spacing w:after="160" w:line="259" w:lineRule="auto"/>
                                <w:ind w:left="0" w:right="0" w:firstLine="0"/>
                                <w:jc w:val="left"/>
                              </w:pPr>
                              <w:r>
                                <w:rPr>
                                  <w:b/>
                                  <w:w w:val="125"/>
                                  <w:sz w:val="23"/>
                                </w:rPr>
                                <w:t>a)</w:t>
                              </w:r>
                              <w:r>
                                <w:rPr>
                                  <w:b/>
                                  <w:spacing w:val="30"/>
                                  <w:w w:val="125"/>
                                  <w:sz w:val="23"/>
                                </w:rPr>
                                <w:t xml:space="preserve"> </w:t>
                              </w:r>
                              <w:r>
                                <w:rPr>
                                  <w:b/>
                                  <w:w w:val="125"/>
                                  <w:sz w:val="23"/>
                                </w:rPr>
                                <w:t>Time</w:t>
                              </w:r>
                              <w:r>
                                <w:rPr>
                                  <w:b/>
                                  <w:spacing w:val="30"/>
                                  <w:w w:val="125"/>
                                  <w:sz w:val="23"/>
                                </w:rPr>
                                <w:t xml:space="preserve"> </w:t>
                              </w:r>
                              <w:r>
                                <w:rPr>
                                  <w:b/>
                                  <w:w w:val="125"/>
                                  <w:sz w:val="23"/>
                                </w:rPr>
                                <w:t>Budget</w:t>
                              </w:r>
                            </w:p>
                          </w:txbxContent>
                        </wps:txbx>
                        <wps:bodyPr horzOverflow="overflow" vert="horz" lIns="0" tIns="0" rIns="0" bIns="0" rtlCol="0">
                          <a:noAutofit/>
                        </wps:bodyPr>
                      </wps:wsp>
                      <wps:wsp>
                        <wps:cNvPr id="65908" name="Rectangle 65908"/>
                        <wps:cNvSpPr/>
                        <wps:spPr>
                          <a:xfrm>
                            <a:off x="1071874" y="14"/>
                            <a:ext cx="85459" cy="191184"/>
                          </a:xfrm>
                          <a:prstGeom prst="rect">
                            <a:avLst/>
                          </a:prstGeom>
                          <a:ln>
                            <a:noFill/>
                          </a:ln>
                        </wps:spPr>
                        <wps:txbx>
                          <w:txbxContent>
                            <w:p w14:paraId="271AD84D" w14:textId="77777777" w:rsidR="00357641" w:rsidRDefault="00000000">
                              <w:pPr>
                                <w:spacing w:after="160" w:line="259" w:lineRule="auto"/>
                                <w:ind w:left="0" w:right="0" w:firstLine="0"/>
                                <w:jc w:val="left"/>
                              </w:pPr>
                              <w:r>
                                <w:rPr>
                                  <w:b/>
                                  <w:w w:val="134"/>
                                  <w:sz w:val="23"/>
                                </w:rPr>
                                <w:t>(</w:t>
                              </w:r>
                            </w:p>
                          </w:txbxContent>
                        </wps:txbx>
                        <wps:bodyPr horzOverflow="overflow" vert="horz" lIns="0" tIns="0" rIns="0" bIns="0" rtlCol="0">
                          <a:noAutofit/>
                        </wps:bodyPr>
                      </wps:wsp>
                      <wps:wsp>
                        <wps:cNvPr id="5340" name="Shape 5340"/>
                        <wps:cNvSpPr/>
                        <wps:spPr>
                          <a:xfrm>
                            <a:off x="3887795" y="2533656"/>
                            <a:ext cx="2420661" cy="0"/>
                          </a:xfrm>
                          <a:custGeom>
                            <a:avLst/>
                            <a:gdLst/>
                            <a:ahLst/>
                            <a:cxnLst/>
                            <a:rect l="0" t="0" r="0" b="0"/>
                            <a:pathLst>
                              <a:path w="2420661">
                                <a:moveTo>
                                  <a:pt x="0" y="0"/>
                                </a:moveTo>
                                <a:lnTo>
                                  <a:pt x="2420661"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341" name="Shape 5341"/>
                        <wps:cNvSpPr/>
                        <wps:spPr>
                          <a:xfrm>
                            <a:off x="3887795" y="2006156"/>
                            <a:ext cx="2420661" cy="0"/>
                          </a:xfrm>
                          <a:custGeom>
                            <a:avLst/>
                            <a:gdLst/>
                            <a:ahLst/>
                            <a:cxnLst/>
                            <a:rect l="0" t="0" r="0" b="0"/>
                            <a:pathLst>
                              <a:path w="2420661">
                                <a:moveTo>
                                  <a:pt x="0" y="0"/>
                                </a:moveTo>
                                <a:lnTo>
                                  <a:pt x="2420661"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342" name="Shape 5342"/>
                        <wps:cNvSpPr/>
                        <wps:spPr>
                          <a:xfrm>
                            <a:off x="3887795" y="1478655"/>
                            <a:ext cx="2420661" cy="0"/>
                          </a:xfrm>
                          <a:custGeom>
                            <a:avLst/>
                            <a:gdLst/>
                            <a:ahLst/>
                            <a:cxnLst/>
                            <a:rect l="0" t="0" r="0" b="0"/>
                            <a:pathLst>
                              <a:path w="2420661">
                                <a:moveTo>
                                  <a:pt x="0" y="0"/>
                                </a:moveTo>
                                <a:lnTo>
                                  <a:pt x="2420661"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343" name="Shape 5343"/>
                        <wps:cNvSpPr/>
                        <wps:spPr>
                          <a:xfrm>
                            <a:off x="3887795" y="951154"/>
                            <a:ext cx="2420661" cy="0"/>
                          </a:xfrm>
                          <a:custGeom>
                            <a:avLst/>
                            <a:gdLst/>
                            <a:ahLst/>
                            <a:cxnLst/>
                            <a:rect l="0" t="0" r="0" b="0"/>
                            <a:pathLst>
                              <a:path w="2420661">
                                <a:moveTo>
                                  <a:pt x="0" y="0"/>
                                </a:moveTo>
                                <a:lnTo>
                                  <a:pt x="2420661"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344" name="Shape 5344"/>
                        <wps:cNvSpPr/>
                        <wps:spPr>
                          <a:xfrm>
                            <a:off x="3887795" y="423653"/>
                            <a:ext cx="2420661" cy="0"/>
                          </a:xfrm>
                          <a:custGeom>
                            <a:avLst/>
                            <a:gdLst/>
                            <a:ahLst/>
                            <a:cxnLst/>
                            <a:rect l="0" t="0" r="0" b="0"/>
                            <a:pathLst>
                              <a:path w="2420661">
                                <a:moveTo>
                                  <a:pt x="0" y="0"/>
                                </a:moveTo>
                                <a:lnTo>
                                  <a:pt x="2420661" y="0"/>
                                </a:lnTo>
                              </a:path>
                            </a:pathLst>
                          </a:custGeom>
                          <a:ln w="5750" cap="flat">
                            <a:custDash>
                              <a:ds d="339566" sp="339566"/>
                            </a:custDash>
                            <a:miter lim="127000"/>
                          </a:ln>
                        </wps:spPr>
                        <wps:style>
                          <a:lnRef idx="1">
                            <a:srgbClr val="D9D9D9"/>
                          </a:lnRef>
                          <a:fillRef idx="0">
                            <a:srgbClr val="000000">
                              <a:alpha val="0"/>
                            </a:srgbClr>
                          </a:fillRef>
                          <a:effectRef idx="0">
                            <a:scrgbClr r="0" g="0" b="0"/>
                          </a:effectRef>
                          <a:fontRef idx="none"/>
                        </wps:style>
                        <wps:bodyPr/>
                      </wps:wsp>
                      <wps:wsp>
                        <wps:cNvPr id="5345" name="Shape 5345"/>
                        <wps:cNvSpPr/>
                        <wps:spPr>
                          <a:xfrm>
                            <a:off x="4425715" y="2533656"/>
                            <a:ext cx="0" cy="61350"/>
                          </a:xfrm>
                          <a:custGeom>
                            <a:avLst/>
                            <a:gdLst/>
                            <a:ahLst/>
                            <a:cxnLst/>
                            <a:rect l="0" t="0" r="0" b="0"/>
                            <a:pathLst>
                              <a:path h="61350">
                                <a:moveTo>
                                  <a:pt x="0" y="6135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46" name="Shape 5346"/>
                        <wps:cNvSpPr/>
                        <wps:spPr>
                          <a:xfrm>
                            <a:off x="5770536" y="2533656"/>
                            <a:ext cx="0" cy="61350"/>
                          </a:xfrm>
                          <a:custGeom>
                            <a:avLst/>
                            <a:gdLst/>
                            <a:ahLst/>
                            <a:cxnLst/>
                            <a:rect l="0" t="0" r="0" b="0"/>
                            <a:pathLst>
                              <a:path h="61350">
                                <a:moveTo>
                                  <a:pt x="0" y="6135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47" name="Shape 5347"/>
                        <wps:cNvSpPr/>
                        <wps:spPr>
                          <a:xfrm>
                            <a:off x="4425715" y="256095"/>
                            <a:ext cx="0" cy="61350"/>
                          </a:xfrm>
                          <a:custGeom>
                            <a:avLst/>
                            <a:gdLst/>
                            <a:ahLst/>
                            <a:cxnLst/>
                            <a:rect l="0" t="0" r="0" b="0"/>
                            <a:pathLst>
                              <a:path h="61350">
                                <a:moveTo>
                                  <a:pt x="0" y="0"/>
                                </a:moveTo>
                                <a:lnTo>
                                  <a:pt x="0" y="6135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48" name="Shape 5348"/>
                        <wps:cNvSpPr/>
                        <wps:spPr>
                          <a:xfrm>
                            <a:off x="5770536" y="256095"/>
                            <a:ext cx="0" cy="61350"/>
                          </a:xfrm>
                          <a:custGeom>
                            <a:avLst/>
                            <a:gdLst/>
                            <a:ahLst/>
                            <a:cxnLst/>
                            <a:rect l="0" t="0" r="0" b="0"/>
                            <a:pathLst>
                              <a:path h="61350">
                                <a:moveTo>
                                  <a:pt x="0" y="0"/>
                                </a:moveTo>
                                <a:lnTo>
                                  <a:pt x="0" y="6135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49" name="Shape 5349"/>
                        <wps:cNvSpPr/>
                        <wps:spPr>
                          <a:xfrm>
                            <a:off x="3887795" y="2533656"/>
                            <a:ext cx="61349" cy="0"/>
                          </a:xfrm>
                          <a:custGeom>
                            <a:avLst/>
                            <a:gdLst/>
                            <a:ahLst/>
                            <a:cxnLst/>
                            <a:rect l="0" t="0" r="0" b="0"/>
                            <a:pathLst>
                              <a:path w="61349">
                                <a:moveTo>
                                  <a:pt x="0" y="0"/>
                                </a:moveTo>
                                <a:lnTo>
                                  <a:pt x="61349"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0" name="Shape 5350"/>
                        <wps:cNvSpPr/>
                        <wps:spPr>
                          <a:xfrm>
                            <a:off x="3887795" y="2006156"/>
                            <a:ext cx="61349" cy="0"/>
                          </a:xfrm>
                          <a:custGeom>
                            <a:avLst/>
                            <a:gdLst/>
                            <a:ahLst/>
                            <a:cxnLst/>
                            <a:rect l="0" t="0" r="0" b="0"/>
                            <a:pathLst>
                              <a:path w="61349">
                                <a:moveTo>
                                  <a:pt x="0" y="0"/>
                                </a:moveTo>
                                <a:lnTo>
                                  <a:pt x="61349"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1" name="Shape 5351"/>
                        <wps:cNvSpPr/>
                        <wps:spPr>
                          <a:xfrm>
                            <a:off x="3887795" y="1478655"/>
                            <a:ext cx="61349" cy="0"/>
                          </a:xfrm>
                          <a:custGeom>
                            <a:avLst/>
                            <a:gdLst/>
                            <a:ahLst/>
                            <a:cxnLst/>
                            <a:rect l="0" t="0" r="0" b="0"/>
                            <a:pathLst>
                              <a:path w="61349">
                                <a:moveTo>
                                  <a:pt x="0" y="0"/>
                                </a:moveTo>
                                <a:lnTo>
                                  <a:pt x="61349"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2" name="Shape 5352"/>
                        <wps:cNvSpPr/>
                        <wps:spPr>
                          <a:xfrm>
                            <a:off x="3887795" y="951154"/>
                            <a:ext cx="61349" cy="0"/>
                          </a:xfrm>
                          <a:custGeom>
                            <a:avLst/>
                            <a:gdLst/>
                            <a:ahLst/>
                            <a:cxnLst/>
                            <a:rect l="0" t="0" r="0" b="0"/>
                            <a:pathLst>
                              <a:path w="61349">
                                <a:moveTo>
                                  <a:pt x="0" y="0"/>
                                </a:moveTo>
                                <a:lnTo>
                                  <a:pt x="61349"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3" name="Shape 5353"/>
                        <wps:cNvSpPr/>
                        <wps:spPr>
                          <a:xfrm>
                            <a:off x="3887795" y="423653"/>
                            <a:ext cx="61349" cy="0"/>
                          </a:xfrm>
                          <a:custGeom>
                            <a:avLst/>
                            <a:gdLst/>
                            <a:ahLst/>
                            <a:cxnLst/>
                            <a:rect l="0" t="0" r="0" b="0"/>
                            <a:pathLst>
                              <a:path w="61349">
                                <a:moveTo>
                                  <a:pt x="0" y="0"/>
                                </a:moveTo>
                                <a:lnTo>
                                  <a:pt x="61349"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4" name="Shape 5354"/>
                        <wps:cNvSpPr/>
                        <wps:spPr>
                          <a:xfrm>
                            <a:off x="6247108" y="2533656"/>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5" name="Shape 5355"/>
                        <wps:cNvSpPr/>
                        <wps:spPr>
                          <a:xfrm>
                            <a:off x="6247108" y="2006156"/>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6" name="Shape 5356"/>
                        <wps:cNvSpPr/>
                        <wps:spPr>
                          <a:xfrm>
                            <a:off x="6247108" y="1478655"/>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7" name="Shape 5357"/>
                        <wps:cNvSpPr/>
                        <wps:spPr>
                          <a:xfrm>
                            <a:off x="6247108" y="951154"/>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8" name="Shape 5358"/>
                        <wps:cNvSpPr/>
                        <wps:spPr>
                          <a:xfrm>
                            <a:off x="6247108" y="423653"/>
                            <a:ext cx="61348" cy="0"/>
                          </a:xfrm>
                          <a:custGeom>
                            <a:avLst/>
                            <a:gdLst/>
                            <a:ahLst/>
                            <a:cxnLst/>
                            <a:rect l="0" t="0" r="0" b="0"/>
                            <a:pathLst>
                              <a:path w="61348">
                                <a:moveTo>
                                  <a:pt x="61348" y="0"/>
                                </a:moveTo>
                                <a:lnTo>
                                  <a:pt x="0" y="0"/>
                                </a:lnTo>
                              </a:path>
                            </a:pathLst>
                          </a:custGeom>
                          <a:ln w="2875" cap="flat">
                            <a:miter lim="127000"/>
                          </a:ln>
                        </wps:spPr>
                        <wps:style>
                          <a:lnRef idx="1">
                            <a:srgbClr val="7F7F7F"/>
                          </a:lnRef>
                          <a:fillRef idx="0">
                            <a:srgbClr val="000000">
                              <a:alpha val="0"/>
                            </a:srgbClr>
                          </a:fillRef>
                          <a:effectRef idx="0">
                            <a:scrgbClr r="0" g="0" b="0"/>
                          </a:effectRef>
                          <a:fontRef idx="none"/>
                        </wps:style>
                        <wps:bodyPr/>
                      </wps:wsp>
                      <wps:wsp>
                        <wps:cNvPr id="5359" name="Shape 5359"/>
                        <wps:cNvSpPr/>
                        <wps:spPr>
                          <a:xfrm>
                            <a:off x="3887795" y="317444"/>
                            <a:ext cx="2420661" cy="2216212"/>
                          </a:xfrm>
                          <a:custGeom>
                            <a:avLst/>
                            <a:gdLst/>
                            <a:ahLst/>
                            <a:cxnLst/>
                            <a:rect l="0" t="0" r="0" b="0"/>
                            <a:pathLst>
                              <a:path w="2420661" h="2216212">
                                <a:moveTo>
                                  <a:pt x="0" y="2216212"/>
                                </a:moveTo>
                                <a:lnTo>
                                  <a:pt x="0" y="0"/>
                                </a:lnTo>
                                <a:lnTo>
                                  <a:pt x="2420661" y="0"/>
                                </a:lnTo>
                                <a:lnTo>
                                  <a:pt x="2420661" y="2216212"/>
                                </a:lnTo>
                                <a:lnTo>
                                  <a:pt x="0" y="2216212"/>
                                </a:lnTo>
                                <a:close/>
                              </a:path>
                            </a:pathLst>
                          </a:custGeom>
                          <a:ln w="5750" cap="flat">
                            <a:miter lim="127000"/>
                          </a:ln>
                        </wps:spPr>
                        <wps:style>
                          <a:lnRef idx="1">
                            <a:srgbClr val="B2B2B2"/>
                          </a:lnRef>
                          <a:fillRef idx="0">
                            <a:srgbClr val="000000">
                              <a:alpha val="0"/>
                            </a:srgbClr>
                          </a:fillRef>
                          <a:effectRef idx="0">
                            <a:scrgbClr r="0" g="0" b="0"/>
                          </a:effectRef>
                          <a:fontRef idx="none"/>
                        </wps:style>
                        <wps:bodyPr/>
                      </wps:wsp>
                      <wps:wsp>
                        <wps:cNvPr id="5360" name="Rectangle 5360"/>
                        <wps:cNvSpPr/>
                        <wps:spPr>
                          <a:xfrm>
                            <a:off x="3998280" y="2631283"/>
                            <a:ext cx="1136777" cy="191183"/>
                          </a:xfrm>
                          <a:prstGeom prst="rect">
                            <a:avLst/>
                          </a:prstGeom>
                          <a:ln>
                            <a:noFill/>
                          </a:ln>
                        </wps:spPr>
                        <wps:txbx>
                          <w:txbxContent>
                            <w:p w14:paraId="3B79F7F2" w14:textId="77777777" w:rsidR="00357641" w:rsidRDefault="00000000">
                              <w:pPr>
                                <w:spacing w:after="160" w:line="259" w:lineRule="auto"/>
                                <w:ind w:left="0" w:right="0" w:firstLine="0"/>
                                <w:jc w:val="left"/>
                              </w:pPr>
                              <w:r>
                                <w:rPr>
                                  <w:w w:val="109"/>
                                  <w:sz w:val="23"/>
                                </w:rPr>
                                <w:t>Without</w:t>
                              </w:r>
                              <w:r>
                                <w:rPr>
                                  <w:spacing w:val="19"/>
                                  <w:w w:val="109"/>
                                  <w:sz w:val="23"/>
                                </w:rPr>
                                <w:t xml:space="preserve"> </w:t>
                              </w:r>
                              <w:r>
                                <w:rPr>
                                  <w:w w:val="109"/>
                                  <w:sz w:val="23"/>
                                </w:rPr>
                                <w:t>Skip</w:t>
                              </w:r>
                            </w:p>
                          </w:txbxContent>
                        </wps:txbx>
                        <wps:bodyPr horzOverflow="overflow" vert="horz" lIns="0" tIns="0" rIns="0" bIns="0" rtlCol="0">
                          <a:noAutofit/>
                        </wps:bodyPr>
                      </wps:wsp>
                      <wps:wsp>
                        <wps:cNvPr id="5361" name="Rectangle 5361"/>
                        <wps:cNvSpPr/>
                        <wps:spPr>
                          <a:xfrm>
                            <a:off x="5446962" y="2631283"/>
                            <a:ext cx="860517" cy="191183"/>
                          </a:xfrm>
                          <a:prstGeom prst="rect">
                            <a:avLst/>
                          </a:prstGeom>
                          <a:ln>
                            <a:noFill/>
                          </a:ln>
                        </wps:spPr>
                        <wps:txbx>
                          <w:txbxContent>
                            <w:p w14:paraId="4F222221" w14:textId="77777777" w:rsidR="00357641" w:rsidRDefault="00000000">
                              <w:pPr>
                                <w:spacing w:after="160" w:line="259" w:lineRule="auto"/>
                                <w:ind w:left="0" w:right="0" w:firstLine="0"/>
                                <w:jc w:val="left"/>
                              </w:pPr>
                              <w:r>
                                <w:rPr>
                                  <w:w w:val="108"/>
                                  <w:sz w:val="23"/>
                                </w:rPr>
                                <w:t>With</w:t>
                              </w:r>
                              <w:r>
                                <w:rPr>
                                  <w:spacing w:val="19"/>
                                  <w:w w:val="108"/>
                                  <w:sz w:val="23"/>
                                </w:rPr>
                                <w:t xml:space="preserve"> </w:t>
                              </w:r>
                              <w:r>
                                <w:rPr>
                                  <w:w w:val="108"/>
                                  <w:sz w:val="23"/>
                                </w:rPr>
                                <w:t>Skip</w:t>
                              </w:r>
                            </w:p>
                          </w:txbxContent>
                        </wps:txbx>
                        <wps:bodyPr horzOverflow="overflow" vert="horz" lIns="0" tIns="0" rIns="0" bIns="0" rtlCol="0">
                          <a:noAutofit/>
                        </wps:bodyPr>
                      </wps:wsp>
                      <wps:wsp>
                        <wps:cNvPr id="5362" name="Rectangle 5362"/>
                        <wps:cNvSpPr/>
                        <wps:spPr>
                          <a:xfrm>
                            <a:off x="3765128" y="2480213"/>
                            <a:ext cx="95592" cy="169770"/>
                          </a:xfrm>
                          <a:prstGeom prst="rect">
                            <a:avLst/>
                          </a:prstGeom>
                          <a:ln>
                            <a:noFill/>
                          </a:ln>
                        </wps:spPr>
                        <wps:txbx>
                          <w:txbxContent>
                            <w:p w14:paraId="45B7DE31" w14:textId="77777777" w:rsidR="00357641" w:rsidRDefault="00000000">
                              <w:pPr>
                                <w:spacing w:after="160" w:line="259" w:lineRule="auto"/>
                                <w:ind w:left="0" w:right="0" w:firstLine="0"/>
                                <w:jc w:val="left"/>
                              </w:pPr>
                              <w:r>
                                <w:rPr>
                                  <w:rFonts w:ascii="Cambria" w:eastAsia="Cambria" w:hAnsi="Cambria" w:cs="Cambria"/>
                                  <w:sz w:val="23"/>
                                </w:rPr>
                                <w:t>0</w:t>
                              </w:r>
                            </w:p>
                          </w:txbxContent>
                        </wps:txbx>
                        <wps:bodyPr horzOverflow="overflow" vert="horz" lIns="0" tIns="0" rIns="0" bIns="0" rtlCol="0">
                          <a:noAutofit/>
                        </wps:bodyPr>
                      </wps:wsp>
                      <wps:wsp>
                        <wps:cNvPr id="5363" name="Rectangle 5363"/>
                        <wps:cNvSpPr/>
                        <wps:spPr>
                          <a:xfrm>
                            <a:off x="3693259" y="1952715"/>
                            <a:ext cx="191184" cy="169771"/>
                          </a:xfrm>
                          <a:prstGeom prst="rect">
                            <a:avLst/>
                          </a:prstGeom>
                          <a:ln>
                            <a:noFill/>
                          </a:ln>
                        </wps:spPr>
                        <wps:txbx>
                          <w:txbxContent>
                            <w:p w14:paraId="0D2D1576" w14:textId="77777777" w:rsidR="00357641" w:rsidRDefault="00000000">
                              <w:pPr>
                                <w:spacing w:after="160" w:line="259" w:lineRule="auto"/>
                                <w:ind w:left="0" w:right="0" w:firstLine="0"/>
                                <w:jc w:val="left"/>
                              </w:pPr>
                              <w:r>
                                <w:rPr>
                                  <w:rFonts w:ascii="Cambria" w:eastAsia="Cambria" w:hAnsi="Cambria" w:cs="Cambria"/>
                                  <w:sz w:val="23"/>
                                </w:rPr>
                                <w:t>10</w:t>
                              </w:r>
                            </w:p>
                          </w:txbxContent>
                        </wps:txbx>
                        <wps:bodyPr horzOverflow="overflow" vert="horz" lIns="0" tIns="0" rIns="0" bIns="0" rtlCol="0">
                          <a:noAutofit/>
                        </wps:bodyPr>
                      </wps:wsp>
                      <wps:wsp>
                        <wps:cNvPr id="5364" name="Rectangle 5364"/>
                        <wps:cNvSpPr/>
                        <wps:spPr>
                          <a:xfrm>
                            <a:off x="3693259" y="1425217"/>
                            <a:ext cx="191184" cy="169770"/>
                          </a:xfrm>
                          <a:prstGeom prst="rect">
                            <a:avLst/>
                          </a:prstGeom>
                          <a:ln>
                            <a:noFill/>
                          </a:ln>
                        </wps:spPr>
                        <wps:txbx>
                          <w:txbxContent>
                            <w:p w14:paraId="4711308D" w14:textId="77777777" w:rsidR="00357641" w:rsidRDefault="00000000">
                              <w:pPr>
                                <w:spacing w:after="160" w:line="259" w:lineRule="auto"/>
                                <w:ind w:left="0" w:right="0" w:firstLine="0"/>
                                <w:jc w:val="left"/>
                              </w:pPr>
                              <w:r>
                                <w:rPr>
                                  <w:rFonts w:ascii="Cambria" w:eastAsia="Cambria" w:hAnsi="Cambria" w:cs="Cambria"/>
                                  <w:sz w:val="23"/>
                                </w:rPr>
                                <w:t>20</w:t>
                              </w:r>
                            </w:p>
                          </w:txbxContent>
                        </wps:txbx>
                        <wps:bodyPr horzOverflow="overflow" vert="horz" lIns="0" tIns="0" rIns="0" bIns="0" rtlCol="0">
                          <a:noAutofit/>
                        </wps:bodyPr>
                      </wps:wsp>
                      <wps:wsp>
                        <wps:cNvPr id="5365" name="Rectangle 5365"/>
                        <wps:cNvSpPr/>
                        <wps:spPr>
                          <a:xfrm>
                            <a:off x="3693259" y="897720"/>
                            <a:ext cx="191184" cy="169771"/>
                          </a:xfrm>
                          <a:prstGeom prst="rect">
                            <a:avLst/>
                          </a:prstGeom>
                          <a:ln>
                            <a:noFill/>
                          </a:ln>
                        </wps:spPr>
                        <wps:txbx>
                          <w:txbxContent>
                            <w:p w14:paraId="4CCC2B2D" w14:textId="77777777" w:rsidR="00357641" w:rsidRDefault="00000000">
                              <w:pPr>
                                <w:spacing w:after="160" w:line="259" w:lineRule="auto"/>
                                <w:ind w:left="0" w:right="0" w:firstLine="0"/>
                                <w:jc w:val="left"/>
                              </w:pPr>
                              <w:r>
                                <w:rPr>
                                  <w:rFonts w:ascii="Cambria" w:eastAsia="Cambria" w:hAnsi="Cambria" w:cs="Cambria"/>
                                  <w:sz w:val="23"/>
                                </w:rPr>
                                <w:t>30</w:t>
                              </w:r>
                            </w:p>
                          </w:txbxContent>
                        </wps:txbx>
                        <wps:bodyPr horzOverflow="overflow" vert="horz" lIns="0" tIns="0" rIns="0" bIns="0" rtlCol="0">
                          <a:noAutofit/>
                        </wps:bodyPr>
                      </wps:wsp>
                      <wps:wsp>
                        <wps:cNvPr id="5366" name="Rectangle 5366"/>
                        <wps:cNvSpPr/>
                        <wps:spPr>
                          <a:xfrm>
                            <a:off x="3693259" y="370208"/>
                            <a:ext cx="191184" cy="169771"/>
                          </a:xfrm>
                          <a:prstGeom prst="rect">
                            <a:avLst/>
                          </a:prstGeom>
                          <a:ln>
                            <a:noFill/>
                          </a:ln>
                        </wps:spPr>
                        <wps:txbx>
                          <w:txbxContent>
                            <w:p w14:paraId="77D77235" w14:textId="77777777" w:rsidR="00357641" w:rsidRDefault="00000000">
                              <w:pPr>
                                <w:spacing w:after="160" w:line="259" w:lineRule="auto"/>
                                <w:ind w:left="0" w:right="0" w:firstLine="0"/>
                                <w:jc w:val="left"/>
                              </w:pPr>
                              <w:r>
                                <w:rPr>
                                  <w:rFonts w:ascii="Cambria" w:eastAsia="Cambria" w:hAnsi="Cambria" w:cs="Cambria"/>
                                  <w:sz w:val="23"/>
                                </w:rPr>
                                <w:t>40</w:t>
                              </w:r>
                            </w:p>
                          </w:txbxContent>
                        </wps:txbx>
                        <wps:bodyPr horzOverflow="overflow" vert="horz" lIns="0" tIns="0" rIns="0" bIns="0" rtlCol="0">
                          <a:noAutofit/>
                        </wps:bodyPr>
                      </wps:wsp>
                      <wps:wsp>
                        <wps:cNvPr id="85604" name="Shape 85604"/>
                        <wps:cNvSpPr/>
                        <wps:spPr>
                          <a:xfrm>
                            <a:off x="4057609" y="1216536"/>
                            <a:ext cx="736213" cy="1317120"/>
                          </a:xfrm>
                          <a:custGeom>
                            <a:avLst/>
                            <a:gdLst/>
                            <a:ahLst/>
                            <a:cxnLst/>
                            <a:rect l="0" t="0" r="0" b="0"/>
                            <a:pathLst>
                              <a:path w="736213" h="1317120">
                                <a:moveTo>
                                  <a:pt x="0" y="0"/>
                                </a:moveTo>
                                <a:lnTo>
                                  <a:pt x="736213" y="0"/>
                                </a:lnTo>
                                <a:lnTo>
                                  <a:pt x="736213" y="1317120"/>
                                </a:lnTo>
                                <a:lnTo>
                                  <a:pt x="0" y="1317120"/>
                                </a:lnTo>
                                <a:lnTo>
                                  <a:pt x="0" y="0"/>
                                </a:lnTo>
                              </a:path>
                            </a:pathLst>
                          </a:custGeom>
                          <a:ln w="5750" cap="flat">
                            <a:miter lim="127000"/>
                          </a:ln>
                        </wps:spPr>
                        <wps:style>
                          <a:lnRef idx="1">
                            <a:srgbClr val="565E64"/>
                          </a:lnRef>
                          <a:fillRef idx="1">
                            <a:srgbClr val="6C757D"/>
                          </a:fillRef>
                          <a:effectRef idx="0">
                            <a:scrgbClr r="0" g="0" b="0"/>
                          </a:effectRef>
                          <a:fontRef idx="none"/>
                        </wps:style>
                        <wps:bodyPr/>
                      </wps:wsp>
                      <wps:wsp>
                        <wps:cNvPr id="85605" name="Shape 85605"/>
                        <wps:cNvSpPr/>
                        <wps:spPr>
                          <a:xfrm>
                            <a:off x="5402430" y="828882"/>
                            <a:ext cx="736213" cy="1704774"/>
                          </a:xfrm>
                          <a:custGeom>
                            <a:avLst/>
                            <a:gdLst/>
                            <a:ahLst/>
                            <a:cxnLst/>
                            <a:rect l="0" t="0" r="0" b="0"/>
                            <a:pathLst>
                              <a:path w="736213" h="1704774">
                                <a:moveTo>
                                  <a:pt x="0" y="0"/>
                                </a:moveTo>
                                <a:lnTo>
                                  <a:pt x="736213" y="0"/>
                                </a:lnTo>
                                <a:lnTo>
                                  <a:pt x="736213" y="1704774"/>
                                </a:lnTo>
                                <a:lnTo>
                                  <a:pt x="0" y="1704774"/>
                                </a:lnTo>
                                <a:lnTo>
                                  <a:pt x="0" y="0"/>
                                </a:lnTo>
                              </a:path>
                            </a:pathLst>
                          </a:custGeom>
                          <a:ln w="5750" cap="flat">
                            <a:miter lim="127000"/>
                          </a:ln>
                        </wps:spPr>
                        <wps:style>
                          <a:lnRef idx="1">
                            <a:srgbClr val="0A58CA"/>
                          </a:lnRef>
                          <a:fillRef idx="1">
                            <a:srgbClr val="0D6EFD"/>
                          </a:fillRef>
                          <a:effectRef idx="0">
                            <a:scrgbClr r="0" g="0" b="0"/>
                          </a:effectRef>
                          <a:fontRef idx="none"/>
                        </wps:style>
                        <wps:bodyPr/>
                      </wps:wsp>
                      <wps:wsp>
                        <wps:cNvPr id="5369" name="Shape 5369"/>
                        <wps:cNvSpPr/>
                        <wps:spPr>
                          <a:xfrm>
                            <a:off x="4057612" y="1216536"/>
                            <a:ext cx="2081028" cy="0"/>
                          </a:xfrm>
                          <a:custGeom>
                            <a:avLst/>
                            <a:gdLst/>
                            <a:ahLst/>
                            <a:cxnLst/>
                            <a:rect l="0" t="0" r="0" b="0"/>
                            <a:pathLst>
                              <a:path w="2081028">
                                <a:moveTo>
                                  <a:pt x="0" y="0"/>
                                </a:moveTo>
                                <a:lnTo>
                                  <a:pt x="2081028" y="0"/>
                                </a:lnTo>
                              </a:path>
                            </a:pathLst>
                          </a:custGeom>
                          <a:ln w="11500" cap="flat">
                            <a:custDash>
                              <a:ds d="339566" sp="339566"/>
                            </a:custDash>
                            <a:miter lim="127000"/>
                          </a:ln>
                        </wps:spPr>
                        <wps:style>
                          <a:lnRef idx="1">
                            <a:srgbClr val="7F7F7F"/>
                          </a:lnRef>
                          <a:fillRef idx="0">
                            <a:srgbClr val="000000">
                              <a:alpha val="0"/>
                            </a:srgbClr>
                          </a:fillRef>
                          <a:effectRef idx="0">
                            <a:scrgbClr r="0" g="0" b="0"/>
                          </a:effectRef>
                          <a:fontRef idx="none"/>
                        </wps:style>
                        <wps:bodyPr/>
                      </wps:wsp>
                      <wps:wsp>
                        <wps:cNvPr id="5370" name="Shape 5370"/>
                        <wps:cNvSpPr/>
                        <wps:spPr>
                          <a:xfrm>
                            <a:off x="4748019" y="828882"/>
                            <a:ext cx="654414" cy="0"/>
                          </a:xfrm>
                          <a:custGeom>
                            <a:avLst/>
                            <a:gdLst/>
                            <a:ahLst/>
                            <a:cxnLst/>
                            <a:rect l="0" t="0" r="0" b="0"/>
                            <a:pathLst>
                              <a:path w="654414">
                                <a:moveTo>
                                  <a:pt x="0" y="0"/>
                                </a:moveTo>
                                <a:lnTo>
                                  <a:pt x="654414" y="0"/>
                                </a:lnTo>
                              </a:path>
                            </a:pathLst>
                          </a:custGeom>
                          <a:ln w="11500" cap="flat">
                            <a:custDash>
                              <a:ds d="339566" sp="339566"/>
                            </a:custDash>
                            <a:miter lim="127000"/>
                          </a:ln>
                        </wps:spPr>
                        <wps:style>
                          <a:lnRef idx="1">
                            <a:srgbClr val="7F7F7F"/>
                          </a:lnRef>
                          <a:fillRef idx="0">
                            <a:srgbClr val="000000">
                              <a:alpha val="0"/>
                            </a:srgbClr>
                          </a:fillRef>
                          <a:effectRef idx="0">
                            <a:scrgbClr r="0" g="0" b="0"/>
                          </a:effectRef>
                          <a:fontRef idx="none"/>
                        </wps:style>
                        <wps:bodyPr/>
                      </wps:wsp>
                      <wps:wsp>
                        <wps:cNvPr id="5371" name="Shape 5371"/>
                        <wps:cNvSpPr/>
                        <wps:spPr>
                          <a:xfrm>
                            <a:off x="5197929" y="911682"/>
                            <a:ext cx="0" cy="222055"/>
                          </a:xfrm>
                          <a:custGeom>
                            <a:avLst/>
                            <a:gdLst/>
                            <a:ahLst/>
                            <a:cxnLst/>
                            <a:rect l="0" t="0" r="0" b="0"/>
                            <a:pathLst>
                              <a:path h="222055">
                                <a:moveTo>
                                  <a:pt x="0" y="222055"/>
                                </a:moveTo>
                                <a:lnTo>
                                  <a:pt x="0" y="0"/>
                                </a:lnTo>
                              </a:path>
                            </a:pathLst>
                          </a:custGeom>
                          <a:ln w="17250" cap="flat">
                            <a:miter lim="127000"/>
                          </a:ln>
                        </wps:spPr>
                        <wps:style>
                          <a:lnRef idx="1">
                            <a:srgbClr val="198754"/>
                          </a:lnRef>
                          <a:fillRef idx="0">
                            <a:srgbClr val="000000">
                              <a:alpha val="0"/>
                            </a:srgbClr>
                          </a:fillRef>
                          <a:effectRef idx="0">
                            <a:scrgbClr r="0" g="0" b="0"/>
                          </a:effectRef>
                          <a:fontRef idx="none"/>
                        </wps:style>
                        <wps:bodyPr/>
                      </wps:wsp>
                      <wps:wsp>
                        <wps:cNvPr id="5372" name="Shape 5372"/>
                        <wps:cNvSpPr/>
                        <wps:spPr>
                          <a:xfrm>
                            <a:off x="5163429" y="1124537"/>
                            <a:ext cx="69000" cy="91999"/>
                          </a:xfrm>
                          <a:custGeom>
                            <a:avLst/>
                            <a:gdLst/>
                            <a:ahLst/>
                            <a:cxnLst/>
                            <a:rect l="0" t="0" r="0" b="0"/>
                            <a:pathLst>
                              <a:path w="69000" h="91999">
                                <a:moveTo>
                                  <a:pt x="0" y="0"/>
                                </a:moveTo>
                                <a:lnTo>
                                  <a:pt x="69000" y="0"/>
                                </a:lnTo>
                                <a:cubicBezTo>
                                  <a:pt x="52899" y="27599"/>
                                  <a:pt x="39100" y="67465"/>
                                  <a:pt x="34500" y="91999"/>
                                </a:cubicBezTo>
                                <a:cubicBezTo>
                                  <a:pt x="29900" y="67465"/>
                                  <a:pt x="16100" y="27599"/>
                                  <a:pt x="0" y="0"/>
                                </a:cubicBezTo>
                                <a:close/>
                              </a:path>
                            </a:pathLst>
                          </a:custGeom>
                          <a:ln w="0" cap="flat">
                            <a:miter lim="127000"/>
                          </a:ln>
                        </wps:spPr>
                        <wps:style>
                          <a:lnRef idx="0">
                            <a:srgbClr val="000000">
                              <a:alpha val="0"/>
                            </a:srgbClr>
                          </a:lnRef>
                          <a:fillRef idx="1">
                            <a:srgbClr val="198754"/>
                          </a:fillRef>
                          <a:effectRef idx="0">
                            <a:scrgbClr r="0" g="0" b="0"/>
                          </a:effectRef>
                          <a:fontRef idx="none"/>
                        </wps:style>
                        <wps:bodyPr/>
                      </wps:wsp>
                      <wps:wsp>
                        <wps:cNvPr id="5373" name="Shape 5373"/>
                        <wps:cNvSpPr/>
                        <wps:spPr>
                          <a:xfrm>
                            <a:off x="5163429" y="828882"/>
                            <a:ext cx="69000" cy="91999"/>
                          </a:xfrm>
                          <a:custGeom>
                            <a:avLst/>
                            <a:gdLst/>
                            <a:ahLst/>
                            <a:cxnLst/>
                            <a:rect l="0" t="0" r="0" b="0"/>
                            <a:pathLst>
                              <a:path w="69000" h="91999">
                                <a:moveTo>
                                  <a:pt x="34500" y="0"/>
                                </a:moveTo>
                                <a:cubicBezTo>
                                  <a:pt x="39100" y="24534"/>
                                  <a:pt x="52899" y="64400"/>
                                  <a:pt x="69000" y="91999"/>
                                </a:cubicBezTo>
                                <a:lnTo>
                                  <a:pt x="0" y="91999"/>
                                </a:lnTo>
                                <a:cubicBezTo>
                                  <a:pt x="16100" y="64400"/>
                                  <a:pt x="29900" y="24534"/>
                                  <a:pt x="34500" y="0"/>
                                </a:cubicBezTo>
                                <a:close/>
                              </a:path>
                            </a:pathLst>
                          </a:custGeom>
                          <a:ln w="0" cap="flat">
                            <a:miter lim="127000"/>
                          </a:ln>
                        </wps:spPr>
                        <wps:style>
                          <a:lnRef idx="0">
                            <a:srgbClr val="000000">
                              <a:alpha val="0"/>
                            </a:srgbClr>
                          </a:lnRef>
                          <a:fillRef idx="1">
                            <a:srgbClr val="198754"/>
                          </a:fillRef>
                          <a:effectRef idx="0">
                            <a:scrgbClr r="0" g="0" b="0"/>
                          </a:effectRef>
                          <a:fontRef idx="none"/>
                        </wps:style>
                        <wps:bodyPr/>
                      </wps:wsp>
                      <wps:wsp>
                        <wps:cNvPr id="5374" name="Rectangle 5374"/>
                        <wps:cNvSpPr/>
                        <wps:spPr>
                          <a:xfrm>
                            <a:off x="4654236" y="970873"/>
                            <a:ext cx="339733" cy="169771"/>
                          </a:xfrm>
                          <a:prstGeom prst="rect">
                            <a:avLst/>
                          </a:prstGeom>
                          <a:ln>
                            <a:noFill/>
                          </a:ln>
                        </wps:spPr>
                        <wps:txbx>
                          <w:txbxContent>
                            <w:p w14:paraId="436DA244" w14:textId="77777777" w:rsidR="00357641" w:rsidRDefault="00000000">
                              <w:pPr>
                                <w:spacing w:after="160" w:line="259" w:lineRule="auto"/>
                                <w:ind w:left="0" w:right="0" w:firstLine="0"/>
                                <w:jc w:val="left"/>
                              </w:pPr>
                              <w:r>
                                <w:rPr>
                                  <w:rFonts w:ascii="Cambria" w:eastAsia="Cambria" w:hAnsi="Cambria" w:cs="Cambria"/>
                                  <w:color w:val="0D6EFD"/>
                                  <w:sz w:val="23"/>
                                </w:rPr>
                                <w:t>+29</w:t>
                              </w:r>
                            </w:p>
                          </w:txbxContent>
                        </wps:txbx>
                        <wps:bodyPr horzOverflow="overflow" vert="horz" lIns="0" tIns="0" rIns="0" bIns="0" rtlCol="0">
                          <a:noAutofit/>
                        </wps:bodyPr>
                      </wps:wsp>
                      <wps:wsp>
                        <wps:cNvPr id="5375" name="Rectangle 5375"/>
                        <wps:cNvSpPr/>
                        <wps:spPr>
                          <a:xfrm>
                            <a:off x="4909782" y="970873"/>
                            <a:ext cx="52958" cy="169771"/>
                          </a:xfrm>
                          <a:prstGeom prst="rect">
                            <a:avLst/>
                          </a:prstGeom>
                          <a:ln>
                            <a:noFill/>
                          </a:ln>
                        </wps:spPr>
                        <wps:txbx>
                          <w:txbxContent>
                            <w:p w14:paraId="1FC9C1BA" w14:textId="77777777" w:rsidR="00357641" w:rsidRDefault="00000000">
                              <w:pPr>
                                <w:spacing w:after="160" w:line="259" w:lineRule="auto"/>
                                <w:ind w:left="0" w:right="0" w:firstLine="0"/>
                                <w:jc w:val="left"/>
                              </w:pPr>
                              <w:r>
                                <w:rPr>
                                  <w:rFonts w:ascii="Cambria" w:eastAsia="Cambria" w:hAnsi="Cambria" w:cs="Cambria"/>
                                  <w:i/>
                                  <w:color w:val="0D6EFD"/>
                                  <w:sz w:val="23"/>
                                </w:rPr>
                                <w:t>.</w:t>
                              </w:r>
                            </w:p>
                          </w:txbxContent>
                        </wps:txbx>
                        <wps:bodyPr horzOverflow="overflow" vert="horz" lIns="0" tIns="0" rIns="0" bIns="0" rtlCol="0">
                          <a:noAutofit/>
                        </wps:bodyPr>
                      </wps:wsp>
                      <wps:wsp>
                        <wps:cNvPr id="65912" name="Rectangle 65912"/>
                        <wps:cNvSpPr/>
                        <wps:spPr>
                          <a:xfrm>
                            <a:off x="4949721" y="970873"/>
                            <a:ext cx="95592" cy="169771"/>
                          </a:xfrm>
                          <a:prstGeom prst="rect">
                            <a:avLst/>
                          </a:prstGeom>
                          <a:ln>
                            <a:noFill/>
                          </a:ln>
                        </wps:spPr>
                        <wps:txbx>
                          <w:txbxContent>
                            <w:p w14:paraId="6A7480A3" w14:textId="77777777" w:rsidR="00357641" w:rsidRDefault="00000000">
                              <w:pPr>
                                <w:spacing w:after="160" w:line="259" w:lineRule="auto"/>
                                <w:ind w:left="0" w:right="0" w:firstLine="0"/>
                                <w:jc w:val="left"/>
                              </w:pPr>
                              <w:r>
                                <w:rPr>
                                  <w:rFonts w:ascii="Cambria" w:eastAsia="Cambria" w:hAnsi="Cambria" w:cs="Cambria"/>
                                  <w:color w:val="0D6EFD"/>
                                  <w:sz w:val="23"/>
                                </w:rPr>
                                <w:t>4</w:t>
                              </w:r>
                            </w:p>
                          </w:txbxContent>
                        </wps:txbx>
                        <wps:bodyPr horzOverflow="overflow" vert="horz" lIns="0" tIns="0" rIns="0" bIns="0" rtlCol="0">
                          <a:noAutofit/>
                        </wps:bodyPr>
                      </wps:wsp>
                      <wps:wsp>
                        <wps:cNvPr id="65913" name="Rectangle 65913"/>
                        <wps:cNvSpPr/>
                        <wps:spPr>
                          <a:xfrm>
                            <a:off x="5021595" y="970873"/>
                            <a:ext cx="159256" cy="169771"/>
                          </a:xfrm>
                          <a:prstGeom prst="rect">
                            <a:avLst/>
                          </a:prstGeom>
                          <a:ln>
                            <a:noFill/>
                          </a:ln>
                        </wps:spPr>
                        <wps:txbx>
                          <w:txbxContent>
                            <w:p w14:paraId="19BD0302" w14:textId="77777777" w:rsidR="00357641" w:rsidRDefault="00000000">
                              <w:pPr>
                                <w:spacing w:after="160" w:line="259" w:lineRule="auto"/>
                                <w:ind w:left="0" w:right="0" w:firstLine="0"/>
                                <w:jc w:val="left"/>
                              </w:pPr>
                              <w:r>
                                <w:rPr>
                                  <w:rFonts w:ascii="Cambria" w:eastAsia="Cambria" w:hAnsi="Cambria" w:cs="Cambria"/>
                                  <w:color w:val="0D6EFD"/>
                                  <w:sz w:val="23"/>
                                </w:rPr>
                                <w:t>%</w:t>
                              </w:r>
                            </w:p>
                          </w:txbxContent>
                        </wps:txbx>
                        <wps:bodyPr horzOverflow="overflow" vert="horz" lIns="0" tIns="0" rIns="0" bIns="0" rtlCol="0">
                          <a:noAutofit/>
                        </wps:bodyPr>
                      </wps:wsp>
                      <wps:wsp>
                        <wps:cNvPr id="5377" name="Rectangle 5377"/>
                        <wps:cNvSpPr/>
                        <wps:spPr>
                          <a:xfrm>
                            <a:off x="4261994" y="1065986"/>
                            <a:ext cx="191184" cy="169770"/>
                          </a:xfrm>
                          <a:prstGeom prst="rect">
                            <a:avLst/>
                          </a:prstGeom>
                          <a:ln>
                            <a:noFill/>
                          </a:ln>
                        </wps:spPr>
                        <wps:txbx>
                          <w:txbxContent>
                            <w:p w14:paraId="5CCA7C46" w14:textId="77777777" w:rsidR="00357641" w:rsidRDefault="00000000">
                              <w:pPr>
                                <w:spacing w:after="160" w:line="259" w:lineRule="auto"/>
                                <w:ind w:left="0" w:right="0" w:firstLine="0"/>
                                <w:jc w:val="left"/>
                              </w:pPr>
                              <w:r>
                                <w:rPr>
                                  <w:rFonts w:ascii="Cambria" w:eastAsia="Cambria" w:hAnsi="Cambria" w:cs="Cambria"/>
                                  <w:sz w:val="23"/>
                                </w:rPr>
                                <w:t>24</w:t>
                              </w:r>
                            </w:p>
                          </w:txbxContent>
                        </wps:txbx>
                        <wps:bodyPr horzOverflow="overflow" vert="horz" lIns="0" tIns="0" rIns="0" bIns="0" rtlCol="0">
                          <a:noAutofit/>
                        </wps:bodyPr>
                      </wps:wsp>
                      <wps:wsp>
                        <wps:cNvPr id="5378" name="Rectangle 5378"/>
                        <wps:cNvSpPr/>
                        <wps:spPr>
                          <a:xfrm>
                            <a:off x="4405732" y="1065986"/>
                            <a:ext cx="52958" cy="169770"/>
                          </a:xfrm>
                          <a:prstGeom prst="rect">
                            <a:avLst/>
                          </a:prstGeom>
                          <a:ln>
                            <a:noFill/>
                          </a:ln>
                        </wps:spPr>
                        <wps:txbx>
                          <w:txbxContent>
                            <w:p w14:paraId="47DD8167" w14:textId="77777777" w:rsidR="00357641" w:rsidRDefault="00000000">
                              <w:pPr>
                                <w:spacing w:after="160" w:line="259" w:lineRule="auto"/>
                                <w:ind w:left="0" w:right="0" w:firstLine="0"/>
                                <w:jc w:val="left"/>
                              </w:pPr>
                              <w:r>
                                <w:rPr>
                                  <w:rFonts w:ascii="Cambria" w:eastAsia="Cambria" w:hAnsi="Cambria" w:cs="Cambria"/>
                                  <w:i/>
                                  <w:sz w:val="23"/>
                                </w:rPr>
                                <w:t>.</w:t>
                              </w:r>
                            </w:p>
                          </w:txbxContent>
                        </wps:txbx>
                        <wps:bodyPr horzOverflow="overflow" vert="horz" lIns="0" tIns="0" rIns="0" bIns="0" rtlCol="0">
                          <a:noAutofit/>
                        </wps:bodyPr>
                      </wps:wsp>
                      <wps:wsp>
                        <wps:cNvPr id="5379" name="Rectangle 5379"/>
                        <wps:cNvSpPr/>
                        <wps:spPr>
                          <a:xfrm>
                            <a:off x="4445670" y="1065986"/>
                            <a:ext cx="191184" cy="169770"/>
                          </a:xfrm>
                          <a:prstGeom prst="rect">
                            <a:avLst/>
                          </a:prstGeom>
                          <a:ln>
                            <a:noFill/>
                          </a:ln>
                        </wps:spPr>
                        <wps:txbx>
                          <w:txbxContent>
                            <w:p w14:paraId="5B82C1D6" w14:textId="77777777" w:rsidR="00357641" w:rsidRDefault="00000000">
                              <w:pPr>
                                <w:spacing w:after="160" w:line="259" w:lineRule="auto"/>
                                <w:ind w:left="0" w:right="0" w:firstLine="0"/>
                                <w:jc w:val="left"/>
                              </w:pPr>
                              <w:r>
                                <w:rPr>
                                  <w:rFonts w:ascii="Cambria" w:eastAsia="Cambria" w:hAnsi="Cambria" w:cs="Cambria"/>
                                  <w:sz w:val="23"/>
                                </w:rPr>
                                <w:t>97</w:t>
                              </w:r>
                            </w:p>
                          </w:txbxContent>
                        </wps:txbx>
                        <wps:bodyPr horzOverflow="overflow" vert="horz" lIns="0" tIns="0" rIns="0" bIns="0" rtlCol="0">
                          <a:noAutofit/>
                        </wps:bodyPr>
                      </wps:wsp>
                      <wps:wsp>
                        <wps:cNvPr id="5380" name="Rectangle 5380"/>
                        <wps:cNvSpPr/>
                        <wps:spPr>
                          <a:xfrm>
                            <a:off x="5606817" y="678332"/>
                            <a:ext cx="191184" cy="169771"/>
                          </a:xfrm>
                          <a:prstGeom prst="rect">
                            <a:avLst/>
                          </a:prstGeom>
                          <a:ln>
                            <a:noFill/>
                          </a:ln>
                        </wps:spPr>
                        <wps:txbx>
                          <w:txbxContent>
                            <w:p w14:paraId="0945EDBB" w14:textId="77777777" w:rsidR="00357641" w:rsidRDefault="00000000">
                              <w:pPr>
                                <w:spacing w:after="160" w:line="259" w:lineRule="auto"/>
                                <w:ind w:left="0" w:right="0" w:firstLine="0"/>
                                <w:jc w:val="left"/>
                              </w:pPr>
                              <w:r>
                                <w:rPr>
                                  <w:rFonts w:ascii="Cambria" w:eastAsia="Cambria" w:hAnsi="Cambria" w:cs="Cambria"/>
                                  <w:sz w:val="23"/>
                                </w:rPr>
                                <w:t>32</w:t>
                              </w:r>
                            </w:p>
                          </w:txbxContent>
                        </wps:txbx>
                        <wps:bodyPr horzOverflow="overflow" vert="horz" lIns="0" tIns="0" rIns="0" bIns="0" rtlCol="0">
                          <a:noAutofit/>
                        </wps:bodyPr>
                      </wps:wsp>
                      <wps:wsp>
                        <wps:cNvPr id="5381" name="Rectangle 5381"/>
                        <wps:cNvSpPr/>
                        <wps:spPr>
                          <a:xfrm>
                            <a:off x="5750555" y="678332"/>
                            <a:ext cx="52958" cy="169771"/>
                          </a:xfrm>
                          <a:prstGeom prst="rect">
                            <a:avLst/>
                          </a:prstGeom>
                          <a:ln>
                            <a:noFill/>
                          </a:ln>
                        </wps:spPr>
                        <wps:txbx>
                          <w:txbxContent>
                            <w:p w14:paraId="413D80CC" w14:textId="77777777" w:rsidR="00357641" w:rsidRDefault="00000000">
                              <w:pPr>
                                <w:spacing w:after="160" w:line="259" w:lineRule="auto"/>
                                <w:ind w:left="0" w:right="0" w:firstLine="0"/>
                                <w:jc w:val="left"/>
                              </w:pPr>
                              <w:r>
                                <w:rPr>
                                  <w:rFonts w:ascii="Cambria" w:eastAsia="Cambria" w:hAnsi="Cambria" w:cs="Cambria"/>
                                  <w:i/>
                                  <w:sz w:val="23"/>
                                </w:rPr>
                                <w:t>.</w:t>
                              </w:r>
                            </w:p>
                          </w:txbxContent>
                        </wps:txbx>
                        <wps:bodyPr horzOverflow="overflow" vert="horz" lIns="0" tIns="0" rIns="0" bIns="0" rtlCol="0">
                          <a:noAutofit/>
                        </wps:bodyPr>
                      </wps:wsp>
                      <wps:wsp>
                        <wps:cNvPr id="5382" name="Rectangle 5382"/>
                        <wps:cNvSpPr/>
                        <wps:spPr>
                          <a:xfrm>
                            <a:off x="5790493" y="678332"/>
                            <a:ext cx="191183" cy="169771"/>
                          </a:xfrm>
                          <a:prstGeom prst="rect">
                            <a:avLst/>
                          </a:prstGeom>
                          <a:ln>
                            <a:noFill/>
                          </a:ln>
                        </wps:spPr>
                        <wps:txbx>
                          <w:txbxContent>
                            <w:p w14:paraId="0BDF23BF" w14:textId="77777777" w:rsidR="00357641" w:rsidRDefault="00000000">
                              <w:pPr>
                                <w:spacing w:after="160" w:line="259" w:lineRule="auto"/>
                                <w:ind w:left="0" w:right="0" w:firstLine="0"/>
                                <w:jc w:val="left"/>
                              </w:pPr>
                              <w:r>
                                <w:rPr>
                                  <w:rFonts w:ascii="Cambria" w:eastAsia="Cambria" w:hAnsi="Cambria" w:cs="Cambria"/>
                                  <w:sz w:val="23"/>
                                </w:rPr>
                                <w:t>32</w:t>
                              </w:r>
                            </w:p>
                          </w:txbxContent>
                        </wps:txbx>
                        <wps:bodyPr horzOverflow="overflow" vert="horz" lIns="0" tIns="0" rIns="0" bIns="0" rtlCol="0">
                          <a:noAutofit/>
                        </wps:bodyPr>
                      </wps:wsp>
                      <wps:wsp>
                        <wps:cNvPr id="5383" name="Rectangle 5383"/>
                        <wps:cNvSpPr/>
                        <wps:spPr>
                          <a:xfrm rot="-5399999">
                            <a:off x="2460545" y="1062619"/>
                            <a:ext cx="2155593" cy="191184"/>
                          </a:xfrm>
                          <a:prstGeom prst="rect">
                            <a:avLst/>
                          </a:prstGeom>
                          <a:ln>
                            <a:noFill/>
                          </a:ln>
                        </wps:spPr>
                        <wps:txbx>
                          <w:txbxContent>
                            <w:p w14:paraId="491B214D" w14:textId="77777777" w:rsidR="00357641" w:rsidRDefault="00000000">
                              <w:pPr>
                                <w:spacing w:after="160" w:line="259" w:lineRule="auto"/>
                                <w:ind w:left="0" w:right="0" w:firstLine="0"/>
                                <w:jc w:val="left"/>
                              </w:pPr>
                              <w:r>
                                <w:rPr>
                                  <w:sz w:val="23"/>
                                </w:rPr>
                                <w:t>FramesperSecond(FPS)</w:t>
                              </w:r>
                            </w:p>
                          </w:txbxContent>
                        </wps:txbx>
                        <wps:bodyPr horzOverflow="overflow" vert="horz" lIns="0" tIns="0" rIns="0" bIns="0" rtlCol="0">
                          <a:noAutofit/>
                        </wps:bodyPr>
                      </wps:wsp>
                      <wps:wsp>
                        <wps:cNvPr id="65910" name="Rectangle 65910"/>
                        <wps:cNvSpPr/>
                        <wps:spPr>
                          <a:xfrm>
                            <a:off x="4524422" y="0"/>
                            <a:ext cx="85459" cy="191184"/>
                          </a:xfrm>
                          <a:prstGeom prst="rect">
                            <a:avLst/>
                          </a:prstGeom>
                          <a:ln>
                            <a:noFill/>
                          </a:ln>
                        </wps:spPr>
                        <wps:txbx>
                          <w:txbxContent>
                            <w:p w14:paraId="1C6FB3BD" w14:textId="77777777" w:rsidR="00357641" w:rsidRDefault="00000000">
                              <w:pPr>
                                <w:spacing w:after="160" w:line="259" w:lineRule="auto"/>
                                <w:ind w:left="0" w:right="0" w:firstLine="0"/>
                                <w:jc w:val="left"/>
                              </w:pPr>
                              <w:r>
                                <w:rPr>
                                  <w:b/>
                                  <w:w w:val="134"/>
                                  <w:sz w:val="23"/>
                                </w:rPr>
                                <w:t>(</w:t>
                              </w:r>
                            </w:p>
                          </w:txbxContent>
                        </wps:txbx>
                        <wps:bodyPr horzOverflow="overflow" vert="horz" lIns="0" tIns="0" rIns="0" bIns="0" rtlCol="0">
                          <a:noAutofit/>
                        </wps:bodyPr>
                      </wps:wsp>
                      <wps:wsp>
                        <wps:cNvPr id="65911" name="Rectangle 65911"/>
                        <wps:cNvSpPr/>
                        <wps:spPr>
                          <a:xfrm>
                            <a:off x="4588677" y="0"/>
                            <a:ext cx="1440376" cy="191184"/>
                          </a:xfrm>
                          <a:prstGeom prst="rect">
                            <a:avLst/>
                          </a:prstGeom>
                          <a:ln>
                            <a:noFill/>
                          </a:ln>
                        </wps:spPr>
                        <wps:txbx>
                          <w:txbxContent>
                            <w:p w14:paraId="6BA01C61" w14:textId="77777777" w:rsidR="00357641" w:rsidRDefault="00000000">
                              <w:pPr>
                                <w:spacing w:after="160" w:line="259" w:lineRule="auto"/>
                                <w:ind w:left="0" w:right="0" w:firstLine="0"/>
                                <w:jc w:val="left"/>
                              </w:pPr>
                              <w:r>
                                <w:rPr>
                                  <w:b/>
                                  <w:w w:val="128"/>
                                  <w:sz w:val="23"/>
                                </w:rPr>
                                <w:t>b)</w:t>
                              </w:r>
                              <w:r>
                                <w:rPr>
                                  <w:b/>
                                  <w:spacing w:val="30"/>
                                  <w:w w:val="128"/>
                                  <w:sz w:val="23"/>
                                </w:rPr>
                                <w:t xml:space="preserve"> </w:t>
                              </w:r>
                              <w:r>
                                <w:rPr>
                                  <w:b/>
                                  <w:w w:val="128"/>
                                  <w:sz w:val="23"/>
                                </w:rPr>
                                <w:t>Throughput</w:t>
                              </w:r>
                            </w:p>
                          </w:txbxContent>
                        </wps:txbx>
                        <wps:bodyPr horzOverflow="overflow" vert="horz" lIns="0" tIns="0" rIns="0" bIns="0" rtlCol="0">
                          <a:noAutofit/>
                        </wps:bodyPr>
                      </wps:wsp>
                    </wpg:wgp>
                  </a:graphicData>
                </a:graphic>
              </wp:inline>
            </w:drawing>
          </mc:Choice>
          <mc:Fallback>
            <w:pict>
              <v:group w14:anchorId="1DBE7728" id="Group 82068" o:spid="_x0000_s1351" style="width:496.75pt;height:229.95pt;mso-position-horizontal-relative:char;mso-position-vertical-relative:line" coordsize="63084,29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">
                <v:shape id="Shape 5292" o:spid="_x0000_s1352" style="position:absolute;left:4701;top:25336;width:24207;height:0;visibility:visible;mso-wrap-style:square;v-text-anchor:top" coordsize="2420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" path="m,l2420662,e" filled="f" strokecolor="#d9d9d9" strokeweight=".15972mm">
                  <v:stroke miterlimit="83231f" joinstyle="miter"/>
                  <v:path arrowok="t" textboxrect="0,0,2420662,0"/>
                </v:shape>
                <v:shape id="Shape 5293" o:spid="_x0000_s1353" style="position:absolute;left:4701;top:21220;width:24207;height:0;visibility:visible;mso-wrap-style:square;v-text-anchor:top" coordsize="2420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" path="m,l2420662,e" filled="f" strokecolor="#d9d9d9" strokeweight=".15972mm">
                  <v:stroke miterlimit="83231f" joinstyle="miter"/>
                  <v:path arrowok="t" textboxrect="0,0,2420662,0"/>
                </v:shape>
                <v:shape id="Shape 5294" o:spid="_x0000_s1354" style="position:absolute;left:4701;top:17103;width:24207;height:0;visibility:visible;mso-wrap-style:square;v-text-anchor:top" coordsize="2420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" path="m,l2420662,e" filled="f" strokecolor="#d9d9d9" strokeweight=".15972mm">
                  <v:stroke miterlimit="83231f" joinstyle="miter"/>
                  <v:path arrowok="t" textboxrect="0,0,2420662,0"/>
                </v:shape>
                <v:shape id="Shape 5295" o:spid="_x0000_s1355" style="position:absolute;left:4701;top:12987;width:24207;height:0;visibility:visible;mso-wrap-style:square;v-text-anchor:top" coordsize="2420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" path="m,l2420662,e" filled="f" strokecolor="#d9d9d9" strokeweight=".15972mm">
                  <v:stroke miterlimit="83231f" joinstyle="miter"/>
                  <v:path arrowok="t" textboxrect="0,0,2420662,0"/>
                </v:shape>
                <v:shape id="Shape 5296" o:spid="_x0000_s1356" style="position:absolute;left:4701;top:8870;width:24207;height:0;visibility:visible;mso-wrap-style:square;v-text-anchor:top" coordsize="2420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" path="m,l2420662,e" filled="f" strokecolor="#d9d9d9" strokeweight=".15972mm">
                  <v:stroke miterlimit="83231f" joinstyle="miter"/>
                  <v:path arrowok="t" textboxrect="0,0,2420662,0"/>
                </v:shape>
                <v:shape id="Shape 5297" o:spid="_x0000_s1357" style="position:absolute;left:4701;top:4754;width:24207;height:0;visibility:visible;mso-wrap-style:square;v-text-anchor:top" coordsize="2420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" path="m,l2420662,e" filled="f" strokecolor="#d9d9d9" strokeweight=".15972mm">
                  <v:stroke miterlimit="83231f" joinstyle="miter"/>
                  <v:path arrowok="t" textboxrect="0,0,2420662,0"/>
                </v:shape>
                <v:shape id="Shape 5298" o:spid="_x0000_s1358" style="position:absolute;left:10081;top:25336;width:0;height:614;visibility:visible;mso-wrap-style:square;v-text-anchor:top" coordsize="0,6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" path="m,61350l,e" filled="f" strokecolor="#7f7f7f" strokeweight=".07986mm">
                  <v:stroke miterlimit="83231f" joinstyle="miter"/>
                  <v:path arrowok="t" textboxrect="0,0,0,61350"/>
                </v:shape>
                <v:shape id="Shape 5299" o:spid="_x0000_s1359" style="position:absolute;left:23529;top:25336;width:0;height:614;visibility:visible;mso-wrap-style:square;v-text-anchor:top" coordsize="0,6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" path="m,61350l,e" filled="f" strokecolor="#7f7f7f" strokeweight=".07986mm">
                  <v:stroke miterlimit="83231f" joinstyle="miter"/>
                  <v:path arrowok="t" textboxrect="0,0,0,61350"/>
                </v:shape>
                <v:shape id="Shape 5300" o:spid="_x0000_s1360" style="position:absolute;left:10081;top:2561;width:0;height:613;visibility:visible;mso-wrap-style:square;v-text-anchor:top" coordsize="0,6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" path="m,l,61351e" filled="f" strokecolor="#7f7f7f" strokeweight=".07986mm">
                  <v:stroke miterlimit="83231f" joinstyle="miter"/>
                  <v:path arrowok="t" textboxrect="0,0,0,61351"/>
                </v:shape>
                <v:shape id="Shape 5301" o:spid="_x0000_s1361" style="position:absolute;left:23529;top:2561;width:0;height:613;visibility:visible;mso-wrap-style:square;v-text-anchor:top" coordsize="0,6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" path="m,l,61351e" filled="f" strokecolor="#7f7f7f" strokeweight=".07986mm">
                  <v:stroke miterlimit="83231f" joinstyle="miter"/>
                  <v:path arrowok="t" textboxrect="0,0,0,61351"/>
                </v:shape>
                <v:shape id="Shape 5302" o:spid="_x0000_s1362" style="position:absolute;left:4701;top:25336;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" path="m,l61348,e" filled="f" strokecolor="#7f7f7f" strokeweight=".07986mm">
                  <v:stroke miterlimit="83231f" joinstyle="miter"/>
                  <v:path arrowok="t" textboxrect="0,0,61348,0"/>
                </v:shape>
                <v:shape id="Shape 5303" o:spid="_x0000_s1363" style="position:absolute;left:4701;top:21220;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" path="m,l61348,e" filled="f" strokecolor="#7f7f7f" strokeweight=".07986mm">
                  <v:stroke miterlimit="83231f" joinstyle="miter"/>
                  <v:path arrowok="t" textboxrect="0,0,61348,0"/>
                </v:shape>
                <v:shape id="Shape 5304" o:spid="_x0000_s1364" style="position:absolute;left:4701;top:17103;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" path="m,l61348,e" filled="f" strokecolor="#7f7f7f" strokeweight=".07986mm">
                  <v:stroke miterlimit="83231f" joinstyle="miter"/>
                  <v:path arrowok="t" textboxrect="0,0,61348,0"/>
                </v:shape>
                <v:shape id="Shape 5305" o:spid="_x0000_s1365" style="position:absolute;left:4701;top:12987;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" path="m,l61348,e" filled="f" strokecolor="#7f7f7f" strokeweight=".07986mm">
                  <v:stroke miterlimit="83231f" joinstyle="miter"/>
                  <v:path arrowok="t" textboxrect="0,0,61348,0"/>
                </v:shape>
                <v:shape id="Shape 5306" o:spid="_x0000_s1366" style="position:absolute;left:4701;top:8870;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" path="m,l61348,e" filled="f" strokecolor="#7f7f7f" strokeweight=".07986mm">
                  <v:stroke miterlimit="83231f" joinstyle="miter"/>
                  <v:path arrowok="t" textboxrect="0,0,61348,0"/>
                </v:shape>
                <v:shape id="Shape 5307" o:spid="_x0000_s1367" style="position:absolute;left:4701;top:4754;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" path="m,l61348,e" filled="f" strokecolor="#7f7f7f" strokeweight=".07986mm">
                  <v:stroke miterlimit="83231f" joinstyle="miter"/>
                  <v:path arrowok="t" textboxrect="0,0,61348,0"/>
                </v:shape>
                <v:shape id="Shape 5308" o:spid="_x0000_s1368" style="position:absolute;left:28294;top:25336;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" path="m61348,l,e" filled="f" strokecolor="#7f7f7f" strokeweight=".07986mm">
                  <v:stroke miterlimit="83231f" joinstyle="miter"/>
                  <v:path arrowok="t" textboxrect="0,0,61348,0"/>
                </v:shape>
                <v:shape id="Shape 5309" o:spid="_x0000_s1369" style="position:absolute;left:28294;top:21220;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" path="m61348,l,e" filled="f" strokecolor="#7f7f7f" strokeweight=".07986mm">
                  <v:stroke miterlimit="83231f" joinstyle="miter"/>
                  <v:path arrowok="t" textboxrect="0,0,61348,0"/>
                </v:shape>
                <v:shape id="Shape 5310" o:spid="_x0000_s1370" style="position:absolute;left:28294;top:17103;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" path="m61348,l,e" filled="f" strokecolor="#7f7f7f" strokeweight=".07986mm">
                  <v:stroke miterlimit="83231f" joinstyle="miter"/>
                  <v:path arrowok="t" textboxrect="0,0,61348,0"/>
                </v:shape>
                <v:shape id="Shape 5311" o:spid="_x0000_s1371" style="position:absolute;left:28294;top:12987;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" path="m61348,l,e" filled="f" strokecolor="#7f7f7f" strokeweight=".07986mm">
                  <v:stroke miterlimit="83231f" joinstyle="miter"/>
                  <v:path arrowok="t" textboxrect="0,0,61348,0"/>
                </v:shape>
                <v:shape id="Shape 5312" o:spid="_x0000_s1372" style="position:absolute;left:28294;top:8870;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" path="m61348,l,e" filled="f" strokecolor="#7f7f7f" strokeweight=".07986mm">
                  <v:stroke miterlimit="83231f" joinstyle="miter"/>
                  <v:path arrowok="t" textboxrect="0,0,61348,0"/>
                </v:shape>
                <v:shape id="Shape 5313" o:spid="_x0000_s1373" style="position:absolute;left:28294;top:4754;width:614;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" path="m61348,l,e" filled="f" strokecolor="#7f7f7f" strokeweight=".07986mm">
                  <v:stroke miterlimit="83231f" joinstyle="miter"/>
                  <v:path arrowok="t" textboxrect="0,0,61348,0"/>
                </v:shape>
                <v:shape id="Shape 5314" o:spid="_x0000_s1374" style="position:absolute;left:4701;top:3174;width:24207;height:22162;visibility:visible;mso-wrap-style:square;v-text-anchor:top" coordsize="2420662,221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" path="m,2216215l,,2420662,r,2216215l,2216215xe" filled="f" strokecolor="#b2b2b2" strokeweight=".15972mm">
                  <v:stroke miterlimit="83231f" joinstyle="miter"/>
                  <v:path arrowok="t" textboxrect="0,0,2420662,2216215"/>
                </v:shape>
                <v:rect id="Rectangle 5315" o:spid="_x0000_s1375" style="position:absolute;left:7066;top:26313;width:8018;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I6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hEWCOsYAAADdAAAA&#10;DwAAAAAAAAAAAAAAAAAHAgAAZHJzL2Rvd25yZXYueG1sUEsFBgAAAAADAAMAtwAAAPoCAAAAAA==&#10;" filled="f" stroked="f">
                  <v:textbox inset="0,0,0,0">
                    <w:txbxContent>
                      <w:p w14:paraId="04A9227A" w14:textId="77777777" w:rsidR="00357641" w:rsidRDefault="00000000">
                        <w:pPr>
                          <w:spacing w:after="160" w:line="259" w:lineRule="auto"/>
                          <w:ind w:left="0" w:right="0" w:firstLine="0"/>
                          <w:jc w:val="left"/>
                        </w:pPr>
                        <w:r>
                          <w:rPr>
                            <w:w w:val="105"/>
                          </w:rPr>
                          <w:t>Big</w:t>
                        </w:r>
                        <w:r>
                          <w:rPr>
                            <w:spacing w:val="17"/>
                            <w:w w:val="105"/>
                          </w:rPr>
                          <w:t xml:space="preserve"> </w:t>
                        </w:r>
                        <w:r>
                          <w:rPr>
                            <w:w w:val="105"/>
                          </w:rPr>
                          <w:t>Model</w:t>
                        </w:r>
                      </w:p>
                    </w:txbxContent>
                  </v:textbox>
                </v:rect>
                <v:rect id="Rectangle 5316" o:spid="_x0000_s1376" style="position:absolute;left:6911;top:27894;width:8429;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xNxwAAAN0AAAAPAAAAZHJzL2Rvd25yZXYueG1sRI9Ba8JA&#10;FITvBf/D8gq91Y2V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HSXHE3HAAAA3QAA&#10;AA8AAAAAAAAAAAAAAAAABwIAAGRycy9kb3ducmV2LnhtbFBLBQYAAAAAAwADALcAAAD7AgAAAAA=&#10;" filled="f" stroked="f">
                  <v:textbox inset="0,0,0,0">
                    <w:txbxContent>
                      <w:p w14:paraId="70CB64DA" w14:textId="77777777" w:rsidR="00357641" w:rsidRDefault="00000000">
                        <w:pPr>
                          <w:spacing w:after="160" w:line="259" w:lineRule="auto"/>
                          <w:ind w:left="0" w:right="0" w:firstLine="0"/>
                          <w:jc w:val="left"/>
                        </w:pPr>
                        <w:r>
                          <w:rPr>
                            <w:w w:val="105"/>
                          </w:rPr>
                          <w:t>Avg.</w:t>
                        </w:r>
                        <w:r>
                          <w:rPr>
                            <w:spacing w:val="51"/>
                            <w:w w:val="105"/>
                          </w:rPr>
                          <w:t xml:space="preserve"> </w:t>
                        </w:r>
                        <w:r>
                          <w:rPr>
                            <w:w w:val="105"/>
                          </w:rPr>
                          <w:t>Infer.</w:t>
                        </w:r>
                      </w:p>
                    </w:txbxContent>
                  </v:textbox>
                </v:rect>
                <v:rect id="Rectangle 5317" o:spid="_x0000_s1377" style="position:absolute;left:19859;top:26327;width:976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7nWxgAAAN0AAAAPAAAAZHJzL2Rvd25yZXYueG1sRI9Ba8JA&#10;FITvgv9heYI33Vip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G9u51sYAAADdAAAA&#10;DwAAAAAAAAAAAAAAAAAHAgAAZHJzL2Rvd25yZXYueG1sUEsFBgAAAAADAAMAtwAAAPoCAAAAAA==&#10;" filled="f" stroked="f">
                  <v:textbox inset="0,0,0,0">
                    <w:txbxContent>
                      <w:p w14:paraId="14789660" w14:textId="77777777" w:rsidR="00357641" w:rsidRDefault="00000000">
                        <w:pPr>
                          <w:spacing w:after="160" w:line="259" w:lineRule="auto"/>
                          <w:ind w:left="0" w:right="0" w:firstLine="0"/>
                          <w:jc w:val="left"/>
                        </w:pPr>
                        <w:r>
                          <w:rPr>
                            <w:w w:val="107"/>
                          </w:rPr>
                          <w:t>Skip</w:t>
                        </w:r>
                        <w:r>
                          <w:rPr>
                            <w:spacing w:val="17"/>
                            <w:w w:val="107"/>
                          </w:rPr>
                          <w:t xml:space="preserve"> </w:t>
                        </w:r>
                        <w:r>
                          <w:rPr>
                            <w:w w:val="107"/>
                          </w:rPr>
                          <w:t>Module</w:t>
                        </w:r>
                      </w:p>
                    </w:txbxContent>
                  </v:textbox>
                </v:rect>
                <v:rect id="Rectangle 5318" o:spid="_x0000_s1378" style="position:absolute;left:20368;top:27908;width:840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2kwwAAAN0AAAAPAAAAZHJzL2Rvd25yZXYueG1sRE9Ni8Iw&#10;EL0L/ocwwt40Vdl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akQtpMMAAADdAAAADwAA&#10;AAAAAAAAAAAAAAAHAgAAZHJzL2Rvd25yZXYueG1sUEsFBgAAAAADAAMAtwAAAPcCAAAAAA==&#10;" filled="f" stroked="f">
                  <v:textbox inset="0,0,0,0">
                    <w:txbxContent>
                      <w:p w14:paraId="7FF6CBF4" w14:textId="77777777" w:rsidR="00357641" w:rsidRDefault="00000000">
                        <w:pPr>
                          <w:spacing w:after="160" w:line="259" w:lineRule="auto"/>
                          <w:ind w:left="0" w:right="0" w:firstLine="0"/>
                          <w:jc w:val="left"/>
                        </w:pPr>
                        <w:r>
                          <w:rPr>
                            <w:w w:val="107"/>
                          </w:rPr>
                          <w:t>Avg.</w:t>
                        </w:r>
                        <w:r>
                          <w:rPr>
                            <w:spacing w:val="51"/>
                            <w:w w:val="107"/>
                          </w:rPr>
                          <w:t xml:space="preserve"> </w:t>
                        </w:r>
                        <w:r>
                          <w:rPr>
                            <w:w w:val="107"/>
                          </w:rPr>
                          <w:t>Proc.</w:t>
                        </w:r>
                      </w:p>
                    </w:txbxContent>
                  </v:textbox>
                </v:rect>
                <v:rect id="Rectangle 5319" o:spid="_x0000_s1379" style="position:absolute;left:3349;top:24695;width:1122;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g/xwAAAN0AAAAPAAAAZHJzL2Rvd25yZXYueG1sRI9Pa8JA&#10;FMTvgt9heYI33Vip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AUIiD/HAAAA3QAA&#10;AA8AAAAAAAAAAAAAAAAABwIAAGRycy9kb3ducmV2LnhtbFBLBQYAAAAAAwADALcAAAD7AgAAAAA=&#10;" filled="f" stroked="f">
                  <v:textbox inset="0,0,0,0">
                    <w:txbxContent>
                      <w:p w14:paraId="79B15D86" w14:textId="77777777" w:rsidR="00357641" w:rsidRDefault="00000000">
                        <w:pPr>
                          <w:spacing w:after="160" w:line="259" w:lineRule="auto"/>
                          <w:ind w:left="0" w:right="0" w:firstLine="0"/>
                          <w:jc w:val="left"/>
                        </w:pPr>
                        <w:r>
                          <w:rPr>
                            <w:rFonts w:ascii="Cambria" w:eastAsia="Cambria" w:hAnsi="Cambria" w:cs="Cambria"/>
                            <w:sz w:val="27"/>
                          </w:rPr>
                          <w:t>0</w:t>
                        </w:r>
                      </w:p>
                    </w:txbxContent>
                  </v:textbox>
                </v:rect>
                <v:rect id="Rectangle 5320" o:spid="_x0000_s1380" style="position:absolute;left:2504;top:20579;width:2244;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sfwwAAAN0AAAAPAAAAZHJzL2Rvd25yZXYueG1sRE9Ni8Iw&#10;EL0L+x/CLHjTdF0U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Wl7rH8MAAADdAAAADwAA&#10;AAAAAAAAAAAAAAAHAgAAZHJzL2Rvd25yZXYueG1sUEsFBgAAAAADAAMAtwAAAPcCAAAAAA==&#10;" filled="f" stroked="f">
                  <v:textbox inset="0,0,0,0">
                    <w:txbxContent>
                      <w:p w14:paraId="3CE2BDC8" w14:textId="77777777" w:rsidR="00357641" w:rsidRDefault="00000000">
                        <w:pPr>
                          <w:spacing w:after="160" w:line="259" w:lineRule="auto"/>
                          <w:ind w:left="0" w:right="0" w:firstLine="0"/>
                          <w:jc w:val="left"/>
                        </w:pPr>
                        <w:r>
                          <w:rPr>
                            <w:rFonts w:ascii="Cambria" w:eastAsia="Cambria" w:hAnsi="Cambria" w:cs="Cambria"/>
                            <w:sz w:val="27"/>
                          </w:rPr>
                          <w:t>10</w:t>
                        </w:r>
                      </w:p>
                    </w:txbxContent>
                  </v:textbox>
                </v:rect>
                <v:rect id="Rectangle 5321" o:spid="_x0000_s1381" style="position:absolute;left:2504;top:16462;width:2244;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6ExgAAAN0AAAAPAAAAZHJzL2Rvd25yZXYueG1sRI9Pi8Iw&#10;FMTvwn6H8Ba8aaqi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NRJOhMYAAADdAAAA&#10;DwAAAAAAAAAAAAAAAAAHAgAAZHJzL2Rvd25yZXYueG1sUEsFBgAAAAADAAMAtwAAAPoCAAAAAA==&#10;" filled="f" stroked="f">
                  <v:textbox inset="0,0,0,0">
                    <w:txbxContent>
                      <w:p w14:paraId="0B38AB03" w14:textId="77777777" w:rsidR="00357641" w:rsidRDefault="00000000">
                        <w:pPr>
                          <w:spacing w:after="160" w:line="259" w:lineRule="auto"/>
                          <w:ind w:left="0" w:right="0" w:firstLine="0"/>
                          <w:jc w:val="left"/>
                        </w:pPr>
                        <w:r>
                          <w:rPr>
                            <w:rFonts w:ascii="Cambria" w:eastAsia="Cambria" w:hAnsi="Cambria" w:cs="Cambria"/>
                            <w:sz w:val="27"/>
                          </w:rPr>
                          <w:t>20</w:t>
                        </w:r>
                      </w:p>
                    </w:txbxContent>
                  </v:textbox>
                </v:rect>
                <v:rect id="Rectangle 5322" o:spid="_x0000_s1382" style="position:absolute;left:2504;top:12346;width:2244;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DzxwAAAN0AAAAPAAAAZHJzL2Rvd25yZXYueG1sRI9Ba8JA&#10;FITvhf6H5RV6azZNU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MXA0PPHAAAA3QAA&#10;AA8AAAAAAAAAAAAAAAAABwIAAGRycy9kb3ducmV2LnhtbFBLBQYAAAAAAwADALcAAAD7AgAAAAA=&#10;" filled="f" stroked="f">
                  <v:textbox inset="0,0,0,0">
                    <w:txbxContent>
                      <w:p w14:paraId="1C3989A3" w14:textId="77777777" w:rsidR="00357641" w:rsidRDefault="00000000">
                        <w:pPr>
                          <w:spacing w:after="160" w:line="259" w:lineRule="auto"/>
                          <w:ind w:left="0" w:right="0" w:firstLine="0"/>
                          <w:jc w:val="left"/>
                        </w:pPr>
                        <w:r>
                          <w:rPr>
                            <w:rFonts w:ascii="Cambria" w:eastAsia="Cambria" w:hAnsi="Cambria" w:cs="Cambria"/>
                            <w:sz w:val="27"/>
                          </w:rPr>
                          <w:t>30</w:t>
                        </w:r>
                      </w:p>
                    </w:txbxContent>
                  </v:textbox>
                </v:rect>
                <v:rect id="Rectangle 5323" o:spid="_x0000_s1383" style="position:absolute;left:2504;top:8229;width:2244;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V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qox1aMYAAADdAAAA&#10;DwAAAAAAAAAAAAAAAAAHAgAAZHJzL2Rvd25yZXYueG1sUEsFBgAAAAADAAMAtwAAAPoCAAAAAA==&#10;" filled="f" stroked="f">
                  <v:textbox inset="0,0,0,0">
                    <w:txbxContent>
                      <w:p w14:paraId="55D21C2B" w14:textId="77777777" w:rsidR="00357641" w:rsidRDefault="00000000">
                        <w:pPr>
                          <w:spacing w:after="160" w:line="259" w:lineRule="auto"/>
                          <w:ind w:left="0" w:right="0" w:firstLine="0"/>
                          <w:jc w:val="left"/>
                        </w:pPr>
                        <w:r>
                          <w:rPr>
                            <w:rFonts w:ascii="Cambria" w:eastAsia="Cambria" w:hAnsi="Cambria" w:cs="Cambria"/>
                            <w:sz w:val="27"/>
                          </w:rPr>
                          <w:t>40</w:t>
                        </w:r>
                      </w:p>
                    </w:txbxContent>
                  </v:textbox>
                </v:rect>
                <v:rect id="Rectangle 5324" o:spid="_x0000_s1384" style="position:absolute;left:2504;top:4113;width:2244;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" filled="f" stroked="f">
                  <v:textbox inset="0,0,0,0">
                    <w:txbxContent>
                      <w:p w14:paraId="34EF0422" w14:textId="77777777" w:rsidR="00357641" w:rsidRDefault="00000000">
                        <w:pPr>
                          <w:spacing w:after="160" w:line="259" w:lineRule="auto"/>
                          <w:ind w:left="0" w:right="0" w:firstLine="0"/>
                          <w:jc w:val="left"/>
                        </w:pPr>
                        <w:r>
                          <w:rPr>
                            <w:rFonts w:ascii="Cambria" w:eastAsia="Cambria" w:hAnsi="Cambria" w:cs="Cambria"/>
                            <w:sz w:val="27"/>
                          </w:rPr>
                          <w:t>50</w:t>
                        </w:r>
                      </w:p>
                    </w:txbxContent>
                  </v:textbox>
                </v:rect>
                <v:shape id="Shape 85584" o:spid="_x0000_s1385" style="position:absolute;left:6399;top:8920;width:7363;height:16416;visibility:visible;mso-wrap-style:square;v-text-anchor:top" coordsize="736213,164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" path="m,l736213,r,1641633l,1641633,,e" fillcolor="#dc3545" strokecolor="#b02a37" strokeweight=".15972mm">
                  <v:stroke miterlimit="83231f" joinstyle="miter"/>
                  <v:path arrowok="t" textboxrect="0,0,736213,1641633"/>
                </v:shape>
                <v:shape id="Shape 85585" o:spid="_x0000_s1386" style="position:absolute;left:19848;top:24599;width:7362;height:737;visibility:visible;mso-wrap-style:square;v-text-anchor:top" coordsize="736213,7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" path="m,l736213,r,73684l,73684,,e" fillcolor="#198754" strokecolor="#146c43" strokeweight=".15972mm">
                  <v:stroke miterlimit="83231f" joinstyle="miter"/>
                  <v:path arrowok="t" textboxrect="0,0,736213,73684"/>
                </v:shape>
                <v:shape id="Shape 5327" o:spid="_x0000_s1387" style="position:absolute;left:13762;top:8920;width:5911;height:14436;visibility:visible;mso-wrap-style:square;v-text-anchor:top" coordsize="591183,1443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" path="m,l591183,1443582e" filled="f" strokecolor="#198754" strokeweight=".47917mm">
                  <v:stroke miterlimit="83231f" joinstyle="miter"/>
                  <v:path arrowok="t" textboxrect="0,0,591183,1443582"/>
                </v:shape>
                <v:shape id="Shape 5328" o:spid="_x0000_s1388" style="position:absolute;left:19228;top:22961;width:681;height:820;visibility:visible;mso-wrap-style:square;v-text-anchor:top" coordsize="68107,8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" path="m68107,l61944,82052,,27891,44512,39485,68107,xe" fillcolor="#198754" stroked="f" strokeweight="0">
                  <v:stroke miterlimit="83231f" joinstyle="miter"/>
                  <v:path arrowok="t" textboxrect="0,0,68107,82052"/>
                </v:shape>
                <v:rect id="Rectangle 5329" o:spid="_x0000_s1389" style="position:absolute;left:17370;top:14392;width:1486;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K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y2RCgsYAAADdAAAA&#10;DwAAAAAAAAAAAAAAAAAHAgAAZHJzL2Rvd25yZXYueG1sUEsFBgAAAAADAAMAtwAAAPoCAAAAAA==&#10;" filled="f" stroked="f">
                  <v:textbox inset="0,0,0,0">
                    <w:txbxContent>
                      <w:p w14:paraId="1988557B" w14:textId="77777777" w:rsidR="00357641" w:rsidRDefault="00000000">
                        <w:pPr>
                          <w:spacing w:after="160" w:line="259" w:lineRule="auto"/>
                          <w:ind w:left="0" w:right="0" w:firstLine="0"/>
                          <w:jc w:val="left"/>
                        </w:pPr>
                        <w:r>
                          <w:rPr>
                            <w:rFonts w:ascii="Cambria" w:eastAsia="Cambria" w:hAnsi="Cambria" w:cs="Cambria"/>
                            <w:color w:val="198754"/>
                            <w:sz w:val="23"/>
                          </w:rPr>
                          <w:t>×</w:t>
                        </w:r>
                      </w:p>
                    </w:txbxContent>
                  </v:textbox>
                </v:rect>
                <v:rect id="Rectangle 5330" o:spid="_x0000_s1390" style="position:absolute;left:18488;top:14509;width:191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3CwwAAAN0AAAAPAAAAZHJzL2Rvd25yZXYueG1sRE9Ni8Iw&#10;EL0v+B/CCN7WVGV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34d9wsMAAADdAAAADwAA&#10;AAAAAAAAAAAAAAAHAgAAZHJzL2Rvd25yZXYueG1sUEsFBgAAAAADAAMAtwAAAPcCAAAAAA==&#10;" filled="f" stroked="f">
                  <v:textbox inset="0,0,0,0">
                    <w:txbxContent>
                      <w:p w14:paraId="31B5D384" w14:textId="77777777" w:rsidR="00357641" w:rsidRDefault="00000000">
                        <w:pPr>
                          <w:spacing w:after="160" w:line="259" w:lineRule="auto"/>
                          <w:ind w:left="0" w:right="0" w:firstLine="0"/>
                          <w:jc w:val="left"/>
                        </w:pPr>
                        <w:r>
                          <w:rPr>
                            <w:rFonts w:ascii="Cambria" w:eastAsia="Cambria" w:hAnsi="Cambria" w:cs="Cambria"/>
                            <w:color w:val="198754"/>
                            <w:sz w:val="23"/>
                          </w:rPr>
                          <w:t>22</w:t>
                        </w:r>
                      </w:p>
                    </w:txbxContent>
                  </v:textbox>
                </v:rect>
                <v:rect id="Rectangle 5331" o:spid="_x0000_s1391" style="position:absolute;left:20476;top:14348;width:7410;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14:paraId="7F0DEA12" w14:textId="77777777" w:rsidR="00357641" w:rsidRDefault="00000000">
                        <w:pPr>
                          <w:spacing w:after="160" w:line="259" w:lineRule="auto"/>
                          <w:ind w:left="0" w:right="0" w:firstLine="0"/>
                          <w:jc w:val="left"/>
                        </w:pPr>
                        <w:r>
                          <w:rPr>
                            <w:b/>
                            <w:color w:val="198754"/>
                            <w:w w:val="123"/>
                            <w:sz w:val="23"/>
                          </w:rPr>
                          <w:t>cheaper</w:t>
                        </w:r>
                      </w:p>
                    </w:txbxContent>
                  </v:textbox>
                </v:rect>
                <v:rect id="Rectangle 5332" o:spid="_x0000_s1392" style="position:absolute;left:8566;top:7514;width:1766;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Yu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QBlGLsYAAADdAAAA&#10;DwAAAAAAAAAAAAAAAAAHAgAAZHJzL2Rvd25yZXYueG1sUEsFBgAAAAADAAMAtwAAAPoCAAAAAA==&#10;" filled="f" stroked="f">
                  <v:textbox inset="0,0,0,0">
                    <w:txbxContent>
                      <w:p w14:paraId="6122F857" w14:textId="77777777" w:rsidR="00357641" w:rsidRDefault="00000000">
                        <w:pPr>
                          <w:spacing w:after="160" w:line="259" w:lineRule="auto"/>
                          <w:ind w:left="0" w:right="0" w:firstLine="0"/>
                          <w:jc w:val="left"/>
                        </w:pPr>
                        <w:r>
                          <w:rPr>
                            <w:rFonts w:ascii="Cambria" w:eastAsia="Cambria" w:hAnsi="Cambria" w:cs="Cambria"/>
                          </w:rPr>
                          <w:t>39</w:t>
                        </w:r>
                      </w:p>
                    </w:txbxContent>
                  </v:textbox>
                </v:rect>
                <v:rect id="Rectangle 5333" o:spid="_x0000_s1393" style="position:absolute;left:9896;top:7514;width:490;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O1xwAAAN0AAAAPAAAAZHJzL2Rvd25yZXYueG1sRI9Ba8JA&#10;FITvhf6H5Qm9NRsN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C9V47XHAAAA3QAA&#10;AA8AAAAAAAAAAAAAAAAABwIAAGRycy9kb3ducmV2LnhtbFBLBQYAAAAAAwADALcAAAD7AgAAAAA=&#10;" filled="f" stroked="f">
                  <v:textbox inset="0,0,0,0">
                    <w:txbxContent>
                      <w:p w14:paraId="69736E32" w14:textId="77777777" w:rsidR="00357641" w:rsidRDefault="00000000">
                        <w:pPr>
                          <w:spacing w:after="160" w:line="259" w:lineRule="auto"/>
                          <w:ind w:left="0" w:right="0" w:firstLine="0"/>
                          <w:jc w:val="left"/>
                        </w:pPr>
                        <w:r>
                          <w:rPr>
                            <w:rFonts w:ascii="Cambria" w:eastAsia="Cambria" w:hAnsi="Cambria" w:cs="Cambria"/>
                            <w:i/>
                          </w:rPr>
                          <w:t>.</w:t>
                        </w:r>
                      </w:p>
                    </w:txbxContent>
                  </v:textbox>
                </v:rect>
                <v:rect id="Rectangle 5334" o:spid="_x0000_s1394" style="position:absolute;left:10265;top:7514;width:1766;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" filled="f" stroked="f">
                  <v:textbox inset="0,0,0,0">
                    <w:txbxContent>
                      <w:p w14:paraId="0ED95133" w14:textId="77777777" w:rsidR="00357641" w:rsidRDefault="00000000">
                        <w:pPr>
                          <w:spacing w:after="160" w:line="259" w:lineRule="auto"/>
                          <w:ind w:left="0" w:right="0" w:firstLine="0"/>
                          <w:jc w:val="left"/>
                        </w:pPr>
                        <w:r>
                          <w:rPr>
                            <w:rFonts w:ascii="Cambria" w:eastAsia="Cambria" w:hAnsi="Cambria" w:cs="Cambria"/>
                          </w:rPr>
                          <w:t>88</w:t>
                        </w:r>
                      </w:p>
                    </w:txbxContent>
                  </v:textbox>
                </v:rect>
                <v:rect id="Rectangle 5335" o:spid="_x0000_s1395" style="position:absolute;left:22347;top:23194;width:882;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5a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z/DeWsYAAADdAAAA&#10;DwAAAAAAAAAAAAAAAAAHAgAAZHJzL2Rvd25yZXYueG1sUEsFBgAAAAADAAMAtwAAAPoCAAAAAA==&#10;" filled="f" stroked="f">
                  <v:textbox inset="0,0,0,0">
                    <w:txbxContent>
                      <w:p w14:paraId="7F1F66D5" w14:textId="77777777" w:rsidR="00357641" w:rsidRDefault="00000000">
                        <w:pPr>
                          <w:spacing w:after="160" w:line="259" w:lineRule="auto"/>
                          <w:ind w:left="0" w:right="0" w:firstLine="0"/>
                          <w:jc w:val="left"/>
                        </w:pPr>
                        <w:r>
                          <w:rPr>
                            <w:rFonts w:ascii="Cambria" w:eastAsia="Cambria" w:hAnsi="Cambria" w:cs="Cambria"/>
                          </w:rPr>
                          <w:t>1</w:t>
                        </w:r>
                      </w:p>
                    </w:txbxContent>
                  </v:textbox>
                </v:rect>
                <v:rect id="Rectangle 5336" o:spid="_x0000_s1396" style="position:absolute;left:23012;top:23194;width:490;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t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D8iQC3HAAAA3QAA&#10;AA8AAAAAAAAAAAAAAAAABwIAAGRycy9kb3ducmV2LnhtbFBLBQYAAAAAAwADALcAAAD7AgAAAAA=&#10;" filled="f" stroked="f">
                  <v:textbox inset="0,0,0,0">
                    <w:txbxContent>
                      <w:p w14:paraId="3E3A3038" w14:textId="77777777" w:rsidR="00357641" w:rsidRDefault="00000000">
                        <w:pPr>
                          <w:spacing w:after="160" w:line="259" w:lineRule="auto"/>
                          <w:ind w:left="0" w:right="0" w:firstLine="0"/>
                          <w:jc w:val="left"/>
                        </w:pPr>
                        <w:r>
                          <w:rPr>
                            <w:rFonts w:ascii="Cambria" w:eastAsia="Cambria" w:hAnsi="Cambria" w:cs="Cambria"/>
                            <w:i/>
                          </w:rPr>
                          <w:t>.</w:t>
                        </w:r>
                      </w:p>
                    </w:txbxContent>
                  </v:textbox>
                </v:rect>
                <v:rect id="Rectangle 5337" o:spid="_x0000_s1397" style="position:absolute;left:23381;top:23194;width:1765;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W2xwAAAN0AAAAPAAAAZHJzL2Rvd25yZXYueG1sRI9Pa8JA&#10;FMTvgt9heYI33Vhp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FBu5bbHAAAA3QAA&#10;AA8AAAAAAAAAAAAAAAAABwIAAGRycy9kb3ducmV2LnhtbFBLBQYAAAAAAwADALcAAAD7AgAAAAA=&#10;" filled="f" stroked="f">
                  <v:textbox inset="0,0,0,0">
                    <w:txbxContent>
                      <w:p w14:paraId="36E337FE" w14:textId="77777777" w:rsidR="00357641" w:rsidRDefault="00000000">
                        <w:pPr>
                          <w:spacing w:after="160" w:line="259" w:lineRule="auto"/>
                          <w:ind w:left="0" w:right="0" w:firstLine="0"/>
                          <w:jc w:val="left"/>
                        </w:pPr>
                        <w:r>
                          <w:rPr>
                            <w:rFonts w:ascii="Cambria" w:eastAsia="Cambria" w:hAnsi="Cambria" w:cs="Cambria"/>
                          </w:rPr>
                          <w:t>79</w:t>
                        </w:r>
                      </w:p>
                    </w:txbxContent>
                  </v:textbox>
                </v:rect>
                <v:rect id="Rectangle 5338" o:spid="_x0000_s1398" style="position:absolute;left:-7816;top:11123;width:17543;height:19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" filled="f" stroked="f">
                  <v:textbox inset="0,0,0,0">
                    <w:txbxContent>
                      <w:p w14:paraId="6BE0201E" w14:textId="77777777" w:rsidR="00357641" w:rsidRDefault="00000000">
                        <w:pPr>
                          <w:spacing w:after="160" w:line="259" w:lineRule="auto"/>
                          <w:ind w:left="0" w:right="0" w:firstLine="0"/>
                          <w:jc w:val="left"/>
                        </w:pPr>
                        <w:r>
                          <w:rPr>
                            <w:sz w:val="23"/>
                          </w:rPr>
                          <w:t>Timeperframe(ms)</w:t>
                        </w:r>
                      </w:p>
                    </w:txbxContent>
                  </v:textbox>
                </v:rect>
                <v:rect id="Rectangle 65909" o:spid="_x0000_s1399" style="position:absolute;left:11361;width:15335;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" filled="f" stroked="f">
                  <v:textbox inset="0,0,0,0">
                    <w:txbxContent>
                      <w:p w14:paraId="1446758A" w14:textId="77777777" w:rsidR="00357641" w:rsidRDefault="00000000">
                        <w:pPr>
                          <w:spacing w:after="160" w:line="259" w:lineRule="auto"/>
                          <w:ind w:left="0" w:right="0" w:firstLine="0"/>
                          <w:jc w:val="left"/>
                        </w:pPr>
                        <w:r>
                          <w:rPr>
                            <w:b/>
                            <w:w w:val="125"/>
                            <w:sz w:val="23"/>
                          </w:rPr>
                          <w:t>a)</w:t>
                        </w:r>
                        <w:r>
                          <w:rPr>
                            <w:b/>
                            <w:spacing w:val="30"/>
                            <w:w w:val="125"/>
                            <w:sz w:val="23"/>
                          </w:rPr>
                          <w:t xml:space="preserve"> </w:t>
                        </w:r>
                        <w:r>
                          <w:rPr>
                            <w:b/>
                            <w:w w:val="125"/>
                            <w:sz w:val="23"/>
                          </w:rPr>
                          <w:t>Time</w:t>
                        </w:r>
                        <w:r>
                          <w:rPr>
                            <w:b/>
                            <w:spacing w:val="30"/>
                            <w:w w:val="125"/>
                            <w:sz w:val="23"/>
                          </w:rPr>
                          <w:t xml:space="preserve"> </w:t>
                        </w:r>
                        <w:r>
                          <w:rPr>
                            <w:b/>
                            <w:w w:val="125"/>
                            <w:sz w:val="23"/>
                          </w:rPr>
                          <w:t>Budget</w:t>
                        </w:r>
                      </w:p>
                    </w:txbxContent>
                  </v:textbox>
                </v:rect>
                <v:rect id="Rectangle 65908" o:spid="_x0000_s1400" style="position:absolute;left:10718;width:855;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" filled="f" stroked="f">
                  <v:textbox inset="0,0,0,0">
                    <w:txbxContent>
                      <w:p w14:paraId="271AD84D" w14:textId="77777777" w:rsidR="00357641" w:rsidRDefault="00000000">
                        <w:pPr>
                          <w:spacing w:after="160" w:line="259" w:lineRule="auto"/>
                          <w:ind w:left="0" w:right="0" w:firstLine="0"/>
                          <w:jc w:val="left"/>
                        </w:pPr>
                        <w:r>
                          <w:rPr>
                            <w:b/>
                            <w:w w:val="134"/>
                            <w:sz w:val="23"/>
                          </w:rPr>
                          <w:t>(</w:t>
                        </w:r>
                      </w:p>
                    </w:txbxContent>
                  </v:textbox>
                </v:rect>
                <v:shape id="Shape 5340" o:spid="_x0000_s1401" style="position:absolute;left:38877;top:25336;width:24207;height:0;visibility:visible;mso-wrap-style:square;v-text-anchor:top" coordsize="24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" path="m,l2420661,e" filled="f" strokecolor="#d9d9d9" strokeweight=".15972mm">
                  <v:stroke miterlimit="83231f" joinstyle="miter"/>
                  <v:path arrowok="t" textboxrect="0,0,2420661,0"/>
                </v:shape>
                <v:shape id="Shape 5341" o:spid="_x0000_s1402" style="position:absolute;left:38877;top:20061;width:24207;height:0;visibility:visible;mso-wrap-style:square;v-text-anchor:top" coordsize="24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" path="m,l2420661,e" filled="f" strokecolor="#d9d9d9" strokeweight=".15972mm">
                  <v:stroke miterlimit="83231f" joinstyle="miter"/>
                  <v:path arrowok="t" textboxrect="0,0,2420661,0"/>
                </v:shape>
                <v:shape id="Shape 5342" o:spid="_x0000_s1403" style="position:absolute;left:38877;top:14786;width:24207;height:0;visibility:visible;mso-wrap-style:square;v-text-anchor:top" coordsize="24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" path="m,l2420661,e" filled="f" strokecolor="#d9d9d9" strokeweight=".15972mm">
                  <v:stroke miterlimit="83231f" joinstyle="miter"/>
                  <v:path arrowok="t" textboxrect="0,0,2420661,0"/>
                </v:shape>
                <v:shape id="Shape 5343" o:spid="_x0000_s1404" style="position:absolute;left:38877;top:9511;width:24207;height:0;visibility:visible;mso-wrap-style:square;v-text-anchor:top" coordsize="24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" path="m,l2420661,e" filled="f" strokecolor="#d9d9d9" strokeweight=".15972mm">
                  <v:stroke miterlimit="83231f" joinstyle="miter"/>
                  <v:path arrowok="t" textboxrect="0,0,2420661,0"/>
                </v:shape>
                <v:shape id="Shape 5344" o:spid="_x0000_s1405" style="position:absolute;left:38877;top:4236;width:24207;height:0;visibility:visible;mso-wrap-style:square;v-text-anchor:top" coordsize="24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" path="m,l2420661,e" filled="f" strokecolor="#d9d9d9" strokeweight=".15972mm">
                  <v:stroke miterlimit="83231f" joinstyle="miter"/>
                  <v:path arrowok="t" textboxrect="0,0,2420661,0"/>
                </v:shape>
                <v:shape id="Shape 5345" o:spid="_x0000_s1406" style="position:absolute;left:44257;top:25336;width:0;height:614;visibility:visible;mso-wrap-style:square;v-text-anchor:top" coordsize="0,6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" path="m,61350l,e" filled="f" strokecolor="#7f7f7f" strokeweight=".07986mm">
                  <v:stroke miterlimit="83231f" joinstyle="miter"/>
                  <v:path arrowok="t" textboxrect="0,0,0,61350"/>
                </v:shape>
                <v:shape id="Shape 5346" o:spid="_x0000_s1407" style="position:absolute;left:57705;top:25336;width:0;height:614;visibility:visible;mso-wrap-style:square;v-text-anchor:top" coordsize="0,6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" path="m,61350l,e" filled="f" strokecolor="#7f7f7f" strokeweight=".07986mm">
                  <v:stroke miterlimit="83231f" joinstyle="miter"/>
                  <v:path arrowok="t" textboxrect="0,0,0,61350"/>
                </v:shape>
                <v:shape id="Shape 5347" o:spid="_x0000_s1408" style="position:absolute;left:44257;top:2560;width:0;height:614;visibility:visible;mso-wrap-style:square;v-text-anchor:top" coordsize="0,6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" path="m,l,61350e" filled="f" strokecolor="#7f7f7f" strokeweight=".07986mm">
                  <v:stroke miterlimit="83231f" joinstyle="miter"/>
                  <v:path arrowok="t" textboxrect="0,0,0,61350"/>
                </v:shape>
                <v:shape id="Shape 5348" o:spid="_x0000_s1409" style="position:absolute;left:57705;top:2560;width:0;height:614;visibility:visible;mso-wrap-style:square;v-text-anchor:top" coordsize="0,6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" path="m,l,61350e" filled="f" strokecolor="#7f7f7f" strokeweight=".07986mm">
                  <v:stroke miterlimit="83231f" joinstyle="miter"/>
                  <v:path arrowok="t" textboxrect="0,0,0,61350"/>
                </v:shape>
                <v:shape id="Shape 5349" o:spid="_x0000_s1410" style="position:absolute;left:38877;top:25336;width:614;height:0;visibility:visible;mso-wrap-style:square;v-text-anchor:top" coordsize="61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" path="m,l61349,e" filled="f" strokecolor="#7f7f7f" strokeweight=".07986mm">
                  <v:stroke miterlimit="83231f" joinstyle="miter"/>
                  <v:path arrowok="t" textboxrect="0,0,61349,0"/>
                </v:shape>
                <v:shape id="Shape 5350" o:spid="_x0000_s1411" style="position:absolute;left:38877;top:20061;width:614;height:0;visibility:visible;mso-wrap-style:square;v-text-anchor:top" coordsize="61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" path="m,l61349,e" filled="f" strokecolor="#7f7f7f" strokeweight=".07986mm">
                  <v:stroke miterlimit="83231f" joinstyle="miter"/>
                  <v:path arrowok="t" textboxrect="0,0,61349,0"/>
                </v:shape>
                <v:shape id="Shape 5351" o:spid="_x0000_s1412" style="position:absolute;left:38877;top:14786;width:614;height:0;visibility:visible;mso-wrap-style:square;v-text-anchor:top" coordsize="61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" path="m,l61349,e" filled="f" strokecolor="#7f7f7f" strokeweight=".07986mm">
                  <v:stroke miterlimit="83231f" joinstyle="miter"/>
                  <v:path arrowok="t" textboxrect="0,0,61349,0"/>
                </v:shape>
                <v:shape id="Shape 5352" o:spid="_x0000_s1413" style="position:absolute;left:38877;top:9511;width:614;height:0;visibility:visible;mso-wrap-style:square;v-text-anchor:top" coordsize="61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" path="m,l61349,e" filled="f" strokecolor="#7f7f7f" strokeweight=".07986mm">
                  <v:stroke miterlimit="83231f" joinstyle="miter"/>
                  <v:path arrowok="t" textboxrect="0,0,61349,0"/>
                </v:shape>
                <v:shape id="Shape 5353" o:spid="_x0000_s1414" style="position:absolute;left:38877;top:4236;width:614;height:0;visibility:visible;mso-wrap-style:square;v-text-anchor:top" coordsize="61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" path="m,l61349,e" filled="f" strokecolor="#7f7f7f" strokeweight=".07986mm">
                  <v:stroke miterlimit="83231f" joinstyle="miter"/>
                  <v:path arrowok="t" textboxrect="0,0,61349,0"/>
                </v:shape>
                <v:shape id="Shape 5354" o:spid="_x0000_s1415" style="position:absolute;left:62471;top:25336;width:613;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" path="m61348,l,e" filled="f" strokecolor="#7f7f7f" strokeweight=".07986mm">
                  <v:stroke miterlimit="83231f" joinstyle="miter"/>
                  <v:path arrowok="t" textboxrect="0,0,61348,0"/>
                </v:shape>
                <v:shape id="Shape 5355" o:spid="_x0000_s1416" style="position:absolute;left:62471;top:20061;width:613;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" path="m61348,l,e" filled="f" strokecolor="#7f7f7f" strokeweight=".07986mm">
                  <v:stroke miterlimit="83231f" joinstyle="miter"/>
                  <v:path arrowok="t" textboxrect="0,0,61348,0"/>
                </v:shape>
                <v:shape id="Shape 5356" o:spid="_x0000_s1417" style="position:absolute;left:62471;top:14786;width:613;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" path="m61348,l,e" filled="f" strokecolor="#7f7f7f" strokeweight=".07986mm">
                  <v:stroke miterlimit="83231f" joinstyle="miter"/>
                  <v:path arrowok="t" textboxrect="0,0,61348,0"/>
                </v:shape>
                <v:shape id="Shape 5357" o:spid="_x0000_s1418" style="position:absolute;left:62471;top:9511;width:613;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" path="m61348,l,e" filled="f" strokecolor="#7f7f7f" strokeweight=".07986mm">
                  <v:stroke miterlimit="83231f" joinstyle="miter"/>
                  <v:path arrowok="t" textboxrect="0,0,61348,0"/>
                </v:shape>
                <v:shape id="Shape 5358" o:spid="_x0000_s1419" style="position:absolute;left:62471;top:4236;width:613;height:0;visibility:visible;mso-wrap-style:square;v-text-anchor:top" coordsize="61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" path="m61348,l,e" filled="f" strokecolor="#7f7f7f" strokeweight=".07986mm">
                  <v:stroke miterlimit="83231f" joinstyle="miter"/>
                  <v:path arrowok="t" textboxrect="0,0,61348,0"/>
                </v:shape>
                <v:shape id="Shape 5359" o:spid="_x0000_s1420" style="position:absolute;left:38877;top:3174;width:24207;height:22162;visibility:visible;mso-wrap-style:square;v-text-anchor:top" coordsize="2420661,2216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" path="m,2216212l,,2420661,r,2216212l,2216212xe" filled="f" strokecolor="#b2b2b2" strokeweight=".15972mm">
                  <v:stroke miterlimit="83231f" joinstyle="miter"/>
                  <v:path arrowok="t" textboxrect="0,0,2420661,2216212"/>
                </v:shape>
                <v:rect id="Rectangle 5360" o:spid="_x0000_s1421" style="position:absolute;left:39982;top:26312;width:11368;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FLfwwAAAN0AAAAPAAAAZHJzL2Rvd25yZXYueG1sRE9Ni8Iw&#10;EL0L/ocwgjdNXVG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zDRS38MAAADdAAAADwAA&#10;AAAAAAAAAAAAAAAHAgAAZHJzL2Rvd25yZXYueG1sUEsFBgAAAAADAAMAtwAAAPcCAAAAAA==&#10;" filled="f" stroked="f">
                  <v:textbox inset="0,0,0,0">
                    <w:txbxContent>
                      <w:p w14:paraId="3B79F7F2" w14:textId="77777777" w:rsidR="00357641" w:rsidRDefault="00000000">
                        <w:pPr>
                          <w:spacing w:after="160" w:line="259" w:lineRule="auto"/>
                          <w:ind w:left="0" w:right="0" w:firstLine="0"/>
                          <w:jc w:val="left"/>
                        </w:pPr>
                        <w:r>
                          <w:rPr>
                            <w:w w:val="109"/>
                            <w:sz w:val="23"/>
                          </w:rPr>
                          <w:t>Without</w:t>
                        </w:r>
                        <w:r>
                          <w:rPr>
                            <w:spacing w:val="19"/>
                            <w:w w:val="109"/>
                            <w:sz w:val="23"/>
                          </w:rPr>
                          <w:t xml:space="preserve"> </w:t>
                        </w:r>
                        <w:r>
                          <w:rPr>
                            <w:w w:val="109"/>
                            <w:sz w:val="23"/>
                          </w:rPr>
                          <w:t>Skip</w:t>
                        </w:r>
                      </w:p>
                    </w:txbxContent>
                  </v:textbox>
                </v:rect>
                <v:rect id="Rectangle 5361" o:spid="_x0000_s1422" style="position:absolute;left:54469;top:26312;width:860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dExwAAAN0AAAAPAAAAZHJzL2Rvd25yZXYueG1sRI9Ba8JA&#10;FITvBf/D8gq91Y2VSo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KN490THAAAA3QAA&#10;AA8AAAAAAAAAAAAAAAAABwIAAGRycy9kb3ducmV2LnhtbFBLBQYAAAAAAwADALcAAAD7AgAAAAA=&#10;" filled="f" stroked="f">
                  <v:textbox inset="0,0,0,0">
                    <w:txbxContent>
                      <w:p w14:paraId="4F222221" w14:textId="77777777" w:rsidR="00357641" w:rsidRDefault="00000000">
                        <w:pPr>
                          <w:spacing w:after="160" w:line="259" w:lineRule="auto"/>
                          <w:ind w:left="0" w:right="0" w:firstLine="0"/>
                          <w:jc w:val="left"/>
                        </w:pPr>
                        <w:r>
                          <w:rPr>
                            <w:w w:val="108"/>
                            <w:sz w:val="23"/>
                          </w:rPr>
                          <w:t>With</w:t>
                        </w:r>
                        <w:r>
                          <w:rPr>
                            <w:spacing w:val="19"/>
                            <w:w w:val="108"/>
                            <w:sz w:val="23"/>
                          </w:rPr>
                          <w:t xml:space="preserve"> </w:t>
                        </w:r>
                        <w:r>
                          <w:rPr>
                            <w:w w:val="108"/>
                            <w:sz w:val="23"/>
                          </w:rPr>
                          <w:t>Skip</w:t>
                        </w:r>
                      </w:p>
                    </w:txbxContent>
                  </v:textbox>
                </v:rect>
                <v:rect id="Rectangle 5362" o:spid="_x0000_s1423" style="position:absolute;left:37651;top:24802;width:95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kz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FOqaTPHAAAA3QAA&#10;AA8AAAAAAAAAAAAAAAAABwIAAGRycy9kb3ducmV2LnhtbFBLBQYAAAAAAwADALcAAAD7AgAAAAA=&#10;" filled="f" stroked="f">
                  <v:textbox inset="0,0,0,0">
                    <w:txbxContent>
                      <w:p w14:paraId="45B7DE31" w14:textId="77777777" w:rsidR="00357641" w:rsidRDefault="00000000">
                        <w:pPr>
                          <w:spacing w:after="160" w:line="259" w:lineRule="auto"/>
                          <w:ind w:left="0" w:right="0" w:firstLine="0"/>
                          <w:jc w:val="left"/>
                        </w:pPr>
                        <w:r>
                          <w:rPr>
                            <w:rFonts w:ascii="Cambria" w:eastAsia="Cambria" w:hAnsi="Cambria" w:cs="Cambria"/>
                            <w:sz w:val="23"/>
                          </w:rPr>
                          <w:t>0</w:t>
                        </w:r>
                      </w:p>
                    </w:txbxContent>
                  </v:textbox>
                </v:rect>
                <v:rect id="Rectangle 5363" o:spid="_x0000_s1424" style="position:absolute;left:36932;top:19527;width:191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syoxwAAAN0AAAAPAAAAZHJzL2Rvd25yZXYueG1sRI9Ba8JA&#10;FITvBf/D8oTe6qZKRa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DzmzKjHAAAA3QAA&#10;AA8AAAAAAAAAAAAAAAAABwIAAGRycy9kb3ducmV2LnhtbFBLBQYAAAAAAwADALcAAAD7AgAAAAA=&#10;" filled="f" stroked="f">
                  <v:textbox inset="0,0,0,0">
                    <w:txbxContent>
                      <w:p w14:paraId="0D2D1576" w14:textId="77777777" w:rsidR="00357641" w:rsidRDefault="00000000">
                        <w:pPr>
                          <w:spacing w:after="160" w:line="259" w:lineRule="auto"/>
                          <w:ind w:left="0" w:right="0" w:firstLine="0"/>
                          <w:jc w:val="left"/>
                        </w:pPr>
                        <w:r>
                          <w:rPr>
                            <w:rFonts w:ascii="Cambria" w:eastAsia="Cambria" w:hAnsi="Cambria" w:cs="Cambria"/>
                            <w:sz w:val="23"/>
                          </w:rPr>
                          <w:t>10</w:t>
                        </w:r>
                      </w:p>
                    </w:txbxContent>
                  </v:textbox>
                </v:rect>
                <v:rect id="Rectangle 5364" o:spid="_x0000_s1425" style="position:absolute;left:36932;top:14252;width:191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1Tc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UdwfxOegEx/AQAA//8DAFBLAQItABQABgAIAAAAIQDb4fbL7gAAAIUBAAATAAAAAAAA&#10;AAAAAAAAAAAAAABbQ29udGVudF9UeXBlc10ueG1sUEsBAi0AFAAGAAgAAAAhAFr0LFu/AAAAFQEA&#10;AAsAAAAAAAAAAAAAAAAAHwEAAF9yZWxzLy5yZWxzUEsBAi0AFAAGAAgAAAAhALMPVNzHAAAA3QAA&#10;AA8AAAAAAAAAAAAAAAAABwIAAGRycy9kb3ducmV2LnhtbFBLBQYAAAAAAwADALcAAAD7AgAAAAA=&#10;" filled="f" stroked="f">
                  <v:textbox inset="0,0,0,0">
                    <w:txbxContent>
                      <w:p w14:paraId="4711308D" w14:textId="77777777" w:rsidR="00357641" w:rsidRDefault="00000000">
                        <w:pPr>
                          <w:spacing w:after="160" w:line="259" w:lineRule="auto"/>
                          <w:ind w:left="0" w:right="0" w:firstLine="0"/>
                          <w:jc w:val="left"/>
                        </w:pPr>
                        <w:r>
                          <w:rPr>
                            <w:rFonts w:ascii="Cambria" w:eastAsia="Cambria" w:hAnsi="Cambria" w:cs="Cambria"/>
                            <w:sz w:val="23"/>
                          </w:rPr>
                          <w:t>20</w:t>
                        </w:r>
                      </w:p>
                    </w:txbxContent>
                  </v:textbox>
                </v:rect>
                <v:rect id="Rectangle 5365" o:spid="_x0000_s1426" style="position:absolute;left:36932;top:8977;width:191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HxQAAAN0AAAAPAAAAZHJzL2Rvd25yZXYueG1sRI9Pi8Iw&#10;FMTvwn6H8Ba8aaqi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DcQ/FHxQAAAN0AAAAP&#10;AAAAAAAAAAAAAAAAAAcCAABkcnMvZG93bnJldi54bWxQSwUGAAAAAAMAAwC3AAAA+QIAAAAA&#10;" filled="f" stroked="f">
                  <v:textbox inset="0,0,0,0">
                    <w:txbxContent>
                      <w:p w14:paraId="4CCC2B2D" w14:textId="77777777" w:rsidR="00357641" w:rsidRDefault="00000000">
                        <w:pPr>
                          <w:spacing w:after="160" w:line="259" w:lineRule="auto"/>
                          <w:ind w:left="0" w:right="0" w:firstLine="0"/>
                          <w:jc w:val="left"/>
                        </w:pPr>
                        <w:r>
                          <w:rPr>
                            <w:rFonts w:ascii="Cambria" w:eastAsia="Cambria" w:hAnsi="Cambria" w:cs="Cambria"/>
                            <w:sz w:val="23"/>
                          </w:rPr>
                          <w:t>30</w:t>
                        </w:r>
                      </w:p>
                    </w:txbxContent>
                  </v:textbox>
                </v:rect>
                <v:rect id="Rectangle 5366" o:spid="_x0000_s1427" style="position:absolute;left:36932;top:3702;width:191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8w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CyRbzDHAAAA3QAA&#10;AA8AAAAAAAAAAAAAAAAABwIAAGRycy9kb3ducmV2LnhtbFBLBQYAAAAAAwADALcAAAD7AgAAAAA=&#10;" filled="f" stroked="f">
                  <v:textbox inset="0,0,0,0">
                    <w:txbxContent>
                      <w:p w14:paraId="77D77235" w14:textId="77777777" w:rsidR="00357641" w:rsidRDefault="00000000">
                        <w:pPr>
                          <w:spacing w:after="160" w:line="259" w:lineRule="auto"/>
                          <w:ind w:left="0" w:right="0" w:firstLine="0"/>
                          <w:jc w:val="left"/>
                        </w:pPr>
                        <w:r>
                          <w:rPr>
                            <w:rFonts w:ascii="Cambria" w:eastAsia="Cambria" w:hAnsi="Cambria" w:cs="Cambria"/>
                            <w:sz w:val="23"/>
                          </w:rPr>
                          <w:t>40</w:t>
                        </w:r>
                      </w:p>
                    </w:txbxContent>
                  </v:textbox>
                </v:rect>
                <v:shape id="Shape 85604" o:spid="_x0000_s1428" style="position:absolute;left:40576;top:12165;width:7362;height:13171;visibility:visible;mso-wrap-style:square;v-text-anchor:top" coordsize="736213,131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" path="m,l736213,r,1317120l,1317120,,e" fillcolor="#6c757d" strokecolor="#565e64" strokeweight=".15972mm">
                  <v:stroke miterlimit="83231f" joinstyle="miter"/>
                  <v:path arrowok="t" textboxrect="0,0,736213,1317120"/>
                </v:shape>
                <v:shape id="Shape 85605" o:spid="_x0000_s1429" style="position:absolute;left:54024;top:8288;width:7362;height:17048;visibility:visible;mso-wrap-style:square;v-text-anchor:top" coordsize="736213,170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" path="m,l736213,r,1704774l,1704774,,e" fillcolor="#0d6efd" strokecolor="#0a58ca" strokeweight=".15972mm">
                  <v:stroke miterlimit="83231f" joinstyle="miter"/>
                  <v:path arrowok="t" textboxrect="0,0,736213,1704774"/>
                </v:shape>
                <v:shape id="Shape 5369" o:spid="_x0000_s1430" style="position:absolute;left:40576;top:12165;width:20810;height:0;visibility:visible;mso-wrap-style:square;v-text-anchor:top" coordsize="2081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" path="m,l2081028,e" filled="f" strokecolor="#7f7f7f" strokeweight=".31944mm">
                  <v:stroke miterlimit="83231f" joinstyle="miter"/>
                  <v:path arrowok="t" textboxrect="0,0,2081028,0"/>
                </v:shape>
                <v:shape id="Shape 5370" o:spid="_x0000_s1431" style="position:absolute;left:47480;top:8288;width:6544;height:0;visibility:visible;mso-wrap-style:square;v-text-anchor:top" coordsize="654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" path="m,l654414,e" filled="f" strokecolor="#7f7f7f" strokeweight=".31944mm">
                  <v:stroke miterlimit="83231f" joinstyle="miter"/>
                  <v:path arrowok="t" textboxrect="0,0,654414,0"/>
                </v:shape>
                <v:shape id="Shape 5371" o:spid="_x0000_s1432" style="position:absolute;left:51979;top:9116;width:0;height:2221;visibility:visible;mso-wrap-style:square;v-text-anchor:top" coordsize="0,222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" path="m,222055l,e" filled="f" strokecolor="#198754" strokeweight=".47917mm">
                  <v:stroke miterlimit="83231f" joinstyle="miter"/>
                  <v:path arrowok="t" textboxrect="0,0,0,222055"/>
                </v:shape>
                <v:shape id="Shape 5372" o:spid="_x0000_s1433" style="position:absolute;left:51634;top:11245;width:690;height:920;visibility:visible;mso-wrap-style:square;v-text-anchor:top" coordsize="69000,9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" path="m,l69000,c52899,27599,39100,67465,34500,91999,29900,67465,16100,27599,,xe" fillcolor="#198754" stroked="f" strokeweight="0">
                  <v:stroke miterlimit="83231f" joinstyle="miter"/>
                  <v:path arrowok="t" textboxrect="0,0,69000,91999"/>
                </v:shape>
                <v:shape id="Shape 5373" o:spid="_x0000_s1434" style="position:absolute;left:51634;top:8288;width:690;height:920;visibility:visible;mso-wrap-style:square;v-text-anchor:top" coordsize="69000,9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" path="m34500,v4600,24534,18399,64400,34500,91999l,91999c16100,64400,29900,24534,34500,xe" fillcolor="#198754" stroked="f" strokeweight="0">
                  <v:stroke miterlimit="83231f" joinstyle="miter"/>
                  <v:path arrowok="t" textboxrect="0,0,69000,91999"/>
                </v:shape>
                <v:rect id="Rectangle 5374" o:spid="_x0000_s1435" style="position:absolute;left:46542;top:9708;width:3397;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sIB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PIC/N+EJyPkDAAD//wMAUEsBAi0AFAAGAAgAAAAhANvh9svuAAAAhQEAABMAAAAAAAAA&#10;AAAAAAAAAAAAAFtDb250ZW50X1R5cGVzXS54bWxQSwECLQAUAAYACAAAACEAWvQsW78AAAAVAQAA&#10;CwAAAAAAAAAAAAAAAAAfAQAAX3JlbHMvLnJlbHNQSwECLQAUAAYACAAAACEANtbCAcYAAADdAAAA&#10;DwAAAAAAAAAAAAAAAAAHAgAAZHJzL2Rvd25yZXYueG1sUEsFBgAAAAADAAMAtwAAAPoCAAAAAA==&#10;" filled="f" stroked="f">
                  <v:textbox inset="0,0,0,0">
                    <w:txbxContent>
                      <w:p w14:paraId="436DA244" w14:textId="77777777" w:rsidR="00357641" w:rsidRDefault="00000000">
                        <w:pPr>
                          <w:spacing w:after="160" w:line="259" w:lineRule="auto"/>
                          <w:ind w:left="0" w:right="0" w:firstLine="0"/>
                          <w:jc w:val="left"/>
                        </w:pPr>
                        <w:r>
                          <w:rPr>
                            <w:rFonts w:ascii="Cambria" w:eastAsia="Cambria" w:hAnsi="Cambria" w:cs="Cambria"/>
                            <w:color w:val="0D6EFD"/>
                            <w:sz w:val="23"/>
                          </w:rPr>
                          <w:t>+29</w:t>
                        </w:r>
                      </w:p>
                    </w:txbxContent>
                  </v:textbox>
                </v:rect>
                <v:rect id="Rectangle 5375" o:spid="_x0000_s1436" style="position:absolute;left:49097;top:9708;width:53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eaxgAAAN0AAAAPAAAAZHJzL2Rvd25yZXYueG1sRI9Ba8JA&#10;FITvgv9heYI33VjR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WZpnmsYAAADdAAAA&#10;DwAAAAAAAAAAAAAAAAAHAgAAZHJzL2Rvd25yZXYueG1sUEsFBgAAAAADAAMAtwAAAPoCAAAAAA==&#10;" filled="f" stroked="f">
                  <v:textbox inset="0,0,0,0">
                    <w:txbxContent>
                      <w:p w14:paraId="1FC9C1BA" w14:textId="77777777" w:rsidR="00357641" w:rsidRDefault="00000000">
                        <w:pPr>
                          <w:spacing w:after="160" w:line="259" w:lineRule="auto"/>
                          <w:ind w:left="0" w:right="0" w:firstLine="0"/>
                          <w:jc w:val="left"/>
                        </w:pPr>
                        <w:r>
                          <w:rPr>
                            <w:rFonts w:ascii="Cambria" w:eastAsia="Cambria" w:hAnsi="Cambria" w:cs="Cambria"/>
                            <w:i/>
                            <w:color w:val="0D6EFD"/>
                            <w:sz w:val="23"/>
                          </w:rPr>
                          <w:t>.</w:t>
                        </w:r>
                      </w:p>
                    </w:txbxContent>
                  </v:textbox>
                </v:rect>
                <v:rect id="Rectangle 65912" o:spid="_x0000_s1437" style="position:absolute;left:49497;top:9708;width:95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" filled="f" stroked="f">
                  <v:textbox inset="0,0,0,0">
                    <w:txbxContent>
                      <w:p w14:paraId="6A7480A3" w14:textId="77777777" w:rsidR="00357641" w:rsidRDefault="00000000">
                        <w:pPr>
                          <w:spacing w:after="160" w:line="259" w:lineRule="auto"/>
                          <w:ind w:left="0" w:right="0" w:firstLine="0"/>
                          <w:jc w:val="left"/>
                        </w:pPr>
                        <w:r>
                          <w:rPr>
                            <w:rFonts w:ascii="Cambria" w:eastAsia="Cambria" w:hAnsi="Cambria" w:cs="Cambria"/>
                            <w:color w:val="0D6EFD"/>
                            <w:sz w:val="23"/>
                          </w:rPr>
                          <w:t>4</w:t>
                        </w:r>
                      </w:p>
                    </w:txbxContent>
                  </v:textbox>
                </v:rect>
                <v:rect id="Rectangle 65913" o:spid="_x0000_s1438" style="position:absolute;left:50215;top:9708;width:1593;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" filled="f" stroked="f">
                  <v:textbox inset="0,0,0,0">
                    <w:txbxContent>
                      <w:p w14:paraId="19BD0302" w14:textId="77777777" w:rsidR="00357641" w:rsidRDefault="00000000">
                        <w:pPr>
                          <w:spacing w:after="160" w:line="259" w:lineRule="auto"/>
                          <w:ind w:left="0" w:right="0" w:firstLine="0"/>
                          <w:jc w:val="left"/>
                        </w:pPr>
                        <w:r>
                          <w:rPr>
                            <w:rFonts w:ascii="Cambria" w:eastAsia="Cambria" w:hAnsi="Cambria" w:cs="Cambria"/>
                            <w:color w:val="0D6EFD"/>
                            <w:sz w:val="23"/>
                          </w:rPr>
                          <w:t>%</w:t>
                        </w:r>
                      </w:p>
                    </w:txbxContent>
                  </v:textbox>
                </v:rect>
                <v:rect id="Rectangle 5377" o:spid="_x0000_s1439" style="position:absolute;left:42619;top:10659;width:1912;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Fx2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MYEXHbHAAAA3QAA&#10;AA8AAAAAAAAAAAAAAAAABwIAAGRycy9kb3ducmV2LnhtbFBLBQYAAAAAAwADALcAAAD7AgAAAAA=&#10;" filled="f" stroked="f">
                  <v:textbox inset="0,0,0,0">
                    <w:txbxContent>
                      <w:p w14:paraId="5CCA7C46" w14:textId="77777777" w:rsidR="00357641" w:rsidRDefault="00000000">
                        <w:pPr>
                          <w:spacing w:after="160" w:line="259" w:lineRule="auto"/>
                          <w:ind w:left="0" w:right="0" w:firstLine="0"/>
                          <w:jc w:val="left"/>
                        </w:pPr>
                        <w:r>
                          <w:rPr>
                            <w:rFonts w:ascii="Cambria" w:eastAsia="Cambria" w:hAnsi="Cambria" w:cs="Cambria"/>
                            <w:sz w:val="23"/>
                          </w:rPr>
                          <w:t>24</w:t>
                        </w:r>
                      </w:p>
                    </w:txbxContent>
                  </v:textbox>
                </v:rect>
                <v:rect id="Rectangle 5378" o:spid="_x0000_s1440" style="position:absolute;left:44057;top:10659;width:52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" filled="f" stroked="f">
                  <v:textbox inset="0,0,0,0">
                    <w:txbxContent>
                      <w:p w14:paraId="47DD8167" w14:textId="77777777" w:rsidR="00357641" w:rsidRDefault="00000000">
                        <w:pPr>
                          <w:spacing w:after="160" w:line="259" w:lineRule="auto"/>
                          <w:ind w:left="0" w:right="0" w:firstLine="0"/>
                          <w:jc w:val="left"/>
                        </w:pPr>
                        <w:r>
                          <w:rPr>
                            <w:rFonts w:ascii="Cambria" w:eastAsia="Cambria" w:hAnsi="Cambria" w:cs="Cambria"/>
                            <w:i/>
                            <w:sz w:val="23"/>
                          </w:rPr>
                          <w:t>.</w:t>
                        </w:r>
                      </w:p>
                    </w:txbxContent>
                  </v:textbox>
                </v:rect>
                <v:rect id="Rectangle 5379" o:spid="_x0000_s1441" style="position:absolute;left:44456;top:10659;width:1912;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22fxwAAAN0AAAAPAAAAZHJzL2Rvd25yZXYueG1sRI9Pa8JA&#10;FMTvBb/D8gRvdaPS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NjXbZ/HAAAA3QAA&#10;AA8AAAAAAAAAAAAAAAAABwIAAGRycy9kb3ducmV2LnhtbFBLBQYAAAAAAwADALcAAAD7AgAAAAA=&#10;" filled="f" stroked="f">
                  <v:textbox inset="0,0,0,0">
                    <w:txbxContent>
                      <w:p w14:paraId="5B82C1D6" w14:textId="77777777" w:rsidR="00357641" w:rsidRDefault="00000000">
                        <w:pPr>
                          <w:spacing w:after="160" w:line="259" w:lineRule="auto"/>
                          <w:ind w:left="0" w:right="0" w:firstLine="0"/>
                          <w:jc w:val="left"/>
                        </w:pPr>
                        <w:r>
                          <w:rPr>
                            <w:rFonts w:ascii="Cambria" w:eastAsia="Cambria" w:hAnsi="Cambria" w:cs="Cambria"/>
                            <w:sz w:val="23"/>
                          </w:rPr>
                          <w:t>97</w:t>
                        </w:r>
                      </w:p>
                    </w:txbxContent>
                  </v:textbox>
                </v:rect>
                <v:rect id="Rectangle 5380" o:spid="_x0000_s1442" style="position:absolute;left:56068;top:6783;width:1912;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QlwwAAAN0AAAAPAAAAZHJzL2Rvd25yZXYueG1sRE/LisIw&#10;FN0P+A/hCu7GVMW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fDi0JcMAAADdAAAADwAA&#10;AAAAAAAAAAAAAAAHAgAAZHJzL2Rvd25yZXYueG1sUEsFBgAAAAADAAMAtwAAAPcCAAAAAA==&#10;" filled="f" stroked="f">
                  <v:textbox inset="0,0,0,0">
                    <w:txbxContent>
                      <w:p w14:paraId="0945EDBB" w14:textId="77777777" w:rsidR="00357641" w:rsidRDefault="00000000">
                        <w:pPr>
                          <w:spacing w:after="160" w:line="259" w:lineRule="auto"/>
                          <w:ind w:left="0" w:right="0" w:firstLine="0"/>
                          <w:jc w:val="left"/>
                        </w:pPr>
                        <w:r>
                          <w:rPr>
                            <w:rFonts w:ascii="Cambria" w:eastAsia="Cambria" w:hAnsi="Cambria" w:cs="Cambria"/>
                            <w:sz w:val="23"/>
                          </w:rPr>
                          <w:t>32</w:t>
                        </w:r>
                      </w:p>
                    </w:txbxContent>
                  </v:textbox>
                </v:rect>
                <v:rect id="Rectangle 5381" o:spid="_x0000_s1443" style="position:absolute;left:57505;top:6783;width:53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G+xgAAAN0AAAAPAAAAZHJzL2Rvd25yZXYueG1sRI9Pa8JA&#10;FMTvQr/D8gredGOl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E3QRvsYAAADdAAAA&#10;DwAAAAAAAAAAAAAAAAAHAgAAZHJzL2Rvd25yZXYueG1sUEsFBgAAAAADAAMAtwAAAPoCAAAAAA==&#10;" filled="f" stroked="f">
                  <v:textbox inset="0,0,0,0">
                    <w:txbxContent>
                      <w:p w14:paraId="413D80CC" w14:textId="77777777" w:rsidR="00357641" w:rsidRDefault="00000000">
                        <w:pPr>
                          <w:spacing w:after="160" w:line="259" w:lineRule="auto"/>
                          <w:ind w:left="0" w:right="0" w:firstLine="0"/>
                          <w:jc w:val="left"/>
                        </w:pPr>
                        <w:r>
                          <w:rPr>
                            <w:rFonts w:ascii="Cambria" w:eastAsia="Cambria" w:hAnsi="Cambria" w:cs="Cambria"/>
                            <w:i/>
                            <w:sz w:val="23"/>
                          </w:rPr>
                          <w:t>.</w:t>
                        </w:r>
                      </w:p>
                    </w:txbxContent>
                  </v:textbox>
                </v:rect>
                <v:rect id="Rectangle 5382" o:spid="_x0000_s1444" style="position:absolute;left:57904;top:6783;width:1912;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46aPycYAAADdAAAA&#10;DwAAAAAAAAAAAAAAAAAHAgAAZHJzL2Rvd25yZXYueG1sUEsFBgAAAAADAAMAtwAAAPoCAAAAAA==&#10;" filled="f" stroked="f">
                  <v:textbox inset="0,0,0,0">
                    <w:txbxContent>
                      <w:p w14:paraId="0BDF23BF" w14:textId="77777777" w:rsidR="00357641" w:rsidRDefault="00000000">
                        <w:pPr>
                          <w:spacing w:after="160" w:line="259" w:lineRule="auto"/>
                          <w:ind w:left="0" w:right="0" w:firstLine="0"/>
                          <w:jc w:val="left"/>
                        </w:pPr>
                        <w:r>
                          <w:rPr>
                            <w:rFonts w:ascii="Cambria" w:eastAsia="Cambria" w:hAnsi="Cambria" w:cs="Cambria"/>
                            <w:sz w:val="23"/>
                          </w:rPr>
                          <w:t>32</w:t>
                        </w:r>
                      </w:p>
                    </w:txbxContent>
                  </v:textbox>
                </v:rect>
                <v:rect id="Rectangle 5383" o:spid="_x0000_s1445" style="position:absolute;left:24605;top:10626;width:21556;height:191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" filled="f" stroked="f">
                  <v:textbox inset="0,0,0,0">
                    <w:txbxContent>
                      <w:p w14:paraId="491B214D" w14:textId="77777777" w:rsidR="00357641" w:rsidRDefault="00000000">
                        <w:pPr>
                          <w:spacing w:after="160" w:line="259" w:lineRule="auto"/>
                          <w:ind w:left="0" w:right="0" w:firstLine="0"/>
                          <w:jc w:val="left"/>
                        </w:pPr>
                        <w:r>
                          <w:rPr>
                            <w:sz w:val="23"/>
                          </w:rPr>
                          <w:t>FramesperSecond(FPS)</w:t>
                        </w:r>
                      </w:p>
                    </w:txbxContent>
                  </v:textbox>
                </v:rect>
                <v:rect id="Rectangle 65910" o:spid="_x0000_s1446" style="position:absolute;left:45244;width:85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" filled="f" stroked="f">
                  <v:textbox inset="0,0,0,0">
                    <w:txbxContent>
                      <w:p w14:paraId="1C6FB3BD" w14:textId="77777777" w:rsidR="00357641" w:rsidRDefault="00000000">
                        <w:pPr>
                          <w:spacing w:after="160" w:line="259" w:lineRule="auto"/>
                          <w:ind w:left="0" w:right="0" w:firstLine="0"/>
                          <w:jc w:val="left"/>
                        </w:pPr>
                        <w:r>
                          <w:rPr>
                            <w:b/>
                            <w:w w:val="134"/>
                            <w:sz w:val="23"/>
                          </w:rPr>
                          <w:t>(</w:t>
                        </w:r>
                      </w:p>
                    </w:txbxContent>
                  </v:textbox>
                </v:rect>
                <v:rect id="Rectangle 65911" o:spid="_x0000_s1447" style="position:absolute;left:45886;width:1440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" filled="f" stroked="f">
                  <v:textbox inset="0,0,0,0">
                    <w:txbxContent>
                      <w:p w14:paraId="6BA01C61" w14:textId="77777777" w:rsidR="00357641" w:rsidRDefault="00000000">
                        <w:pPr>
                          <w:spacing w:after="160" w:line="259" w:lineRule="auto"/>
                          <w:ind w:left="0" w:right="0" w:firstLine="0"/>
                          <w:jc w:val="left"/>
                        </w:pPr>
                        <w:r>
                          <w:rPr>
                            <w:b/>
                            <w:w w:val="128"/>
                            <w:sz w:val="23"/>
                          </w:rPr>
                          <w:t>b)</w:t>
                        </w:r>
                        <w:r>
                          <w:rPr>
                            <w:b/>
                            <w:spacing w:val="30"/>
                            <w:w w:val="128"/>
                            <w:sz w:val="23"/>
                          </w:rPr>
                          <w:t xml:space="preserve"> </w:t>
                        </w:r>
                        <w:r>
                          <w:rPr>
                            <w:b/>
                            <w:w w:val="128"/>
                            <w:sz w:val="23"/>
                          </w:rPr>
                          <w:t>Throughput</w:t>
                        </w:r>
                      </w:p>
                    </w:txbxContent>
                  </v:textbox>
                </v:rect>
                <w10:anchorlock/>
              </v:group>
            </w:pict>
          </mc:Fallback>
        </mc:AlternateContent>
      </w:r>
    </w:p>
    <w:p w14:paraId="39E06039" w14:textId="7C7B9EDE" w:rsidR="00357641" w:rsidRDefault="00000000">
      <w:pPr>
        <w:spacing w:after="419"/>
        <w:ind w:left="47" w:right="20"/>
      </w:pPr>
      <w:r>
        <w:t xml:space="preserve">Figure 4: Computational efficiency of the proposed skip-module: </w:t>
      </w:r>
      <w:r>
        <w:rPr>
          <w:sz w:val="18"/>
        </w:rPr>
        <w:t>(</w:t>
      </w:r>
      <w:r>
        <w:t>a</w:t>
      </w:r>
      <w:r>
        <w:rPr>
          <w:sz w:val="18"/>
        </w:rPr>
        <w:t xml:space="preserve">) </w:t>
      </w:r>
      <w:r>
        <w:t xml:space="preserve">average processing time of the </w:t>
      </w:r>
      <w:del w:id="1309" w:author="cs park" w:date="2026-05-26T17:40:00Z" w16du:dateUtc="2026-05-26T08:40:00Z">
        <w:r w:rsidDel="005A6932">
          <w:delText xml:space="preserve">skip-module </w:delText>
        </w:r>
      </w:del>
      <w:ins w:id="1310" w:author="cs park" w:date="2026-05-26T17:40:00Z" w16du:dateUtc="2026-05-26T08:40:00Z">
        <w:r w:rsidR="005A6932">
          <w:t xml:space="preserve">skip module </w:t>
        </w:r>
      </w:ins>
      <w:r>
        <w:rPr>
          <w:sz w:val="18"/>
        </w:rPr>
        <w:t>(</w:t>
      </w:r>
      <w:r>
        <w:t>1.79 ms</w:t>
      </w:r>
      <w:r>
        <w:rPr>
          <w:sz w:val="18"/>
        </w:rPr>
        <w:t xml:space="preserve">) </w:t>
      </w:r>
      <w:r>
        <w:t xml:space="preserve">compared to the BIG model inference time </w:t>
      </w:r>
      <w:r>
        <w:rPr>
          <w:sz w:val="18"/>
        </w:rPr>
        <w:t>(</w:t>
      </w:r>
      <w:r>
        <w:t>39.88 ms</w:t>
      </w:r>
      <w:r>
        <w:rPr>
          <w:sz w:val="18"/>
        </w:rPr>
        <w:t xml:space="preserve">), </w:t>
      </w:r>
      <w:r>
        <w:t xml:space="preserve">representing a ×22 reduction; </w:t>
      </w:r>
      <w:r>
        <w:rPr>
          <w:sz w:val="18"/>
        </w:rPr>
        <w:t>(</w:t>
      </w:r>
      <w:r>
        <w:t>b</w:t>
      </w:r>
      <w:r>
        <w:rPr>
          <w:sz w:val="18"/>
        </w:rPr>
        <w:t xml:space="preserve">) </w:t>
      </w:r>
      <w:r>
        <w:t>system throughput with and without the skip-module, yielding a 29.4% improvement in FPS.</w:t>
      </w:r>
    </w:p>
    <w:p w14:paraId="6FD830B0" w14:textId="77777777" w:rsidR="00357641" w:rsidRDefault="00000000">
      <w:pPr>
        <w:spacing w:after="270"/>
        <w:ind w:left="47" w:right="20"/>
      </w:pPr>
      <w:r>
        <w:lastRenderedPageBreak/>
        <w:t>negative frames, contributing only 1.79 ms of overhead. In the worst case, where the skip module fails to bypass a frame and the BIG model inference is subsequently invoked, the additional latency introduced by the skip module is 1.79 ms — a mere 4.5% increase relative to the BIG model inference time. Overall, integrating the skip module improves system throughput by approximately 30% on D</w:t>
      </w:r>
      <w:r>
        <w:rPr>
          <w:vertAlign w:val="subscript"/>
        </w:rPr>
        <w:t>test</w:t>
      </w:r>
      <w:r>
        <w:t>, demonstrating its effectiveness for real-time fire and smoke detection in indoor surveillance scenarios.</w:t>
      </w:r>
    </w:p>
    <w:p w14:paraId="53D0C2CD" w14:textId="77777777" w:rsidR="00357641" w:rsidRDefault="00000000">
      <w:pPr>
        <w:spacing w:after="0"/>
        <w:ind w:left="47" w:right="20"/>
      </w:pPr>
      <w:r>
        <w:rPr>
          <w:b/>
        </w:rPr>
        <w:t xml:space="preserve">4.4.4.2 Qualitative Analysis </w:t>
      </w:r>
      <w:r>
        <w:t>To understand how the skip module operates in coordination with the Big Model, we visualize the inference results of the AccMotionDet skip module on the test set D</w:t>
      </w:r>
      <w:r>
        <w:rPr>
          <w:vertAlign w:val="subscript"/>
        </w:rPr>
        <w:t xml:space="preserve">test </w:t>
      </w:r>
      <w:r>
        <w:t xml:space="preserve">in RGB images together with the corresponding foreground motion masks generated by the skip module. The qualitative examples are organized into two major categories: success cases and failure cases. </w:t>
      </w:r>
      <w:r>
        <w:rPr>
          <w:b/>
        </w:rPr>
        <w:t>Success Cases</w:t>
      </w:r>
    </w:p>
    <w:tbl>
      <w:tblPr>
        <w:tblStyle w:val="TableGrid"/>
        <w:tblW w:w="10732" w:type="dxa"/>
        <w:tblInd w:w="60" w:type="dxa"/>
        <w:tblLook w:val="04A0" w:firstRow="1" w:lastRow="0" w:firstColumn="1" w:lastColumn="0" w:noHBand="0" w:noVBand="1"/>
      </w:tblPr>
      <w:tblGrid>
        <w:gridCol w:w="3122"/>
        <w:gridCol w:w="2555"/>
        <w:gridCol w:w="2555"/>
        <w:gridCol w:w="2519"/>
      </w:tblGrid>
      <w:tr w:rsidR="00357641" w14:paraId="270A93DB" w14:textId="77777777">
        <w:trPr>
          <w:trHeight w:val="1924"/>
        </w:trPr>
        <w:tc>
          <w:tcPr>
            <w:tcW w:w="3117" w:type="dxa"/>
            <w:tcBorders>
              <w:top w:val="nil"/>
              <w:left w:val="nil"/>
              <w:bottom w:val="nil"/>
              <w:right w:val="single" w:sz="3" w:space="0" w:color="000000"/>
            </w:tcBorders>
            <w:shd w:val="clear" w:color="auto" w:fill="E5ECF6"/>
          </w:tcPr>
          <w:p w14:paraId="0ACE1DD9" w14:textId="77777777" w:rsidR="00357641" w:rsidRDefault="00000000">
            <w:pPr>
              <w:spacing w:after="0" w:line="259" w:lineRule="auto"/>
              <w:ind w:left="55" w:right="30" w:firstLine="0"/>
              <w:jc w:val="left"/>
            </w:pPr>
            <w:r>
              <w:rPr>
                <w:noProof/>
              </w:rPr>
              <w:drawing>
                <wp:anchor distT="0" distB="0" distL="114300" distR="114300" simplePos="0" relativeHeight="251659264" behindDoc="0" locked="0" layoutInCell="1" allowOverlap="0" wp14:anchorId="7BB81438" wp14:editId="5FEC9FB4">
                  <wp:simplePos x="0" y="0"/>
                  <wp:positionH relativeFrom="column">
                    <wp:posOffset>359221</wp:posOffset>
                  </wp:positionH>
                  <wp:positionV relativeFrom="paragraph">
                    <wp:posOffset>-34933</wp:posOffset>
                  </wp:positionV>
                  <wp:extent cx="1601237" cy="1209497"/>
                  <wp:effectExtent l="0" t="0" r="0" b="0"/>
                  <wp:wrapSquare wrapText="bothSides"/>
                  <wp:docPr id="5427" name="Picture 5427"/>
                  <wp:cNvGraphicFramePr/>
                  <a:graphic xmlns:a="http://schemas.openxmlformats.org/drawingml/2006/main">
                    <a:graphicData uri="http://schemas.openxmlformats.org/drawingml/2006/picture">
                      <pic:pic xmlns:pic="http://schemas.openxmlformats.org/drawingml/2006/picture">
                        <pic:nvPicPr>
                          <pic:cNvPr id="5427" name="Picture 5427"/>
                          <pic:cNvPicPr/>
                        </pic:nvPicPr>
                        <pic:blipFill>
                          <a:blip r:embed="rId19"/>
                          <a:stretch>
                            <a:fillRect/>
                          </a:stretch>
                        </pic:blipFill>
                        <pic:spPr>
                          <a:xfrm>
                            <a:off x="0" y="0"/>
                            <a:ext cx="1601237" cy="1209497"/>
                          </a:xfrm>
                          <a:prstGeom prst="rect">
                            <a:avLst/>
                          </a:prstGeom>
                        </pic:spPr>
                      </pic:pic>
                    </a:graphicData>
                  </a:graphic>
                </wp:anchor>
              </w:drawing>
            </w:r>
            <w:r>
              <w:rPr>
                <w:rFonts w:ascii="CMU Serif" w:eastAsia="CMU Serif" w:hAnsi="CMU Serif" w:cs="CMU Serif"/>
                <w:b/>
                <w:color w:val="A80319"/>
                <w:sz w:val="12"/>
              </w:rPr>
              <w:t>Frame</w:t>
            </w:r>
          </w:p>
          <w:p w14:paraId="205BCC79" w14:textId="77777777" w:rsidR="00357641" w:rsidRDefault="00000000">
            <w:pPr>
              <w:spacing w:after="577" w:line="259" w:lineRule="auto"/>
              <w:ind w:left="88" w:right="30" w:firstLine="0"/>
              <w:jc w:val="left"/>
            </w:pPr>
            <w:r>
              <w:rPr>
                <w:rFonts w:ascii="CMU Serif" w:eastAsia="CMU Serif" w:hAnsi="CMU Serif" w:cs="CMU Serif"/>
                <w:b/>
                <w:color w:val="A80319"/>
                <w:sz w:val="12"/>
              </w:rPr>
              <w:t>Type</w:t>
            </w:r>
          </w:p>
          <w:p w14:paraId="7CC01219" w14:textId="77777777" w:rsidR="00357641" w:rsidRDefault="00000000">
            <w:pPr>
              <w:spacing w:after="0" w:line="259" w:lineRule="auto"/>
              <w:ind w:left="121" w:right="30" w:firstLine="0"/>
              <w:jc w:val="left"/>
            </w:pPr>
            <w:r>
              <w:rPr>
                <w:rFonts w:ascii="CMU Serif" w:eastAsia="CMU Serif" w:hAnsi="CMU Serif" w:cs="CMU Serif"/>
                <w:b/>
                <w:color w:val="A80319"/>
                <w:sz w:val="12"/>
              </w:rPr>
              <w:t>RGB</w:t>
            </w:r>
          </w:p>
        </w:tc>
        <w:tc>
          <w:tcPr>
            <w:tcW w:w="2551" w:type="dxa"/>
            <w:tcBorders>
              <w:top w:val="nil"/>
              <w:left w:val="single" w:sz="3" w:space="0" w:color="000000"/>
              <w:bottom w:val="single" w:sz="3" w:space="0" w:color="000000"/>
              <w:right w:val="single" w:sz="3" w:space="0" w:color="000000"/>
            </w:tcBorders>
            <w:shd w:val="clear" w:color="auto" w:fill="E5ECF6"/>
          </w:tcPr>
          <w:p w14:paraId="6F83489B" w14:textId="77777777" w:rsidR="00357641" w:rsidRDefault="00000000">
            <w:pPr>
              <w:spacing w:after="0" w:line="259" w:lineRule="auto"/>
              <w:ind w:left="0" w:right="0" w:firstLine="0"/>
              <w:jc w:val="left"/>
            </w:pPr>
            <w:r>
              <w:rPr>
                <w:noProof/>
              </w:rPr>
              <w:drawing>
                <wp:inline distT="0" distB="0" distL="0" distR="0" wp14:anchorId="13B7A3DF" wp14:editId="07164F92">
                  <wp:extent cx="1601237" cy="1209497"/>
                  <wp:effectExtent l="0" t="0" r="0" b="0"/>
                  <wp:docPr id="5429" name="Picture 5429"/>
                  <wp:cNvGraphicFramePr/>
                  <a:graphic xmlns:a="http://schemas.openxmlformats.org/drawingml/2006/main">
                    <a:graphicData uri="http://schemas.openxmlformats.org/drawingml/2006/picture">
                      <pic:pic xmlns:pic="http://schemas.openxmlformats.org/drawingml/2006/picture">
                        <pic:nvPicPr>
                          <pic:cNvPr id="5429" name="Picture 5429"/>
                          <pic:cNvPicPr/>
                        </pic:nvPicPr>
                        <pic:blipFill>
                          <a:blip r:embed="rId20"/>
                          <a:stretch>
                            <a:fillRect/>
                          </a:stretch>
                        </pic:blipFill>
                        <pic:spPr>
                          <a:xfrm>
                            <a:off x="0" y="0"/>
                            <a:ext cx="1601237" cy="1209497"/>
                          </a:xfrm>
                          <a:prstGeom prst="rect">
                            <a:avLst/>
                          </a:prstGeom>
                        </pic:spPr>
                      </pic:pic>
                    </a:graphicData>
                  </a:graphic>
                </wp:inline>
              </w:drawing>
            </w:r>
          </w:p>
        </w:tc>
        <w:tc>
          <w:tcPr>
            <w:tcW w:w="2551" w:type="dxa"/>
            <w:tcBorders>
              <w:top w:val="nil"/>
              <w:left w:val="single" w:sz="3" w:space="0" w:color="000000"/>
              <w:bottom w:val="single" w:sz="3" w:space="0" w:color="000000"/>
              <w:right w:val="single" w:sz="3" w:space="0" w:color="000000"/>
            </w:tcBorders>
            <w:shd w:val="clear" w:color="auto" w:fill="E5ECF6"/>
          </w:tcPr>
          <w:p w14:paraId="1A856882" w14:textId="77777777" w:rsidR="00357641" w:rsidRDefault="00000000">
            <w:pPr>
              <w:spacing w:after="0" w:line="259" w:lineRule="auto"/>
              <w:ind w:left="0" w:right="0" w:firstLine="0"/>
              <w:jc w:val="left"/>
            </w:pPr>
            <w:r>
              <w:rPr>
                <w:noProof/>
              </w:rPr>
              <w:drawing>
                <wp:inline distT="0" distB="0" distL="0" distR="0" wp14:anchorId="7DF7584C" wp14:editId="150347A9">
                  <wp:extent cx="1601237" cy="1209497"/>
                  <wp:effectExtent l="0" t="0" r="0" b="0"/>
                  <wp:docPr id="5431" name="Picture 5431"/>
                  <wp:cNvGraphicFramePr/>
                  <a:graphic xmlns:a="http://schemas.openxmlformats.org/drawingml/2006/main">
                    <a:graphicData uri="http://schemas.openxmlformats.org/drawingml/2006/picture">
                      <pic:pic xmlns:pic="http://schemas.openxmlformats.org/drawingml/2006/picture">
                        <pic:nvPicPr>
                          <pic:cNvPr id="5431" name="Picture 5431"/>
                          <pic:cNvPicPr/>
                        </pic:nvPicPr>
                        <pic:blipFill>
                          <a:blip r:embed="rId21"/>
                          <a:stretch>
                            <a:fillRect/>
                          </a:stretch>
                        </pic:blipFill>
                        <pic:spPr>
                          <a:xfrm>
                            <a:off x="0" y="0"/>
                            <a:ext cx="1601237" cy="1209497"/>
                          </a:xfrm>
                          <a:prstGeom prst="rect">
                            <a:avLst/>
                          </a:prstGeom>
                        </pic:spPr>
                      </pic:pic>
                    </a:graphicData>
                  </a:graphic>
                </wp:inline>
              </w:drawing>
            </w:r>
          </w:p>
        </w:tc>
        <w:tc>
          <w:tcPr>
            <w:tcW w:w="2512" w:type="dxa"/>
            <w:tcBorders>
              <w:top w:val="nil"/>
              <w:left w:val="single" w:sz="3" w:space="0" w:color="000000"/>
              <w:bottom w:val="single" w:sz="3" w:space="0" w:color="000000"/>
              <w:right w:val="nil"/>
            </w:tcBorders>
            <w:shd w:val="clear" w:color="auto" w:fill="E5ECF6"/>
          </w:tcPr>
          <w:p w14:paraId="0B0702FE" w14:textId="77777777" w:rsidR="00357641" w:rsidRDefault="00000000">
            <w:pPr>
              <w:spacing w:after="0" w:line="259" w:lineRule="auto"/>
              <w:ind w:left="0" w:right="0" w:firstLine="0"/>
              <w:jc w:val="left"/>
            </w:pPr>
            <w:r>
              <w:rPr>
                <w:noProof/>
              </w:rPr>
              <w:drawing>
                <wp:inline distT="0" distB="0" distL="0" distR="0" wp14:anchorId="39E0CF2C" wp14:editId="0078AE58">
                  <wp:extent cx="1597152" cy="1213104"/>
                  <wp:effectExtent l="0" t="0" r="0" b="0"/>
                  <wp:docPr id="82029" name="Picture 82029"/>
                  <wp:cNvGraphicFramePr/>
                  <a:graphic xmlns:a="http://schemas.openxmlformats.org/drawingml/2006/main">
                    <a:graphicData uri="http://schemas.openxmlformats.org/drawingml/2006/picture">
                      <pic:pic xmlns:pic="http://schemas.openxmlformats.org/drawingml/2006/picture">
                        <pic:nvPicPr>
                          <pic:cNvPr id="82029" name="Picture 82029"/>
                          <pic:cNvPicPr/>
                        </pic:nvPicPr>
                        <pic:blipFill>
                          <a:blip r:embed="rId22"/>
                          <a:stretch>
                            <a:fillRect/>
                          </a:stretch>
                        </pic:blipFill>
                        <pic:spPr>
                          <a:xfrm>
                            <a:off x="0" y="0"/>
                            <a:ext cx="1597152" cy="1213104"/>
                          </a:xfrm>
                          <a:prstGeom prst="rect">
                            <a:avLst/>
                          </a:prstGeom>
                        </pic:spPr>
                      </pic:pic>
                    </a:graphicData>
                  </a:graphic>
                </wp:inline>
              </w:drawing>
            </w:r>
          </w:p>
        </w:tc>
      </w:tr>
      <w:tr w:rsidR="00357641" w14:paraId="7EB0F799" w14:textId="77777777">
        <w:trPr>
          <w:trHeight w:val="2367"/>
        </w:trPr>
        <w:tc>
          <w:tcPr>
            <w:tcW w:w="3117" w:type="dxa"/>
            <w:tcBorders>
              <w:top w:val="nil"/>
              <w:left w:val="nil"/>
              <w:bottom w:val="nil"/>
              <w:right w:val="nil"/>
            </w:tcBorders>
            <w:shd w:val="clear" w:color="auto" w:fill="E5ECF6"/>
            <w:vAlign w:val="bottom"/>
          </w:tcPr>
          <w:p w14:paraId="5BD6FA45" w14:textId="77777777" w:rsidR="00357641" w:rsidRDefault="00000000">
            <w:pPr>
              <w:spacing w:after="12" w:line="259" w:lineRule="auto"/>
              <w:ind w:left="102" w:right="-4" w:firstLine="0"/>
              <w:jc w:val="left"/>
            </w:pPr>
            <w:r>
              <w:rPr>
                <w:rFonts w:ascii="Calibri" w:eastAsia="Calibri" w:hAnsi="Calibri" w:cs="Calibri"/>
                <w:noProof/>
                <w:sz w:val="22"/>
              </w:rPr>
              <mc:AlternateContent>
                <mc:Choice Requires="wpg">
                  <w:drawing>
                    <wp:inline distT="0" distB="0" distL="0" distR="0" wp14:anchorId="30C513E7" wp14:editId="139945A9">
                      <wp:extent cx="1917333" cy="1346959"/>
                      <wp:effectExtent l="0" t="0" r="0" b="0"/>
                      <wp:docPr id="78266" name="Group 78266"/>
                      <wp:cNvGraphicFramePr/>
                      <a:graphic xmlns:a="http://schemas.openxmlformats.org/drawingml/2006/main">
                        <a:graphicData uri="http://schemas.microsoft.com/office/word/2010/wordprocessingGroup">
                          <wpg:wgp>
                            <wpg:cNvGrpSpPr/>
                            <wpg:grpSpPr>
                              <a:xfrm>
                                <a:off x="0" y="0"/>
                                <a:ext cx="1917333" cy="1346959"/>
                                <a:chOff x="0" y="0"/>
                                <a:chExt cx="1917333" cy="1346959"/>
                              </a:xfrm>
                            </wpg:grpSpPr>
                            <pic:pic xmlns:pic="http://schemas.openxmlformats.org/drawingml/2006/picture">
                              <pic:nvPicPr>
                                <pic:cNvPr id="5435" name="Picture 5435"/>
                                <pic:cNvPicPr/>
                              </pic:nvPicPr>
                              <pic:blipFill>
                                <a:blip r:embed="rId23"/>
                                <a:stretch>
                                  <a:fillRect/>
                                </a:stretch>
                              </pic:blipFill>
                              <pic:spPr>
                                <a:xfrm>
                                  <a:off x="294686" y="0"/>
                                  <a:ext cx="1601237" cy="1209497"/>
                                </a:xfrm>
                                <a:prstGeom prst="rect">
                                  <a:avLst/>
                                </a:prstGeom>
                              </pic:spPr>
                            </pic:pic>
                            <wps:wsp>
                              <wps:cNvPr id="85656" name="Shape 85656"/>
                              <wps:cNvSpPr/>
                              <wps:spPr>
                                <a:xfrm>
                                  <a:off x="1912370" y="12055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6" name="Rectangle 6376"/>
                              <wps:cNvSpPr/>
                              <wps:spPr>
                                <a:xfrm>
                                  <a:off x="0" y="460965"/>
                                  <a:ext cx="360804" cy="118802"/>
                                </a:xfrm>
                                <a:prstGeom prst="rect">
                                  <a:avLst/>
                                </a:prstGeom>
                                <a:ln>
                                  <a:noFill/>
                                </a:ln>
                              </wps:spPr>
                              <wps:txbx>
                                <w:txbxContent>
                                  <w:p w14:paraId="2191DBEC" w14:textId="77777777" w:rsidR="00357641" w:rsidRDefault="00000000">
                                    <w:pPr>
                                      <w:spacing w:after="160" w:line="259" w:lineRule="auto"/>
                                      <w:ind w:left="0" w:right="0" w:firstLine="0"/>
                                      <w:jc w:val="left"/>
                                    </w:pPr>
                                    <w:r>
                                      <w:rPr>
                                        <w:rFonts w:ascii="CMU Serif" w:eastAsia="CMU Serif" w:hAnsi="CMU Serif" w:cs="CMU Serif"/>
                                        <w:b/>
                                        <w:color w:val="A80319"/>
                                        <w:sz w:val="12"/>
                                      </w:rPr>
                                      <w:t>Motion</w:t>
                                    </w:r>
                                  </w:p>
                                </w:txbxContent>
                              </wps:txbx>
                              <wps:bodyPr horzOverflow="overflow" vert="horz" lIns="0" tIns="0" rIns="0" bIns="0" rtlCol="0">
                                <a:noAutofit/>
                              </wps:bodyPr>
                            </wps:wsp>
                            <wps:wsp>
                              <wps:cNvPr id="6377" name="Rectangle 6377"/>
                              <wps:cNvSpPr/>
                              <wps:spPr>
                                <a:xfrm>
                                  <a:off x="34828" y="557757"/>
                                  <a:ext cx="268161" cy="118801"/>
                                </a:xfrm>
                                <a:prstGeom prst="rect">
                                  <a:avLst/>
                                </a:prstGeom>
                                <a:ln>
                                  <a:noFill/>
                                </a:ln>
                              </wps:spPr>
                              <wps:txbx>
                                <w:txbxContent>
                                  <w:p w14:paraId="12470F9D" w14:textId="77777777" w:rsidR="00357641" w:rsidRDefault="00000000">
                                    <w:pPr>
                                      <w:spacing w:after="160" w:line="259" w:lineRule="auto"/>
                                      <w:ind w:left="0" w:right="0" w:firstLine="0"/>
                                      <w:jc w:val="left"/>
                                    </w:pPr>
                                    <w:r>
                                      <w:rPr>
                                        <w:rFonts w:ascii="CMU Serif" w:eastAsia="CMU Serif" w:hAnsi="CMU Serif" w:cs="CMU Serif"/>
                                        <w:b/>
                                        <w:color w:val="A80319"/>
                                        <w:sz w:val="12"/>
                                      </w:rPr>
                                      <w:t>Mask</w:t>
                                    </w:r>
                                  </w:p>
                                </w:txbxContent>
                              </wps:txbx>
                              <wps:bodyPr horzOverflow="overflow" vert="horz" lIns="0" tIns="0" rIns="0" bIns="0" rtlCol="0">
                                <a:noAutofit/>
                              </wps:bodyPr>
                            </wps:wsp>
                            <wps:wsp>
                              <wps:cNvPr id="6378" name="Rectangle 6378"/>
                              <wps:cNvSpPr/>
                              <wps:spPr>
                                <a:xfrm>
                                  <a:off x="787489" y="1257634"/>
                                  <a:ext cx="448660" cy="118802"/>
                                </a:xfrm>
                                <a:prstGeom prst="rect">
                                  <a:avLst/>
                                </a:prstGeom>
                                <a:ln>
                                  <a:noFill/>
                                </a:ln>
                              </wps:spPr>
                              <wps:txbx>
                                <w:txbxContent>
                                  <w:p w14:paraId="59364716" w14:textId="77777777" w:rsidR="00357641" w:rsidRDefault="00000000">
                                    <w:pPr>
                                      <w:spacing w:after="160" w:line="259" w:lineRule="auto"/>
                                      <w:ind w:left="0" w:right="0" w:firstLine="0"/>
                                      <w:jc w:val="left"/>
                                    </w:pPr>
                                    <w:r>
                                      <w:rPr>
                                        <w:rFonts w:ascii="CMU Serif" w:eastAsia="CMU Serif" w:hAnsi="CMU Serif" w:cs="CMU Serif"/>
                                        <w:b/>
                                        <w:color w:val="A80319"/>
                                        <w:sz w:val="12"/>
                                      </w:rPr>
                                      <w:t xml:space="preserve">a) SKIP </w:t>
                                    </w:r>
                                  </w:p>
                                </w:txbxContent>
                              </wps:txbx>
                              <wps:bodyPr horzOverflow="overflow" vert="horz" lIns="0" tIns="0" rIns="0" bIns="0" rtlCol="0">
                                <a:noAutofit/>
                              </wps:bodyPr>
                            </wps:wsp>
                          </wpg:wgp>
                        </a:graphicData>
                      </a:graphic>
                    </wp:inline>
                  </w:drawing>
                </mc:Choice>
                <mc:Fallback>
                  <w:pict>
                    <v:group w14:anchorId="30C513E7" id="Group 78266" o:spid="_x0000_s1448" style="width:150.95pt;height:106.05pt;mso-position-horizontal-relative:char;mso-position-vertical-relative:line" coordsize="19173,134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35" o:spid="_x0000_s1449" type="#_x0000_t75" style="position:absolute;left:2946;width:16013;height:12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">
                        <v:imagedata r:id="rId24" o:title=""/>
                      </v:shape>
                      <v:shape id="Shape 85656" o:spid="_x0000_s1450" style="position:absolute;left:19123;top:1205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" path="m,l9144,r,9144l,9144,,e" fillcolor="black" stroked="f" strokeweight="0">
                        <v:stroke miterlimit="83231f" joinstyle="miter"/>
                        <v:path arrowok="t" textboxrect="0,0,9144,9144"/>
                      </v:shape>
                      <v:rect id="Rectangle 6376" o:spid="_x0000_s1451" style="position:absolute;top:4609;width:3608;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2191DBEC" w14:textId="77777777" w:rsidR="00357641" w:rsidRDefault="00000000">
                              <w:pPr>
                                <w:spacing w:after="160" w:line="259" w:lineRule="auto"/>
                                <w:ind w:left="0" w:right="0" w:firstLine="0"/>
                                <w:jc w:val="left"/>
                              </w:pPr>
                              <w:r>
                                <w:rPr>
                                  <w:rFonts w:ascii="CMU Serif" w:eastAsia="CMU Serif" w:hAnsi="CMU Serif" w:cs="CMU Serif"/>
                                  <w:b/>
                                  <w:color w:val="A80319"/>
                                  <w:sz w:val="12"/>
                                </w:rPr>
                                <w:t>Motion</w:t>
                              </w:r>
                            </w:p>
                          </w:txbxContent>
                        </v:textbox>
                      </v:rect>
                      <v:rect id="Rectangle 6377" o:spid="_x0000_s1452" style="position:absolute;left:348;top:5577;width:2681;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12470F9D" w14:textId="77777777" w:rsidR="00357641" w:rsidRDefault="00000000">
                              <w:pPr>
                                <w:spacing w:after="160" w:line="259" w:lineRule="auto"/>
                                <w:ind w:left="0" w:right="0" w:firstLine="0"/>
                                <w:jc w:val="left"/>
                              </w:pPr>
                              <w:r>
                                <w:rPr>
                                  <w:rFonts w:ascii="CMU Serif" w:eastAsia="CMU Serif" w:hAnsi="CMU Serif" w:cs="CMU Serif"/>
                                  <w:b/>
                                  <w:color w:val="A80319"/>
                                  <w:sz w:val="12"/>
                                </w:rPr>
                                <w:t>Mask</w:t>
                              </w:r>
                            </w:p>
                          </w:txbxContent>
                        </v:textbox>
                      </v:rect>
                      <v:rect id="Rectangle 6378" o:spid="_x0000_s1453" style="position:absolute;left:7874;top:12576;width:448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59364716" w14:textId="77777777" w:rsidR="00357641" w:rsidRDefault="00000000">
                              <w:pPr>
                                <w:spacing w:after="160" w:line="259" w:lineRule="auto"/>
                                <w:ind w:left="0" w:right="0" w:firstLine="0"/>
                                <w:jc w:val="left"/>
                              </w:pPr>
                              <w:r>
                                <w:rPr>
                                  <w:rFonts w:ascii="CMU Serif" w:eastAsia="CMU Serif" w:hAnsi="CMU Serif" w:cs="CMU Serif"/>
                                  <w:b/>
                                  <w:color w:val="A80319"/>
                                  <w:sz w:val="12"/>
                                </w:rPr>
                                <w:t xml:space="preserve">a) SKIP </w:t>
                              </w:r>
                            </w:p>
                          </w:txbxContent>
                        </v:textbox>
                      </v:rect>
                      <w10:anchorlock/>
                    </v:group>
                  </w:pict>
                </mc:Fallback>
              </mc:AlternateContent>
            </w:r>
          </w:p>
          <w:p w14:paraId="614C0E5E" w14:textId="77777777" w:rsidR="00357641" w:rsidRDefault="00000000">
            <w:pPr>
              <w:spacing w:after="0" w:line="259" w:lineRule="auto"/>
              <w:ind w:left="98" w:right="0" w:firstLine="0"/>
              <w:jc w:val="center"/>
            </w:pPr>
            <w:r>
              <w:rPr>
                <w:rFonts w:ascii="CMU Serif" w:eastAsia="CMU Serif" w:hAnsi="CMU Serif" w:cs="CMU Serif"/>
                <w:b/>
                <w:color w:val="A80319"/>
                <w:sz w:val="12"/>
              </w:rPr>
              <w:t xml:space="preserve"> Static BG  </w:t>
            </w:r>
            <w:r>
              <w:rPr>
                <w:rFonts w:ascii="Calibri" w:eastAsia="Calibri" w:hAnsi="Calibri" w:cs="Calibri"/>
                <w:color w:val="A80319"/>
                <w:sz w:val="18"/>
                <w:vertAlign w:val="superscript"/>
              </w:rPr>
              <w:t>✓</w:t>
            </w:r>
            <w:r>
              <w:rPr>
                <w:rFonts w:ascii="CMU Serif" w:eastAsia="CMU Serif" w:hAnsi="CMU Serif" w:cs="CMU Serif"/>
                <w:b/>
                <w:color w:val="A80319"/>
                <w:sz w:val="12"/>
              </w:rPr>
              <w:t xml:space="preserve"> SKIP</w:t>
            </w:r>
          </w:p>
        </w:tc>
        <w:tc>
          <w:tcPr>
            <w:tcW w:w="2551" w:type="dxa"/>
            <w:tcBorders>
              <w:top w:val="single" w:sz="3" w:space="0" w:color="000000"/>
              <w:left w:val="nil"/>
              <w:bottom w:val="nil"/>
              <w:right w:val="nil"/>
            </w:tcBorders>
            <w:shd w:val="clear" w:color="auto" w:fill="E5ECF6"/>
            <w:vAlign w:val="bottom"/>
          </w:tcPr>
          <w:p w14:paraId="3DD01C2B" w14:textId="77777777" w:rsidR="00357641" w:rsidRDefault="00000000">
            <w:pPr>
              <w:spacing w:after="12" w:line="259" w:lineRule="auto"/>
              <w:ind w:left="0" w:right="-4" w:firstLine="0"/>
              <w:jc w:val="left"/>
            </w:pPr>
            <w:r>
              <w:rPr>
                <w:rFonts w:ascii="Calibri" w:eastAsia="Calibri" w:hAnsi="Calibri" w:cs="Calibri"/>
                <w:noProof/>
                <w:sz w:val="22"/>
              </w:rPr>
              <mc:AlternateContent>
                <mc:Choice Requires="wpg">
                  <w:drawing>
                    <wp:inline distT="0" distB="0" distL="0" distR="0" wp14:anchorId="7A1220F9" wp14:editId="2487D7F9">
                      <wp:extent cx="1622648" cy="1346959"/>
                      <wp:effectExtent l="0" t="0" r="0" b="0"/>
                      <wp:docPr id="78313" name="Group 78313"/>
                      <wp:cNvGraphicFramePr/>
                      <a:graphic xmlns:a="http://schemas.openxmlformats.org/drawingml/2006/main">
                        <a:graphicData uri="http://schemas.microsoft.com/office/word/2010/wordprocessingGroup">
                          <wpg:wgp>
                            <wpg:cNvGrpSpPr/>
                            <wpg:grpSpPr>
                              <a:xfrm>
                                <a:off x="0" y="0"/>
                                <a:ext cx="1622648" cy="1346959"/>
                                <a:chOff x="0" y="0"/>
                                <a:chExt cx="1622648" cy="1346959"/>
                              </a:xfrm>
                            </wpg:grpSpPr>
                            <pic:pic xmlns:pic="http://schemas.openxmlformats.org/drawingml/2006/picture">
                              <pic:nvPicPr>
                                <pic:cNvPr id="5437" name="Picture 5437"/>
                                <pic:cNvPicPr/>
                              </pic:nvPicPr>
                              <pic:blipFill>
                                <a:blip r:embed="rId25"/>
                                <a:stretch>
                                  <a:fillRect/>
                                </a:stretch>
                              </pic:blipFill>
                              <pic:spPr>
                                <a:xfrm>
                                  <a:off x="0" y="0"/>
                                  <a:ext cx="1601237" cy="1209497"/>
                                </a:xfrm>
                                <a:prstGeom prst="rect">
                                  <a:avLst/>
                                </a:prstGeom>
                              </pic:spPr>
                            </pic:pic>
                            <wps:wsp>
                              <wps:cNvPr id="85658" name="Shape 85658"/>
                              <wps:cNvSpPr/>
                              <wps:spPr>
                                <a:xfrm>
                                  <a:off x="1617684" y="12055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2" name="Rectangle 6382"/>
                              <wps:cNvSpPr/>
                              <wps:spPr>
                                <a:xfrm>
                                  <a:off x="574713" y="1257634"/>
                                  <a:ext cx="456492" cy="118802"/>
                                </a:xfrm>
                                <a:prstGeom prst="rect">
                                  <a:avLst/>
                                </a:prstGeom>
                                <a:ln>
                                  <a:noFill/>
                                </a:ln>
                              </wps:spPr>
                              <wps:txbx>
                                <w:txbxContent>
                                  <w:p w14:paraId="708A7F44" w14:textId="77777777" w:rsidR="00357641" w:rsidRDefault="00000000">
                                    <w:pPr>
                                      <w:spacing w:after="160" w:line="259" w:lineRule="auto"/>
                                      <w:ind w:left="0" w:right="0" w:firstLine="0"/>
                                      <w:jc w:val="left"/>
                                    </w:pPr>
                                    <w:r>
                                      <w:rPr>
                                        <w:rFonts w:ascii="CMU Serif" w:eastAsia="CMU Serif" w:hAnsi="CMU Serif" w:cs="CMU Serif"/>
                                        <w:b/>
                                        <w:color w:val="A80319"/>
                                        <w:sz w:val="12"/>
                                      </w:rPr>
                                      <w:t xml:space="preserve">b) SKIP </w:t>
                                    </w:r>
                                  </w:p>
                                </w:txbxContent>
                              </wps:txbx>
                              <wps:bodyPr horzOverflow="overflow" vert="horz" lIns="0" tIns="0" rIns="0" bIns="0" rtlCol="0">
                                <a:noAutofit/>
                              </wps:bodyPr>
                            </wps:wsp>
                          </wpg:wgp>
                        </a:graphicData>
                      </a:graphic>
                    </wp:inline>
                  </w:drawing>
                </mc:Choice>
                <mc:Fallback>
                  <w:pict>
                    <v:group w14:anchorId="7A1220F9" id="Group 78313" o:spid="_x0000_s1454" style="width:127.75pt;height:106.05pt;mso-position-horizontal-relative:char;mso-position-vertical-relative:line" coordsize="16226,134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">
                      <v:shape id="Picture 5437" o:spid="_x0000_s1455" type="#_x0000_t75" style="position:absolute;width:16012;height:12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">
                        <v:imagedata r:id="rId26" o:title=""/>
                      </v:shape>
                      <v:shape id="Shape 85658" o:spid="_x0000_s1456" style="position:absolute;left:16176;top:1205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" path="m,l9144,r,9144l,9144,,e" fillcolor="black" stroked="f" strokeweight="0">
                        <v:stroke miterlimit="83231f" joinstyle="miter"/>
                        <v:path arrowok="t" textboxrect="0,0,9144,9144"/>
                      </v:shape>
                      <v:rect id="Rectangle 6382" o:spid="_x0000_s1457" style="position:absolute;left:5747;top:12576;width:456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708A7F44" w14:textId="77777777" w:rsidR="00357641" w:rsidRDefault="00000000">
                              <w:pPr>
                                <w:spacing w:after="160" w:line="259" w:lineRule="auto"/>
                                <w:ind w:left="0" w:right="0" w:firstLine="0"/>
                                <w:jc w:val="left"/>
                              </w:pPr>
                              <w:r>
                                <w:rPr>
                                  <w:rFonts w:ascii="CMU Serif" w:eastAsia="CMU Serif" w:hAnsi="CMU Serif" w:cs="CMU Serif"/>
                                  <w:b/>
                                  <w:color w:val="A80319"/>
                                  <w:sz w:val="12"/>
                                </w:rPr>
                                <w:t xml:space="preserve">b) SKIP </w:t>
                              </w:r>
                            </w:p>
                          </w:txbxContent>
                        </v:textbox>
                      </v:rect>
                      <w10:anchorlock/>
                    </v:group>
                  </w:pict>
                </mc:Fallback>
              </mc:AlternateContent>
            </w:r>
          </w:p>
          <w:p w14:paraId="73D5664C" w14:textId="77777777" w:rsidR="00357641" w:rsidRDefault="00000000">
            <w:pPr>
              <w:spacing w:after="0" w:line="259" w:lineRule="auto"/>
              <w:ind w:left="584" w:right="0" w:firstLine="0"/>
              <w:jc w:val="left"/>
            </w:pPr>
            <w:r>
              <w:rPr>
                <w:rFonts w:ascii="CMU Serif" w:eastAsia="CMU Serif" w:hAnsi="CMU Serif" w:cs="CMU Serif"/>
                <w:b/>
                <w:color w:val="A80319"/>
                <w:sz w:val="12"/>
              </w:rPr>
              <w:t xml:space="preserve"> Static BG  </w:t>
            </w:r>
            <w:r>
              <w:rPr>
                <w:rFonts w:ascii="Calibri" w:eastAsia="Calibri" w:hAnsi="Calibri" w:cs="Calibri"/>
                <w:color w:val="A80319"/>
                <w:sz w:val="18"/>
                <w:vertAlign w:val="superscript"/>
              </w:rPr>
              <w:t>✓</w:t>
            </w:r>
            <w:r>
              <w:rPr>
                <w:rFonts w:ascii="CMU Serif" w:eastAsia="CMU Serif" w:hAnsi="CMU Serif" w:cs="CMU Serif"/>
                <w:b/>
                <w:color w:val="A80319"/>
                <w:sz w:val="12"/>
              </w:rPr>
              <w:t xml:space="preserve"> SKIP</w:t>
            </w:r>
          </w:p>
        </w:tc>
        <w:tc>
          <w:tcPr>
            <w:tcW w:w="2551" w:type="dxa"/>
            <w:tcBorders>
              <w:top w:val="single" w:sz="3" w:space="0" w:color="000000"/>
              <w:left w:val="nil"/>
              <w:bottom w:val="nil"/>
              <w:right w:val="nil"/>
            </w:tcBorders>
            <w:shd w:val="clear" w:color="auto" w:fill="E5ECF6"/>
            <w:vAlign w:val="bottom"/>
          </w:tcPr>
          <w:p w14:paraId="5CC27927" w14:textId="77777777" w:rsidR="00357641" w:rsidRDefault="00000000">
            <w:pPr>
              <w:spacing w:after="76" w:line="259" w:lineRule="auto"/>
              <w:ind w:left="0" w:right="-4" w:firstLine="0"/>
              <w:jc w:val="left"/>
            </w:pPr>
            <w:r>
              <w:rPr>
                <w:rFonts w:ascii="Calibri" w:eastAsia="Calibri" w:hAnsi="Calibri" w:cs="Calibri"/>
                <w:noProof/>
                <w:sz w:val="22"/>
              </w:rPr>
              <mc:AlternateContent>
                <mc:Choice Requires="wpg">
                  <w:drawing>
                    <wp:inline distT="0" distB="0" distL="0" distR="0" wp14:anchorId="0A752FB8" wp14:editId="4CB46B87">
                      <wp:extent cx="1622648" cy="1209522"/>
                      <wp:effectExtent l="0" t="0" r="0" b="0"/>
                      <wp:docPr id="78352" name="Group 78352"/>
                      <wp:cNvGraphicFramePr/>
                      <a:graphic xmlns:a="http://schemas.openxmlformats.org/drawingml/2006/main">
                        <a:graphicData uri="http://schemas.microsoft.com/office/word/2010/wordprocessingGroup">
                          <wpg:wgp>
                            <wpg:cNvGrpSpPr/>
                            <wpg:grpSpPr>
                              <a:xfrm>
                                <a:off x="0" y="0"/>
                                <a:ext cx="1622648" cy="1209522"/>
                                <a:chOff x="0" y="0"/>
                                <a:chExt cx="1622648" cy="1209522"/>
                              </a:xfrm>
                            </wpg:grpSpPr>
                            <pic:pic xmlns:pic="http://schemas.openxmlformats.org/drawingml/2006/picture">
                              <pic:nvPicPr>
                                <pic:cNvPr id="5439" name="Picture 5439"/>
                                <pic:cNvPicPr/>
                              </pic:nvPicPr>
                              <pic:blipFill>
                                <a:blip r:embed="rId27"/>
                                <a:stretch>
                                  <a:fillRect/>
                                </a:stretch>
                              </pic:blipFill>
                              <pic:spPr>
                                <a:xfrm>
                                  <a:off x="0" y="0"/>
                                  <a:ext cx="1601237" cy="1209497"/>
                                </a:xfrm>
                                <a:prstGeom prst="rect">
                                  <a:avLst/>
                                </a:prstGeom>
                              </pic:spPr>
                            </pic:pic>
                            <wps:wsp>
                              <wps:cNvPr id="85660" name="Shape 85660"/>
                              <wps:cNvSpPr/>
                              <wps:spPr>
                                <a:xfrm>
                                  <a:off x="1617684" y="12055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352" style="width:127.768pt;height:95.2379pt;mso-position-horizontal-relative:char;mso-position-vertical-relative:line" coordsize="16226,12095">
                      <v:shape id="Picture 5439" style="position:absolute;width:16012;height:12094;left:0;top:0;" filled="f">
                        <v:imagedata r:id="rId28"/>
                      </v:shape>
                      <v:shape id="Shape 85661" style="position:absolute;width:91;height:91;left:16176;top:12055;" coordsize="9144,9144" path="m0,0l9144,0l9144,9144l0,9144l0,0">
                        <v:stroke weight="0pt" endcap="flat" joinstyle="miter" miterlimit="10" on="false" color="#000000" opacity="0"/>
                        <v:fill on="true" color="#000000"/>
                      </v:shape>
                    </v:group>
                  </w:pict>
                </mc:Fallback>
              </mc:AlternateContent>
            </w:r>
          </w:p>
          <w:p w14:paraId="2BAEBDA3" w14:textId="77777777" w:rsidR="00357641" w:rsidRDefault="00000000">
            <w:pPr>
              <w:spacing w:after="0" w:line="259" w:lineRule="auto"/>
              <w:ind w:left="14" w:right="0" w:firstLine="0"/>
              <w:jc w:val="center"/>
            </w:pPr>
            <w:r>
              <w:rPr>
                <w:rFonts w:ascii="CMU Serif" w:eastAsia="CMU Serif" w:hAnsi="CMU Serif" w:cs="CMU Serif"/>
                <w:b/>
                <w:color w:val="A80319"/>
                <w:sz w:val="12"/>
              </w:rPr>
              <w:t xml:space="preserve">c) INFER </w:t>
            </w:r>
          </w:p>
          <w:p w14:paraId="69ADE257" w14:textId="77777777" w:rsidR="00357641" w:rsidRDefault="00000000">
            <w:pPr>
              <w:spacing w:after="0" w:line="259" w:lineRule="auto"/>
              <w:ind w:left="59" w:right="0" w:firstLine="0"/>
              <w:jc w:val="center"/>
            </w:pPr>
            <w:r>
              <w:rPr>
                <w:rFonts w:ascii="CMU Serif" w:eastAsia="CMU Serif" w:hAnsi="CMU Serif" w:cs="CMU Serif"/>
                <w:b/>
                <w:color w:val="A80319"/>
                <w:sz w:val="12"/>
              </w:rPr>
              <w:t xml:space="preserve"> Fire/Smoke  </w:t>
            </w:r>
            <w:r>
              <w:rPr>
                <w:rFonts w:ascii="Calibri" w:eastAsia="Calibri" w:hAnsi="Calibri" w:cs="Calibri"/>
                <w:color w:val="A80319"/>
                <w:sz w:val="18"/>
                <w:vertAlign w:val="superscript"/>
              </w:rPr>
              <w:t>✓</w:t>
            </w:r>
            <w:r>
              <w:rPr>
                <w:rFonts w:ascii="CMU Serif" w:eastAsia="CMU Serif" w:hAnsi="CMU Serif" w:cs="CMU Serif"/>
                <w:b/>
                <w:color w:val="A80319"/>
                <w:sz w:val="12"/>
              </w:rPr>
              <w:t xml:space="preserve"> RUN DL MODEL</w:t>
            </w:r>
          </w:p>
        </w:tc>
        <w:tc>
          <w:tcPr>
            <w:tcW w:w="2512" w:type="dxa"/>
            <w:tcBorders>
              <w:top w:val="single" w:sz="3" w:space="0" w:color="000000"/>
              <w:left w:val="nil"/>
              <w:bottom w:val="nil"/>
              <w:right w:val="nil"/>
            </w:tcBorders>
            <w:shd w:val="clear" w:color="auto" w:fill="E5ECF6"/>
            <w:vAlign w:val="bottom"/>
          </w:tcPr>
          <w:p w14:paraId="4ED1126D" w14:textId="77777777" w:rsidR="00357641" w:rsidRDefault="00000000">
            <w:pPr>
              <w:spacing w:after="76" w:line="259" w:lineRule="auto"/>
              <w:ind w:left="0" w:right="0" w:firstLine="0"/>
              <w:jc w:val="left"/>
            </w:pPr>
            <w:r>
              <w:rPr>
                <w:noProof/>
              </w:rPr>
              <w:drawing>
                <wp:inline distT="0" distB="0" distL="0" distR="0" wp14:anchorId="408DF109" wp14:editId="2064BBB1">
                  <wp:extent cx="1597152" cy="1213104"/>
                  <wp:effectExtent l="0" t="0" r="0" b="0"/>
                  <wp:docPr id="82030" name="Picture 82030"/>
                  <wp:cNvGraphicFramePr/>
                  <a:graphic xmlns:a="http://schemas.openxmlformats.org/drawingml/2006/main">
                    <a:graphicData uri="http://schemas.openxmlformats.org/drawingml/2006/picture">
                      <pic:pic xmlns:pic="http://schemas.openxmlformats.org/drawingml/2006/picture">
                        <pic:nvPicPr>
                          <pic:cNvPr id="82030" name="Picture 82030"/>
                          <pic:cNvPicPr/>
                        </pic:nvPicPr>
                        <pic:blipFill>
                          <a:blip r:embed="rId29"/>
                          <a:stretch>
                            <a:fillRect/>
                          </a:stretch>
                        </pic:blipFill>
                        <pic:spPr>
                          <a:xfrm>
                            <a:off x="0" y="0"/>
                            <a:ext cx="1597152" cy="1213104"/>
                          </a:xfrm>
                          <a:prstGeom prst="rect">
                            <a:avLst/>
                          </a:prstGeom>
                        </pic:spPr>
                      </pic:pic>
                    </a:graphicData>
                  </a:graphic>
                </wp:inline>
              </w:drawing>
            </w:r>
          </w:p>
          <w:p w14:paraId="45BCABE0" w14:textId="77777777" w:rsidR="00357641" w:rsidRDefault="00000000">
            <w:pPr>
              <w:spacing w:after="0" w:line="259" w:lineRule="auto"/>
              <w:ind w:left="320" w:right="0" w:firstLine="0"/>
              <w:jc w:val="center"/>
            </w:pPr>
            <w:r>
              <w:rPr>
                <w:rFonts w:ascii="CMU Serif" w:eastAsia="CMU Serif" w:hAnsi="CMU Serif" w:cs="CMU Serif"/>
                <w:b/>
                <w:color w:val="A80319"/>
                <w:sz w:val="12"/>
              </w:rPr>
              <w:t xml:space="preserve">d) INFER </w:t>
            </w:r>
          </w:p>
          <w:p w14:paraId="721A86C4" w14:textId="77777777" w:rsidR="00357641" w:rsidRDefault="00000000">
            <w:pPr>
              <w:spacing w:after="0" w:line="259" w:lineRule="auto"/>
              <w:ind w:left="0" w:right="53" w:firstLine="0"/>
              <w:jc w:val="right"/>
            </w:pPr>
            <w:r>
              <w:rPr>
                <w:rFonts w:ascii="CMU Serif" w:eastAsia="CMU Serif" w:hAnsi="CMU Serif" w:cs="CMU Serif"/>
                <w:b/>
                <w:color w:val="A80319"/>
                <w:sz w:val="12"/>
              </w:rPr>
              <w:t xml:space="preserve"> Fire/Smoke  </w:t>
            </w:r>
            <w:r>
              <w:rPr>
                <w:rFonts w:ascii="Calibri" w:eastAsia="Calibri" w:hAnsi="Calibri" w:cs="Calibri"/>
                <w:color w:val="A80319"/>
                <w:sz w:val="18"/>
                <w:vertAlign w:val="superscript"/>
              </w:rPr>
              <w:t>✓</w:t>
            </w:r>
            <w:r>
              <w:rPr>
                <w:rFonts w:ascii="CMU Serif" w:eastAsia="CMU Serif" w:hAnsi="CMU Serif" w:cs="CMU Serif"/>
                <w:b/>
                <w:color w:val="A80319"/>
                <w:sz w:val="12"/>
              </w:rPr>
              <w:t xml:space="preserve"> RUN DL MODEL</w:t>
            </w:r>
          </w:p>
        </w:tc>
      </w:tr>
    </w:tbl>
    <w:p w14:paraId="6617A616" w14:textId="77777777" w:rsidR="00357641" w:rsidRDefault="00000000">
      <w:pPr>
        <w:spacing w:after="299"/>
        <w:ind w:left="47" w:right="20"/>
      </w:pPr>
      <w:r>
        <w:t xml:space="preserve">Figure 5: Qualitative results illustrating successful skip module operations. </w:t>
      </w:r>
      <w:r>
        <w:rPr>
          <w:sz w:val="18"/>
        </w:rPr>
        <w:t>(</w:t>
      </w:r>
      <w:r>
        <w:t>a</w:t>
      </w:r>
      <w:r>
        <w:rPr>
          <w:sz w:val="18"/>
        </w:rPr>
        <w:t xml:space="preserve">) </w:t>
      </w:r>
      <w:r>
        <w:t xml:space="preserve">and </w:t>
      </w:r>
      <w:r>
        <w:rPr>
          <w:sz w:val="18"/>
        </w:rPr>
        <w:t>(</w:t>
      </w:r>
      <w:r>
        <w:t>b</w:t>
      </w:r>
      <w:r>
        <w:rPr>
          <w:sz w:val="18"/>
        </w:rPr>
        <w:t xml:space="preserve">) </w:t>
      </w:r>
      <w:r>
        <w:t xml:space="preserve">Static background frames are correctly identified and skipped, avoiding unnecessary inference. </w:t>
      </w:r>
      <w:r>
        <w:rPr>
          <w:sz w:val="18"/>
        </w:rPr>
        <w:t>(</w:t>
      </w:r>
      <w:r>
        <w:t>c</w:t>
      </w:r>
      <w:r>
        <w:rPr>
          <w:sz w:val="18"/>
        </w:rPr>
        <w:t xml:space="preserve">) </w:t>
      </w:r>
      <w:r>
        <w:t xml:space="preserve">and </w:t>
      </w:r>
      <w:r>
        <w:rPr>
          <w:sz w:val="18"/>
        </w:rPr>
        <w:t>(</w:t>
      </w:r>
      <w:r>
        <w:t>d</w:t>
      </w:r>
      <w:r>
        <w:rPr>
          <w:sz w:val="18"/>
        </w:rPr>
        <w:t xml:space="preserve">) </w:t>
      </w:r>
      <w:r>
        <w:t>Frames containing active fire or smoke trigger the motion accumulator, correctly prompting the full deep learning model to evaluate the frame.</w:t>
      </w:r>
    </w:p>
    <w:p w14:paraId="344B7D6C" w14:textId="77777777" w:rsidR="00357641" w:rsidRDefault="00000000">
      <w:pPr>
        <w:ind w:left="47" w:right="20"/>
      </w:pPr>
      <w:r>
        <w:t xml:space="preserve">Figure </w:t>
      </w:r>
      <w:r>
        <w:rPr>
          <w:color w:val="0000FF"/>
        </w:rPr>
        <w:t xml:space="preserve">5 </w:t>
      </w:r>
      <w:r>
        <w:t>shows four representative success cases in which the skip module S operates as intended. These cases can be grouped into two categories:</w:t>
      </w:r>
    </w:p>
    <w:p w14:paraId="4F17737F" w14:textId="77777777" w:rsidR="00357641" w:rsidRDefault="00000000">
      <w:pPr>
        <w:numPr>
          <w:ilvl w:val="0"/>
          <w:numId w:val="6"/>
        </w:numPr>
        <w:ind w:right="20" w:hanging="255"/>
      </w:pPr>
      <w:r>
        <w:rPr>
          <w:b/>
        </w:rPr>
        <w:t xml:space="preserve">Correctly skipped static background frames </w:t>
      </w:r>
      <w:r>
        <w:rPr>
          <w:sz w:val="18"/>
        </w:rPr>
        <w:t>(</w:t>
      </w:r>
      <w:r>
        <w:t xml:space="preserve">Fig. </w:t>
      </w:r>
      <w:r>
        <w:rPr>
          <w:color w:val="0000FF"/>
        </w:rPr>
        <w:t>5</w:t>
      </w:r>
      <w:r>
        <w:t>a,b</w:t>
      </w:r>
      <w:r>
        <w:rPr>
          <w:sz w:val="18"/>
        </w:rPr>
        <w:t xml:space="preserve">): </w:t>
      </w:r>
      <w:r>
        <w:t>AccMotionDet identifies static background frames and skips them without invoking the Big Model. The corresponding motion masks are empty, indicating no active motion regions.</w:t>
      </w:r>
    </w:p>
    <w:p w14:paraId="51B6B21E" w14:textId="77777777" w:rsidR="00357641" w:rsidRDefault="00000000">
      <w:pPr>
        <w:numPr>
          <w:ilvl w:val="0"/>
          <w:numId w:val="6"/>
        </w:numPr>
        <w:spacing w:after="0"/>
        <w:ind w:right="20" w:hanging="255"/>
      </w:pPr>
      <w:r>
        <w:rPr>
          <w:b/>
        </w:rPr>
        <w:t xml:space="preserve">Correctly inferred fire/smoke frames </w:t>
      </w:r>
      <w:r>
        <w:rPr>
          <w:sz w:val="18"/>
        </w:rPr>
        <w:t>(</w:t>
      </w:r>
      <w:r>
        <w:t xml:space="preserve">Fig. </w:t>
      </w:r>
      <w:r>
        <w:rPr>
          <w:color w:val="0000FF"/>
        </w:rPr>
        <w:t>5</w:t>
      </w:r>
      <w:r>
        <w:t>c,d</w:t>
      </w:r>
      <w:r>
        <w:rPr>
          <w:sz w:val="18"/>
        </w:rPr>
        <w:t xml:space="preserve">): </w:t>
      </w:r>
      <w:r>
        <w:t>The module correctly detects active fire and smoke regions and forwards these frames for inference. The yellow boxes indicate motion-active blocks detected by AccMotionDet,</w:t>
      </w:r>
    </w:p>
    <w:p w14:paraId="68DC00B6" w14:textId="77777777" w:rsidR="00357641" w:rsidRDefault="00000000">
      <w:pPr>
        <w:spacing w:after="0"/>
        <w:ind w:left="45" w:right="134" w:firstLine="491"/>
      </w:pPr>
      <w:r>
        <w:t xml:space="preserve">which are concentrated in the fire/smoke regions, consistent with the continuous nature of these phenomena. </w:t>
      </w:r>
      <w:r>
        <w:rPr>
          <w:b/>
        </w:rPr>
        <w:t>Failure Cases</w:t>
      </w:r>
    </w:p>
    <w:tbl>
      <w:tblPr>
        <w:tblStyle w:val="TableGrid"/>
        <w:tblW w:w="10740" w:type="dxa"/>
        <w:tblInd w:w="60" w:type="dxa"/>
        <w:tblLook w:val="04A0" w:firstRow="1" w:lastRow="0" w:firstColumn="1" w:lastColumn="0" w:noHBand="0" w:noVBand="1"/>
      </w:tblPr>
      <w:tblGrid>
        <w:gridCol w:w="2507"/>
        <w:gridCol w:w="2063"/>
        <w:gridCol w:w="2063"/>
        <w:gridCol w:w="2063"/>
        <w:gridCol w:w="2044"/>
      </w:tblGrid>
      <w:tr w:rsidR="00357641" w14:paraId="35E722A3" w14:textId="77777777">
        <w:trPr>
          <w:trHeight w:val="1556"/>
        </w:trPr>
        <w:tc>
          <w:tcPr>
            <w:tcW w:w="2520" w:type="dxa"/>
            <w:tcBorders>
              <w:top w:val="nil"/>
              <w:left w:val="nil"/>
              <w:bottom w:val="nil"/>
              <w:right w:val="single" w:sz="3" w:space="0" w:color="000000"/>
            </w:tcBorders>
            <w:shd w:val="clear" w:color="auto" w:fill="E5ECF6"/>
          </w:tcPr>
          <w:p w14:paraId="5B1441D3" w14:textId="77777777" w:rsidR="00357641" w:rsidRDefault="00000000">
            <w:pPr>
              <w:spacing w:after="0" w:line="259" w:lineRule="auto"/>
              <w:ind w:left="73" w:right="24" w:firstLine="0"/>
              <w:jc w:val="left"/>
            </w:pPr>
            <w:r>
              <w:rPr>
                <w:noProof/>
              </w:rPr>
              <w:drawing>
                <wp:anchor distT="0" distB="0" distL="114300" distR="114300" simplePos="0" relativeHeight="251660288" behindDoc="0" locked="0" layoutInCell="1" allowOverlap="0" wp14:anchorId="53812B79" wp14:editId="1D6DA750">
                  <wp:simplePos x="0" y="0"/>
                  <wp:positionH relativeFrom="column">
                    <wp:posOffset>290416</wp:posOffset>
                  </wp:positionH>
                  <wp:positionV relativeFrom="paragraph">
                    <wp:posOffset>-34229</wp:posOffset>
                  </wp:positionV>
                  <wp:extent cx="1294862" cy="978076"/>
                  <wp:effectExtent l="0" t="0" r="0" b="0"/>
                  <wp:wrapSquare wrapText="bothSides"/>
                  <wp:docPr id="6466" name="Picture 6466"/>
                  <wp:cNvGraphicFramePr/>
                  <a:graphic xmlns:a="http://schemas.openxmlformats.org/drawingml/2006/main">
                    <a:graphicData uri="http://schemas.openxmlformats.org/drawingml/2006/picture">
                      <pic:pic xmlns:pic="http://schemas.openxmlformats.org/drawingml/2006/picture">
                        <pic:nvPicPr>
                          <pic:cNvPr id="6466" name="Picture 6466"/>
                          <pic:cNvPicPr/>
                        </pic:nvPicPr>
                        <pic:blipFill>
                          <a:blip r:embed="rId30"/>
                          <a:stretch>
                            <a:fillRect/>
                          </a:stretch>
                        </pic:blipFill>
                        <pic:spPr>
                          <a:xfrm>
                            <a:off x="0" y="0"/>
                            <a:ext cx="1294862" cy="978076"/>
                          </a:xfrm>
                          <a:prstGeom prst="rect">
                            <a:avLst/>
                          </a:prstGeom>
                        </pic:spPr>
                      </pic:pic>
                    </a:graphicData>
                  </a:graphic>
                </wp:anchor>
              </w:drawing>
            </w:r>
            <w:r>
              <w:rPr>
                <w:rFonts w:ascii="CMU Serif" w:eastAsia="CMU Serif" w:hAnsi="CMU Serif" w:cs="CMU Serif"/>
                <w:b/>
                <w:color w:val="A80319"/>
                <w:sz w:val="9"/>
              </w:rPr>
              <w:t>Frame</w:t>
            </w:r>
          </w:p>
          <w:p w14:paraId="332E1139" w14:textId="77777777" w:rsidR="00357641" w:rsidRDefault="00000000">
            <w:pPr>
              <w:spacing w:after="495" w:line="259" w:lineRule="auto"/>
              <w:ind w:left="100" w:right="24" w:firstLine="0"/>
              <w:jc w:val="left"/>
            </w:pPr>
            <w:r>
              <w:rPr>
                <w:rFonts w:ascii="CMU Serif" w:eastAsia="CMU Serif" w:hAnsi="CMU Serif" w:cs="CMU Serif"/>
                <w:b/>
                <w:color w:val="A80319"/>
                <w:sz w:val="9"/>
              </w:rPr>
              <w:t>Type</w:t>
            </w:r>
          </w:p>
          <w:p w14:paraId="09577BD2" w14:textId="77777777" w:rsidR="00357641" w:rsidRDefault="00000000">
            <w:pPr>
              <w:spacing w:after="0" w:line="259" w:lineRule="auto"/>
              <w:ind w:left="126" w:right="24" w:firstLine="0"/>
              <w:jc w:val="left"/>
            </w:pPr>
            <w:r>
              <w:rPr>
                <w:rFonts w:ascii="CMU Serif" w:eastAsia="CMU Serif" w:hAnsi="CMU Serif" w:cs="CMU Serif"/>
                <w:b/>
                <w:color w:val="A80319"/>
                <w:sz w:val="9"/>
              </w:rPr>
              <w:t>RGB</w:t>
            </w:r>
          </w:p>
        </w:tc>
        <w:tc>
          <w:tcPr>
            <w:tcW w:w="2063" w:type="dxa"/>
            <w:tcBorders>
              <w:top w:val="nil"/>
              <w:left w:val="single" w:sz="3" w:space="0" w:color="000000"/>
              <w:bottom w:val="single" w:sz="3" w:space="0" w:color="000000"/>
              <w:right w:val="single" w:sz="3" w:space="0" w:color="000000"/>
            </w:tcBorders>
            <w:shd w:val="clear" w:color="auto" w:fill="E5ECF6"/>
          </w:tcPr>
          <w:p w14:paraId="7C35DF08" w14:textId="77777777" w:rsidR="00357641" w:rsidRDefault="00000000">
            <w:pPr>
              <w:spacing w:after="0" w:line="259" w:lineRule="auto"/>
              <w:ind w:left="0" w:right="0" w:firstLine="0"/>
              <w:jc w:val="left"/>
            </w:pPr>
            <w:r>
              <w:rPr>
                <w:noProof/>
              </w:rPr>
              <w:drawing>
                <wp:inline distT="0" distB="0" distL="0" distR="0" wp14:anchorId="12B86030" wp14:editId="464EC6C9">
                  <wp:extent cx="1294862" cy="978076"/>
                  <wp:effectExtent l="0" t="0" r="0" b="0"/>
                  <wp:docPr id="6468" name="Picture 6468"/>
                  <wp:cNvGraphicFramePr/>
                  <a:graphic xmlns:a="http://schemas.openxmlformats.org/drawingml/2006/main">
                    <a:graphicData uri="http://schemas.openxmlformats.org/drawingml/2006/picture">
                      <pic:pic xmlns:pic="http://schemas.openxmlformats.org/drawingml/2006/picture">
                        <pic:nvPicPr>
                          <pic:cNvPr id="6468" name="Picture 6468"/>
                          <pic:cNvPicPr/>
                        </pic:nvPicPr>
                        <pic:blipFill>
                          <a:blip r:embed="rId31"/>
                          <a:stretch>
                            <a:fillRect/>
                          </a:stretch>
                        </pic:blipFill>
                        <pic:spPr>
                          <a:xfrm>
                            <a:off x="0" y="0"/>
                            <a:ext cx="1294862" cy="978076"/>
                          </a:xfrm>
                          <a:prstGeom prst="rect">
                            <a:avLst/>
                          </a:prstGeom>
                        </pic:spPr>
                      </pic:pic>
                    </a:graphicData>
                  </a:graphic>
                </wp:inline>
              </w:drawing>
            </w:r>
          </w:p>
        </w:tc>
        <w:tc>
          <w:tcPr>
            <w:tcW w:w="2063" w:type="dxa"/>
            <w:tcBorders>
              <w:top w:val="nil"/>
              <w:left w:val="single" w:sz="3" w:space="0" w:color="000000"/>
              <w:bottom w:val="single" w:sz="3" w:space="0" w:color="000000"/>
              <w:right w:val="single" w:sz="3" w:space="0" w:color="000000"/>
            </w:tcBorders>
            <w:shd w:val="clear" w:color="auto" w:fill="E5ECF6"/>
          </w:tcPr>
          <w:p w14:paraId="39BA3B81" w14:textId="77777777" w:rsidR="00357641" w:rsidRDefault="00000000">
            <w:pPr>
              <w:spacing w:after="0" w:line="259" w:lineRule="auto"/>
              <w:ind w:left="0" w:right="0" w:firstLine="0"/>
              <w:jc w:val="left"/>
            </w:pPr>
            <w:r>
              <w:rPr>
                <w:noProof/>
              </w:rPr>
              <w:drawing>
                <wp:inline distT="0" distB="0" distL="0" distR="0" wp14:anchorId="572CF372" wp14:editId="728441DD">
                  <wp:extent cx="1294862" cy="978076"/>
                  <wp:effectExtent l="0" t="0" r="0" b="0"/>
                  <wp:docPr id="6470" name="Picture 6470"/>
                  <wp:cNvGraphicFramePr/>
                  <a:graphic xmlns:a="http://schemas.openxmlformats.org/drawingml/2006/main">
                    <a:graphicData uri="http://schemas.openxmlformats.org/drawingml/2006/picture">
                      <pic:pic xmlns:pic="http://schemas.openxmlformats.org/drawingml/2006/picture">
                        <pic:nvPicPr>
                          <pic:cNvPr id="6470" name="Picture 6470"/>
                          <pic:cNvPicPr/>
                        </pic:nvPicPr>
                        <pic:blipFill>
                          <a:blip r:embed="rId32"/>
                          <a:stretch>
                            <a:fillRect/>
                          </a:stretch>
                        </pic:blipFill>
                        <pic:spPr>
                          <a:xfrm>
                            <a:off x="0" y="0"/>
                            <a:ext cx="1294862" cy="978076"/>
                          </a:xfrm>
                          <a:prstGeom prst="rect">
                            <a:avLst/>
                          </a:prstGeom>
                        </pic:spPr>
                      </pic:pic>
                    </a:graphicData>
                  </a:graphic>
                </wp:inline>
              </w:drawing>
            </w:r>
          </w:p>
        </w:tc>
        <w:tc>
          <w:tcPr>
            <w:tcW w:w="2063" w:type="dxa"/>
            <w:tcBorders>
              <w:top w:val="nil"/>
              <w:left w:val="single" w:sz="3" w:space="0" w:color="000000"/>
              <w:bottom w:val="single" w:sz="3" w:space="0" w:color="000000"/>
              <w:right w:val="single" w:sz="3" w:space="0" w:color="000000"/>
            </w:tcBorders>
            <w:shd w:val="clear" w:color="auto" w:fill="E5ECF6"/>
          </w:tcPr>
          <w:p w14:paraId="3889989C" w14:textId="77777777" w:rsidR="00357641" w:rsidRDefault="00000000">
            <w:pPr>
              <w:spacing w:after="0" w:line="259" w:lineRule="auto"/>
              <w:ind w:left="0" w:right="0" w:firstLine="0"/>
              <w:jc w:val="left"/>
            </w:pPr>
            <w:r>
              <w:rPr>
                <w:noProof/>
              </w:rPr>
              <w:drawing>
                <wp:inline distT="0" distB="0" distL="0" distR="0" wp14:anchorId="56DFB93D" wp14:editId="5FD24009">
                  <wp:extent cx="1294862" cy="978076"/>
                  <wp:effectExtent l="0" t="0" r="0" b="0"/>
                  <wp:docPr id="6472" name="Picture 6472"/>
                  <wp:cNvGraphicFramePr/>
                  <a:graphic xmlns:a="http://schemas.openxmlformats.org/drawingml/2006/main">
                    <a:graphicData uri="http://schemas.openxmlformats.org/drawingml/2006/picture">
                      <pic:pic xmlns:pic="http://schemas.openxmlformats.org/drawingml/2006/picture">
                        <pic:nvPicPr>
                          <pic:cNvPr id="6472" name="Picture 6472"/>
                          <pic:cNvPicPr/>
                        </pic:nvPicPr>
                        <pic:blipFill>
                          <a:blip r:embed="rId33"/>
                          <a:stretch>
                            <a:fillRect/>
                          </a:stretch>
                        </pic:blipFill>
                        <pic:spPr>
                          <a:xfrm>
                            <a:off x="0" y="0"/>
                            <a:ext cx="1294862" cy="978076"/>
                          </a:xfrm>
                          <a:prstGeom prst="rect">
                            <a:avLst/>
                          </a:prstGeom>
                        </pic:spPr>
                      </pic:pic>
                    </a:graphicData>
                  </a:graphic>
                </wp:inline>
              </w:drawing>
            </w:r>
          </w:p>
        </w:tc>
        <w:tc>
          <w:tcPr>
            <w:tcW w:w="2031" w:type="dxa"/>
            <w:tcBorders>
              <w:top w:val="nil"/>
              <w:left w:val="single" w:sz="3" w:space="0" w:color="000000"/>
              <w:bottom w:val="single" w:sz="3" w:space="0" w:color="000000"/>
              <w:right w:val="nil"/>
            </w:tcBorders>
            <w:shd w:val="clear" w:color="auto" w:fill="E5ECF6"/>
          </w:tcPr>
          <w:p w14:paraId="11B05CDC" w14:textId="77777777" w:rsidR="00357641" w:rsidRDefault="00000000">
            <w:pPr>
              <w:spacing w:after="0" w:line="259" w:lineRule="auto"/>
              <w:ind w:left="0" w:right="0" w:firstLine="0"/>
              <w:jc w:val="left"/>
            </w:pPr>
            <w:r>
              <w:rPr>
                <w:noProof/>
              </w:rPr>
              <w:drawing>
                <wp:inline distT="0" distB="0" distL="0" distR="0" wp14:anchorId="1FEF822C" wp14:editId="426190D9">
                  <wp:extent cx="1295400" cy="981456"/>
                  <wp:effectExtent l="0" t="0" r="0" b="0"/>
                  <wp:docPr id="82031" name="Picture 82031"/>
                  <wp:cNvGraphicFramePr/>
                  <a:graphic xmlns:a="http://schemas.openxmlformats.org/drawingml/2006/main">
                    <a:graphicData uri="http://schemas.openxmlformats.org/drawingml/2006/picture">
                      <pic:pic xmlns:pic="http://schemas.openxmlformats.org/drawingml/2006/picture">
                        <pic:nvPicPr>
                          <pic:cNvPr id="82031" name="Picture 82031"/>
                          <pic:cNvPicPr/>
                        </pic:nvPicPr>
                        <pic:blipFill>
                          <a:blip r:embed="rId34"/>
                          <a:stretch>
                            <a:fillRect/>
                          </a:stretch>
                        </pic:blipFill>
                        <pic:spPr>
                          <a:xfrm>
                            <a:off x="0" y="0"/>
                            <a:ext cx="1295400" cy="981456"/>
                          </a:xfrm>
                          <a:prstGeom prst="rect">
                            <a:avLst/>
                          </a:prstGeom>
                        </pic:spPr>
                      </pic:pic>
                    </a:graphicData>
                  </a:graphic>
                </wp:inline>
              </w:drawing>
            </w:r>
          </w:p>
        </w:tc>
      </w:tr>
      <w:tr w:rsidR="00357641" w14:paraId="79479FB2" w14:textId="77777777">
        <w:trPr>
          <w:trHeight w:val="2070"/>
        </w:trPr>
        <w:tc>
          <w:tcPr>
            <w:tcW w:w="2520" w:type="dxa"/>
            <w:tcBorders>
              <w:top w:val="nil"/>
              <w:left w:val="nil"/>
              <w:bottom w:val="nil"/>
              <w:right w:val="nil"/>
            </w:tcBorders>
            <w:shd w:val="clear" w:color="auto" w:fill="E5ECF6"/>
            <w:vAlign w:val="bottom"/>
          </w:tcPr>
          <w:p w14:paraId="7F28A253" w14:textId="77777777" w:rsidR="00357641" w:rsidRDefault="00000000">
            <w:pPr>
              <w:spacing w:after="0" w:line="259" w:lineRule="auto"/>
              <w:ind w:left="25" w:right="24" w:firstLine="0"/>
              <w:jc w:val="left"/>
            </w:pPr>
            <w:r>
              <w:rPr>
                <w:noProof/>
              </w:rPr>
              <w:drawing>
                <wp:anchor distT="0" distB="0" distL="114300" distR="114300" simplePos="0" relativeHeight="251661312" behindDoc="0" locked="0" layoutInCell="1" allowOverlap="0" wp14:anchorId="33FEBDE2" wp14:editId="4EC753E7">
                  <wp:simplePos x="0" y="0"/>
                  <wp:positionH relativeFrom="column">
                    <wp:posOffset>290416</wp:posOffset>
                  </wp:positionH>
                  <wp:positionV relativeFrom="paragraph">
                    <wp:posOffset>-438153</wp:posOffset>
                  </wp:positionV>
                  <wp:extent cx="1294862" cy="978076"/>
                  <wp:effectExtent l="0" t="0" r="0" b="0"/>
                  <wp:wrapSquare wrapText="bothSides"/>
                  <wp:docPr id="6476" name="Picture 6476"/>
                  <wp:cNvGraphicFramePr/>
                  <a:graphic xmlns:a="http://schemas.openxmlformats.org/drawingml/2006/main">
                    <a:graphicData uri="http://schemas.openxmlformats.org/drawingml/2006/picture">
                      <pic:pic xmlns:pic="http://schemas.openxmlformats.org/drawingml/2006/picture">
                        <pic:nvPicPr>
                          <pic:cNvPr id="6476" name="Picture 6476"/>
                          <pic:cNvPicPr/>
                        </pic:nvPicPr>
                        <pic:blipFill>
                          <a:blip r:embed="rId35"/>
                          <a:stretch>
                            <a:fillRect/>
                          </a:stretch>
                        </pic:blipFill>
                        <pic:spPr>
                          <a:xfrm>
                            <a:off x="0" y="0"/>
                            <a:ext cx="1294862" cy="978076"/>
                          </a:xfrm>
                          <a:prstGeom prst="rect">
                            <a:avLst/>
                          </a:prstGeom>
                        </pic:spPr>
                      </pic:pic>
                    </a:graphicData>
                  </a:graphic>
                </wp:anchor>
              </w:drawing>
            </w:r>
            <w:r>
              <w:rPr>
                <w:rFonts w:ascii="CMU Serif" w:eastAsia="CMU Serif" w:hAnsi="CMU Serif" w:cs="CMU Serif"/>
                <w:b/>
                <w:color w:val="A80319"/>
                <w:sz w:val="9"/>
              </w:rPr>
              <w:t>Motion</w:t>
            </w:r>
          </w:p>
          <w:p w14:paraId="54E8458F" w14:textId="77777777" w:rsidR="00357641" w:rsidRDefault="00000000">
            <w:pPr>
              <w:spacing w:after="684" w:line="259" w:lineRule="auto"/>
              <w:ind w:left="70" w:right="24" w:firstLine="0"/>
              <w:jc w:val="left"/>
            </w:pPr>
            <w:r>
              <w:rPr>
                <w:rFonts w:ascii="CMU Serif" w:eastAsia="CMU Serif" w:hAnsi="CMU Serif" w:cs="CMU Serif"/>
                <w:b/>
                <w:color w:val="A80319"/>
                <w:sz w:val="9"/>
              </w:rPr>
              <w:t>Mask</w:t>
            </w:r>
          </w:p>
          <w:p w14:paraId="6DC15F14" w14:textId="77777777" w:rsidR="00357641" w:rsidRDefault="00000000">
            <w:pPr>
              <w:spacing w:after="0" w:line="259" w:lineRule="auto"/>
              <w:ind w:left="23" w:right="0" w:firstLine="0"/>
              <w:jc w:val="center"/>
            </w:pPr>
            <w:r>
              <w:rPr>
                <w:rFonts w:ascii="CMU Serif" w:eastAsia="CMU Serif" w:hAnsi="CMU Serif" w:cs="CMU Serif"/>
                <w:b/>
                <w:color w:val="A80319"/>
                <w:sz w:val="9"/>
              </w:rPr>
              <w:t xml:space="preserve">a) WRONGLY SKIPPED </w:t>
            </w:r>
          </w:p>
          <w:p w14:paraId="2E698431" w14:textId="77777777" w:rsidR="00357641" w:rsidRDefault="00000000">
            <w:pPr>
              <w:spacing w:after="0" w:line="259" w:lineRule="auto"/>
              <w:ind w:left="23" w:right="0" w:firstLine="0"/>
              <w:jc w:val="center"/>
            </w:pPr>
            <w:r>
              <w:rPr>
                <w:rFonts w:ascii="CMU Serif" w:eastAsia="CMU Serif" w:hAnsi="CMU Serif" w:cs="CMU Serif"/>
                <w:b/>
                <w:color w:val="A80319"/>
                <w:sz w:val="9"/>
              </w:rPr>
              <w:lastRenderedPageBreak/>
              <w:t xml:space="preserve"> Slow Smoke </w:t>
            </w:r>
          </w:p>
          <w:p w14:paraId="21012471" w14:textId="77777777" w:rsidR="00357641" w:rsidRDefault="00000000">
            <w:pPr>
              <w:spacing w:after="0" w:line="259" w:lineRule="auto"/>
              <w:ind w:left="59" w:right="0" w:firstLine="0"/>
              <w:jc w:val="center"/>
            </w:pPr>
            <w:r>
              <w:rPr>
                <w:rFonts w:ascii="CMU Serif" w:eastAsia="CMU Serif" w:hAnsi="CMU Serif" w:cs="CMU Serif"/>
                <w:b/>
                <w:color w:val="A80319"/>
                <w:sz w:val="9"/>
              </w:rPr>
              <w:t xml:space="preserve"> (</w:t>
            </w:r>
            <w:r>
              <w:rPr>
                <w:rFonts w:ascii="Calibri" w:eastAsia="Calibri" w:hAnsi="Calibri" w:cs="Calibri"/>
                <w:color w:val="A80319"/>
                <w:sz w:val="9"/>
              </w:rPr>
              <w:t>✗</w:t>
            </w:r>
            <w:r>
              <w:rPr>
                <w:rFonts w:ascii="CMU Serif" w:eastAsia="CMU Serif" w:hAnsi="CMU Serif" w:cs="CMU Serif"/>
                <w:b/>
                <w:color w:val="A80319"/>
                <w:sz w:val="9"/>
              </w:rPr>
              <w:t xml:space="preserve"> MISSED)</w:t>
            </w:r>
          </w:p>
        </w:tc>
        <w:tc>
          <w:tcPr>
            <w:tcW w:w="2063" w:type="dxa"/>
            <w:tcBorders>
              <w:top w:val="single" w:sz="3" w:space="0" w:color="000000"/>
              <w:left w:val="nil"/>
              <w:bottom w:val="nil"/>
              <w:right w:val="nil"/>
            </w:tcBorders>
            <w:shd w:val="clear" w:color="auto" w:fill="E5ECF6"/>
            <w:vAlign w:val="bottom"/>
          </w:tcPr>
          <w:p w14:paraId="43DFD852" w14:textId="77777777" w:rsidR="00357641" w:rsidRDefault="00000000">
            <w:pPr>
              <w:spacing w:after="91" w:line="259" w:lineRule="auto"/>
              <w:ind w:left="0" w:right="0" w:firstLine="0"/>
              <w:jc w:val="left"/>
            </w:pPr>
            <w:r>
              <w:rPr>
                <w:noProof/>
              </w:rPr>
              <w:lastRenderedPageBreak/>
              <w:drawing>
                <wp:inline distT="0" distB="0" distL="0" distR="0" wp14:anchorId="4FEAA5BA" wp14:editId="77E49E1E">
                  <wp:extent cx="1294862" cy="978076"/>
                  <wp:effectExtent l="0" t="0" r="0" b="0"/>
                  <wp:docPr id="6478" name="Picture 6478"/>
                  <wp:cNvGraphicFramePr/>
                  <a:graphic xmlns:a="http://schemas.openxmlformats.org/drawingml/2006/main">
                    <a:graphicData uri="http://schemas.openxmlformats.org/drawingml/2006/picture">
                      <pic:pic xmlns:pic="http://schemas.openxmlformats.org/drawingml/2006/picture">
                        <pic:nvPicPr>
                          <pic:cNvPr id="6478" name="Picture 6478"/>
                          <pic:cNvPicPr/>
                        </pic:nvPicPr>
                        <pic:blipFill>
                          <a:blip r:embed="rId36"/>
                          <a:stretch>
                            <a:fillRect/>
                          </a:stretch>
                        </pic:blipFill>
                        <pic:spPr>
                          <a:xfrm>
                            <a:off x="0" y="0"/>
                            <a:ext cx="1294862" cy="978076"/>
                          </a:xfrm>
                          <a:prstGeom prst="rect">
                            <a:avLst/>
                          </a:prstGeom>
                        </pic:spPr>
                      </pic:pic>
                    </a:graphicData>
                  </a:graphic>
                </wp:inline>
              </w:drawing>
            </w:r>
          </w:p>
          <w:p w14:paraId="7D7A9063" w14:textId="77777777" w:rsidR="00357641" w:rsidRDefault="00000000">
            <w:pPr>
              <w:spacing w:after="0" w:line="259" w:lineRule="auto"/>
              <w:ind w:left="0" w:right="48" w:firstLine="0"/>
              <w:jc w:val="center"/>
            </w:pPr>
            <w:r>
              <w:rPr>
                <w:rFonts w:ascii="CMU Serif" w:eastAsia="CMU Serif" w:hAnsi="CMU Serif" w:cs="CMU Serif"/>
                <w:b/>
                <w:color w:val="A80319"/>
                <w:sz w:val="9"/>
              </w:rPr>
              <w:t xml:space="preserve">b) WASTED INFER </w:t>
            </w:r>
          </w:p>
          <w:p w14:paraId="6202148F" w14:textId="77777777" w:rsidR="00357641" w:rsidRDefault="00000000">
            <w:pPr>
              <w:spacing w:after="0" w:line="259" w:lineRule="auto"/>
              <w:ind w:left="563" w:right="224" w:hanging="231"/>
            </w:pPr>
            <w:r>
              <w:rPr>
                <w:rFonts w:ascii="CMU Serif" w:eastAsia="CMU Serif" w:hAnsi="CMU Serif" w:cs="CMU Serif"/>
                <w:b/>
                <w:color w:val="A80319"/>
                <w:sz w:val="9"/>
              </w:rPr>
              <w:t xml:space="preserve"> Incorrect Motion Detection  (</w:t>
            </w:r>
            <w:r>
              <w:rPr>
                <w:rFonts w:ascii="Calibri" w:eastAsia="Calibri" w:hAnsi="Calibri" w:cs="Calibri"/>
                <w:color w:val="A80319"/>
                <w:sz w:val="9"/>
              </w:rPr>
              <w:t>✗</w:t>
            </w:r>
            <w:r>
              <w:rPr>
                <w:rFonts w:ascii="CMU Serif" w:eastAsia="CMU Serif" w:hAnsi="CMU Serif" w:cs="CMU Serif"/>
                <w:b/>
                <w:color w:val="A80319"/>
                <w:sz w:val="9"/>
              </w:rPr>
              <w:t xml:space="preserve"> NO SAVINGS)</w:t>
            </w:r>
          </w:p>
        </w:tc>
        <w:tc>
          <w:tcPr>
            <w:tcW w:w="2063" w:type="dxa"/>
            <w:tcBorders>
              <w:top w:val="single" w:sz="3" w:space="0" w:color="000000"/>
              <w:left w:val="nil"/>
              <w:bottom w:val="nil"/>
              <w:right w:val="nil"/>
            </w:tcBorders>
            <w:shd w:val="clear" w:color="auto" w:fill="E5ECF6"/>
            <w:vAlign w:val="bottom"/>
          </w:tcPr>
          <w:p w14:paraId="04DB8FB0" w14:textId="77777777" w:rsidR="00357641" w:rsidRDefault="00000000">
            <w:pPr>
              <w:spacing w:after="91" w:line="259" w:lineRule="auto"/>
              <w:ind w:left="0" w:right="0" w:firstLine="0"/>
              <w:jc w:val="left"/>
            </w:pPr>
            <w:r>
              <w:rPr>
                <w:noProof/>
              </w:rPr>
              <w:drawing>
                <wp:inline distT="0" distB="0" distL="0" distR="0" wp14:anchorId="1892E507" wp14:editId="56690865">
                  <wp:extent cx="1294862" cy="978076"/>
                  <wp:effectExtent l="0" t="0" r="0" b="0"/>
                  <wp:docPr id="6480" name="Picture 6480"/>
                  <wp:cNvGraphicFramePr/>
                  <a:graphic xmlns:a="http://schemas.openxmlformats.org/drawingml/2006/main">
                    <a:graphicData uri="http://schemas.openxmlformats.org/drawingml/2006/picture">
                      <pic:pic xmlns:pic="http://schemas.openxmlformats.org/drawingml/2006/picture">
                        <pic:nvPicPr>
                          <pic:cNvPr id="6480" name="Picture 6480"/>
                          <pic:cNvPicPr/>
                        </pic:nvPicPr>
                        <pic:blipFill>
                          <a:blip r:embed="rId37"/>
                          <a:stretch>
                            <a:fillRect/>
                          </a:stretch>
                        </pic:blipFill>
                        <pic:spPr>
                          <a:xfrm>
                            <a:off x="0" y="0"/>
                            <a:ext cx="1294862" cy="978076"/>
                          </a:xfrm>
                          <a:prstGeom prst="rect">
                            <a:avLst/>
                          </a:prstGeom>
                        </pic:spPr>
                      </pic:pic>
                    </a:graphicData>
                  </a:graphic>
                </wp:inline>
              </w:drawing>
            </w:r>
          </w:p>
          <w:p w14:paraId="76240F54" w14:textId="77777777" w:rsidR="00357641" w:rsidRDefault="00000000">
            <w:pPr>
              <w:spacing w:after="0" w:line="259" w:lineRule="auto"/>
              <w:ind w:left="383" w:right="0" w:firstLine="0"/>
              <w:jc w:val="left"/>
            </w:pPr>
            <w:r>
              <w:rPr>
                <w:rFonts w:ascii="CMU Serif" w:eastAsia="CMU Serif" w:hAnsi="CMU Serif" w:cs="CMU Serif"/>
                <w:b/>
                <w:color w:val="A80319"/>
                <w:sz w:val="9"/>
              </w:rPr>
              <w:t xml:space="preserve">c) WASTED INFER </w:t>
            </w:r>
          </w:p>
          <w:p w14:paraId="606CF2CA" w14:textId="77777777" w:rsidR="00357641" w:rsidRDefault="00000000">
            <w:pPr>
              <w:spacing w:after="0" w:line="259" w:lineRule="auto"/>
              <w:ind w:left="429" w:right="0" w:firstLine="0"/>
              <w:jc w:val="left"/>
            </w:pPr>
            <w:r>
              <w:rPr>
                <w:rFonts w:ascii="CMU Serif" w:eastAsia="CMU Serif" w:hAnsi="CMU Serif" w:cs="CMU Serif"/>
                <w:b/>
                <w:color w:val="A80319"/>
                <w:sz w:val="9"/>
              </w:rPr>
              <w:t xml:space="preserve"> Persistent Motion </w:t>
            </w:r>
          </w:p>
          <w:p w14:paraId="4EAB112A" w14:textId="77777777" w:rsidR="00357641" w:rsidRDefault="00000000">
            <w:pPr>
              <w:spacing w:after="0" w:line="259" w:lineRule="auto"/>
              <w:ind w:left="449" w:right="0" w:firstLine="0"/>
              <w:jc w:val="left"/>
            </w:pPr>
            <w:r>
              <w:rPr>
                <w:rFonts w:ascii="CMU Serif" w:eastAsia="CMU Serif" w:hAnsi="CMU Serif" w:cs="CMU Serif"/>
                <w:b/>
                <w:color w:val="A80319"/>
                <w:sz w:val="9"/>
              </w:rPr>
              <w:t>(</w:t>
            </w:r>
            <w:r>
              <w:rPr>
                <w:rFonts w:ascii="Calibri" w:eastAsia="Calibri" w:hAnsi="Calibri" w:cs="Calibri"/>
                <w:color w:val="A80319"/>
                <w:sz w:val="9"/>
              </w:rPr>
              <w:t>✗</w:t>
            </w:r>
            <w:r>
              <w:rPr>
                <w:rFonts w:ascii="CMU Serif" w:eastAsia="CMU Serif" w:hAnsi="CMU Serif" w:cs="CMU Serif"/>
                <w:b/>
                <w:color w:val="A80319"/>
                <w:sz w:val="9"/>
              </w:rPr>
              <w:t xml:space="preserve"> NO SAVINGS)</w:t>
            </w:r>
          </w:p>
        </w:tc>
        <w:tc>
          <w:tcPr>
            <w:tcW w:w="2063" w:type="dxa"/>
            <w:tcBorders>
              <w:top w:val="single" w:sz="3" w:space="0" w:color="000000"/>
              <w:left w:val="nil"/>
              <w:bottom w:val="nil"/>
              <w:right w:val="nil"/>
            </w:tcBorders>
            <w:shd w:val="clear" w:color="auto" w:fill="E5ECF6"/>
            <w:vAlign w:val="bottom"/>
          </w:tcPr>
          <w:p w14:paraId="13BE53AC" w14:textId="77777777" w:rsidR="00357641" w:rsidRDefault="00000000">
            <w:pPr>
              <w:spacing w:after="37" w:line="259" w:lineRule="auto"/>
              <w:ind w:left="0" w:right="0" w:firstLine="0"/>
              <w:jc w:val="left"/>
            </w:pPr>
            <w:r>
              <w:rPr>
                <w:noProof/>
              </w:rPr>
              <w:drawing>
                <wp:inline distT="0" distB="0" distL="0" distR="0" wp14:anchorId="1673F624" wp14:editId="79B688AF">
                  <wp:extent cx="1294862" cy="978076"/>
                  <wp:effectExtent l="0" t="0" r="0" b="0"/>
                  <wp:docPr id="6482" name="Picture 6482"/>
                  <wp:cNvGraphicFramePr/>
                  <a:graphic xmlns:a="http://schemas.openxmlformats.org/drawingml/2006/main">
                    <a:graphicData uri="http://schemas.openxmlformats.org/drawingml/2006/picture">
                      <pic:pic xmlns:pic="http://schemas.openxmlformats.org/drawingml/2006/picture">
                        <pic:nvPicPr>
                          <pic:cNvPr id="6482" name="Picture 6482"/>
                          <pic:cNvPicPr/>
                        </pic:nvPicPr>
                        <pic:blipFill>
                          <a:blip r:embed="rId38"/>
                          <a:stretch>
                            <a:fillRect/>
                          </a:stretch>
                        </pic:blipFill>
                        <pic:spPr>
                          <a:xfrm>
                            <a:off x="0" y="0"/>
                            <a:ext cx="1294862" cy="978076"/>
                          </a:xfrm>
                          <a:prstGeom prst="rect">
                            <a:avLst/>
                          </a:prstGeom>
                        </pic:spPr>
                      </pic:pic>
                    </a:graphicData>
                  </a:graphic>
                </wp:inline>
              </w:drawing>
            </w:r>
          </w:p>
          <w:p w14:paraId="079CB80B" w14:textId="77777777" w:rsidR="00357641" w:rsidRDefault="00000000">
            <w:pPr>
              <w:spacing w:after="0" w:line="259" w:lineRule="auto"/>
              <w:ind w:left="294" w:right="0" w:firstLine="0"/>
              <w:jc w:val="left"/>
            </w:pPr>
            <w:r>
              <w:rPr>
                <w:rFonts w:ascii="CMU Serif" w:eastAsia="CMU Serif" w:hAnsi="CMU Serif" w:cs="CMU Serif"/>
                <w:b/>
                <w:color w:val="A80319"/>
                <w:sz w:val="9"/>
              </w:rPr>
              <w:t xml:space="preserve">d) WRONG PREDICTION </w:t>
            </w:r>
          </w:p>
          <w:p w14:paraId="224D2735" w14:textId="77777777" w:rsidR="00357641" w:rsidRDefault="00000000">
            <w:pPr>
              <w:spacing w:after="0" w:line="259" w:lineRule="auto"/>
              <w:ind w:left="0" w:right="140" w:firstLine="0"/>
              <w:jc w:val="center"/>
            </w:pPr>
            <w:r>
              <w:rPr>
                <w:rFonts w:ascii="CMU Serif" w:eastAsia="CMU Serif" w:hAnsi="CMU Serif" w:cs="CMU Serif"/>
                <w:b/>
                <w:color w:val="A80319"/>
                <w:sz w:val="9"/>
              </w:rPr>
              <w:t xml:space="preserve"> Properly Infer </w:t>
            </w:r>
          </w:p>
          <w:p w14:paraId="04E5F25A" w14:textId="77777777" w:rsidR="00357641" w:rsidRDefault="00000000">
            <w:pPr>
              <w:spacing w:after="0" w:line="259" w:lineRule="auto"/>
              <w:ind w:left="0" w:right="140" w:firstLine="0"/>
              <w:jc w:val="center"/>
            </w:pPr>
            <w:r>
              <w:rPr>
                <w:rFonts w:ascii="CMU Serif" w:eastAsia="CMU Serif" w:hAnsi="CMU Serif" w:cs="CMU Serif"/>
                <w:b/>
                <w:color w:val="A80319"/>
                <w:sz w:val="9"/>
              </w:rPr>
              <w:t xml:space="preserve"> But Wrongly Predicted </w:t>
            </w:r>
          </w:p>
          <w:p w14:paraId="048F0EDC" w14:textId="77777777" w:rsidR="00357641" w:rsidRDefault="00000000">
            <w:pPr>
              <w:spacing w:after="0" w:line="259" w:lineRule="auto"/>
              <w:ind w:left="322" w:right="0" w:firstLine="0"/>
              <w:jc w:val="left"/>
            </w:pPr>
            <w:r>
              <w:rPr>
                <w:rFonts w:ascii="CMU Serif" w:eastAsia="CMU Serif" w:hAnsi="CMU Serif" w:cs="CMU Serif"/>
                <w:b/>
                <w:color w:val="A80319"/>
                <w:sz w:val="9"/>
              </w:rPr>
              <w:t xml:space="preserve"> (</w:t>
            </w:r>
            <w:r>
              <w:rPr>
                <w:rFonts w:ascii="Calibri" w:eastAsia="Calibri" w:hAnsi="Calibri" w:cs="Calibri"/>
                <w:color w:val="A80319"/>
                <w:sz w:val="9"/>
              </w:rPr>
              <w:t>✗</w:t>
            </w:r>
            <w:r>
              <w:rPr>
                <w:rFonts w:ascii="CMU Serif" w:eastAsia="CMU Serif" w:hAnsi="CMU Serif" w:cs="CMU Serif"/>
                <w:b/>
                <w:color w:val="A80319"/>
                <w:sz w:val="9"/>
              </w:rPr>
              <w:t xml:space="preserve"> BIG MODEL ERROR)</w:t>
            </w:r>
          </w:p>
        </w:tc>
        <w:tc>
          <w:tcPr>
            <w:tcW w:w="2031" w:type="dxa"/>
            <w:tcBorders>
              <w:top w:val="single" w:sz="3" w:space="0" w:color="000000"/>
              <w:left w:val="nil"/>
              <w:bottom w:val="nil"/>
              <w:right w:val="nil"/>
            </w:tcBorders>
            <w:shd w:val="clear" w:color="auto" w:fill="E5ECF6"/>
            <w:vAlign w:val="bottom"/>
          </w:tcPr>
          <w:p w14:paraId="7F39CF2E" w14:textId="77777777" w:rsidR="00357641" w:rsidRDefault="00000000">
            <w:pPr>
              <w:spacing w:after="37" w:line="259" w:lineRule="auto"/>
              <w:ind w:left="0" w:right="0" w:firstLine="0"/>
              <w:jc w:val="left"/>
            </w:pPr>
            <w:r>
              <w:rPr>
                <w:noProof/>
              </w:rPr>
              <w:drawing>
                <wp:inline distT="0" distB="0" distL="0" distR="0" wp14:anchorId="6AA697F5" wp14:editId="142091E9">
                  <wp:extent cx="1295400" cy="981456"/>
                  <wp:effectExtent l="0" t="0" r="0" b="0"/>
                  <wp:docPr id="82032" name="Picture 82032"/>
                  <wp:cNvGraphicFramePr/>
                  <a:graphic xmlns:a="http://schemas.openxmlformats.org/drawingml/2006/main">
                    <a:graphicData uri="http://schemas.openxmlformats.org/drawingml/2006/picture">
                      <pic:pic xmlns:pic="http://schemas.openxmlformats.org/drawingml/2006/picture">
                        <pic:nvPicPr>
                          <pic:cNvPr id="82032" name="Picture 82032"/>
                          <pic:cNvPicPr/>
                        </pic:nvPicPr>
                        <pic:blipFill>
                          <a:blip r:embed="rId39"/>
                          <a:stretch>
                            <a:fillRect/>
                          </a:stretch>
                        </pic:blipFill>
                        <pic:spPr>
                          <a:xfrm>
                            <a:off x="0" y="0"/>
                            <a:ext cx="1295400" cy="981456"/>
                          </a:xfrm>
                          <a:prstGeom prst="rect">
                            <a:avLst/>
                          </a:prstGeom>
                        </pic:spPr>
                      </pic:pic>
                    </a:graphicData>
                  </a:graphic>
                </wp:inline>
              </w:drawing>
            </w:r>
          </w:p>
          <w:p w14:paraId="67CE1FEE" w14:textId="77777777" w:rsidR="00357641" w:rsidRDefault="00000000">
            <w:pPr>
              <w:spacing w:after="0" w:line="259" w:lineRule="auto"/>
              <w:ind w:left="64" w:right="0" w:firstLine="0"/>
              <w:jc w:val="center"/>
            </w:pPr>
            <w:r>
              <w:rPr>
                <w:rFonts w:ascii="CMU Serif" w:eastAsia="CMU Serif" w:hAnsi="CMU Serif" w:cs="CMU Serif"/>
                <w:b/>
                <w:color w:val="A80319"/>
                <w:sz w:val="9"/>
              </w:rPr>
              <w:t xml:space="preserve">e) WRONG PREDICTION </w:t>
            </w:r>
          </w:p>
          <w:p w14:paraId="69ABCFFD" w14:textId="77777777" w:rsidR="00357641" w:rsidRDefault="00000000">
            <w:pPr>
              <w:spacing w:after="0" w:line="259" w:lineRule="auto"/>
              <w:ind w:left="64" w:right="0" w:firstLine="0"/>
              <w:jc w:val="center"/>
            </w:pPr>
            <w:r>
              <w:rPr>
                <w:rFonts w:ascii="CMU Serif" w:eastAsia="CMU Serif" w:hAnsi="CMU Serif" w:cs="CMU Serif"/>
                <w:b/>
                <w:color w:val="A80319"/>
                <w:sz w:val="9"/>
              </w:rPr>
              <w:t xml:space="preserve"> Properly Infer </w:t>
            </w:r>
          </w:p>
          <w:p w14:paraId="7F5717A4" w14:textId="77777777" w:rsidR="00357641" w:rsidRDefault="00000000">
            <w:pPr>
              <w:spacing w:after="0" w:line="259" w:lineRule="auto"/>
              <w:ind w:left="64" w:right="0" w:firstLine="0"/>
              <w:jc w:val="center"/>
            </w:pPr>
            <w:r>
              <w:rPr>
                <w:rFonts w:ascii="CMU Serif" w:eastAsia="CMU Serif" w:hAnsi="CMU Serif" w:cs="CMU Serif"/>
                <w:b/>
                <w:color w:val="A80319"/>
                <w:sz w:val="9"/>
              </w:rPr>
              <w:t xml:space="preserve"> But Wrongly Predicted </w:t>
            </w:r>
          </w:p>
          <w:p w14:paraId="4B32DCA6" w14:textId="77777777" w:rsidR="00357641" w:rsidRDefault="00000000">
            <w:pPr>
              <w:spacing w:after="0" w:line="259" w:lineRule="auto"/>
              <w:ind w:left="100" w:right="0" w:firstLine="0"/>
              <w:jc w:val="center"/>
            </w:pPr>
            <w:r>
              <w:rPr>
                <w:rFonts w:ascii="CMU Serif" w:eastAsia="CMU Serif" w:hAnsi="CMU Serif" w:cs="CMU Serif"/>
                <w:b/>
                <w:color w:val="A80319"/>
                <w:sz w:val="9"/>
              </w:rPr>
              <w:t xml:space="preserve"> (</w:t>
            </w:r>
            <w:r>
              <w:rPr>
                <w:rFonts w:ascii="Calibri" w:eastAsia="Calibri" w:hAnsi="Calibri" w:cs="Calibri"/>
                <w:color w:val="A80319"/>
                <w:sz w:val="9"/>
              </w:rPr>
              <w:t>✗</w:t>
            </w:r>
            <w:r>
              <w:rPr>
                <w:rFonts w:ascii="CMU Serif" w:eastAsia="CMU Serif" w:hAnsi="CMU Serif" w:cs="CMU Serif"/>
                <w:b/>
                <w:color w:val="A80319"/>
                <w:sz w:val="9"/>
              </w:rPr>
              <w:t xml:space="preserve"> BIG MODEL ERROR)</w:t>
            </w:r>
          </w:p>
        </w:tc>
      </w:tr>
    </w:tbl>
    <w:p w14:paraId="4BC6763C" w14:textId="77777777" w:rsidR="00357641" w:rsidRDefault="00000000">
      <w:pPr>
        <w:spacing w:after="299"/>
        <w:ind w:left="47" w:right="20"/>
      </w:pPr>
      <w:r>
        <w:t xml:space="preserve">Figure 6: Qualitative analysis of skip module failure modes. </w:t>
      </w:r>
      <w:r>
        <w:rPr>
          <w:sz w:val="18"/>
        </w:rPr>
        <w:t>(</w:t>
      </w:r>
      <w:r>
        <w:t>a</w:t>
      </w:r>
      <w:r>
        <w:rPr>
          <w:sz w:val="18"/>
        </w:rPr>
        <w:t xml:space="preserve">) </w:t>
      </w:r>
      <w:r>
        <w:t xml:space="preserve">Missed detection: slow-developing or settled smoke fails to trigger the motion accumulator. </w:t>
      </w:r>
      <w:r>
        <w:rPr>
          <w:sz w:val="18"/>
        </w:rPr>
        <w:t>(</w:t>
      </w:r>
      <w:r>
        <w:t>b–c</w:t>
      </w:r>
      <w:r>
        <w:rPr>
          <w:sz w:val="18"/>
        </w:rPr>
        <w:t xml:space="preserve">) </w:t>
      </w:r>
      <w:r>
        <w:t xml:space="preserve">Wasted inferences: inaccurate motion detection OR persistent motion </w:t>
      </w:r>
      <w:r>
        <w:rPr>
          <w:sz w:val="18"/>
        </w:rPr>
        <w:t>(</w:t>
      </w:r>
      <w:r>
        <w:t>e.g., human activity</w:t>
      </w:r>
      <w:r>
        <w:rPr>
          <w:sz w:val="18"/>
        </w:rPr>
        <w:t xml:space="preserve">) </w:t>
      </w:r>
      <w:r>
        <w:t xml:space="preserve">saturates the accumulator, preventing frame skipping. </w:t>
      </w:r>
      <w:proofErr w:type="gramStart"/>
      <w:r>
        <w:rPr>
          <w:sz w:val="18"/>
        </w:rPr>
        <w:t>(</w:t>
      </w:r>
      <w:r>
        <w:t>d–e</w:t>
      </w:r>
      <w:r>
        <w:rPr>
          <w:sz w:val="18"/>
        </w:rPr>
        <w:t xml:space="preserve">) </w:t>
      </w:r>
      <w:r>
        <w:t>Big Model</w:t>
      </w:r>
      <w:proofErr w:type="gramEnd"/>
      <w:r>
        <w:t xml:space="preserve"> error: frames are correctly passed to the deep learning model, yet the model produces incorrect predictions.</w:t>
      </w:r>
    </w:p>
    <w:p w14:paraId="17B2BE55" w14:textId="77777777" w:rsidR="00357641" w:rsidRDefault="00000000">
      <w:pPr>
        <w:ind w:left="47" w:right="20"/>
      </w:pPr>
      <w:r>
        <w:t xml:space="preserve">Figure </w:t>
      </w:r>
      <w:r>
        <w:rPr>
          <w:color w:val="0000FF"/>
        </w:rPr>
        <w:t xml:space="preserve">6 </w:t>
      </w:r>
      <w:r>
        <w:t>shows five representative failure cases, which can be grouped into three categories:</w:t>
      </w:r>
    </w:p>
    <w:p w14:paraId="3F3C70E3" w14:textId="77777777" w:rsidR="00357641" w:rsidRDefault="00000000">
      <w:pPr>
        <w:numPr>
          <w:ilvl w:val="0"/>
          <w:numId w:val="6"/>
        </w:numPr>
        <w:ind w:right="20" w:hanging="255"/>
      </w:pPr>
      <w:r>
        <w:rPr>
          <w:b/>
        </w:rPr>
        <w:t xml:space="preserve">Wrongly skipped frames </w:t>
      </w:r>
      <w:r>
        <w:rPr>
          <w:sz w:val="18"/>
        </w:rPr>
        <w:t>(</w:t>
      </w:r>
      <w:r>
        <w:t xml:space="preserve">Fig. </w:t>
      </w:r>
      <w:r>
        <w:rPr>
          <w:color w:val="0000FF"/>
        </w:rPr>
        <w:t>6</w:t>
      </w:r>
      <w:r>
        <w:t>a</w:t>
      </w:r>
      <w:r>
        <w:rPr>
          <w:sz w:val="18"/>
        </w:rPr>
        <w:t xml:space="preserve">): </w:t>
      </w:r>
      <w:r>
        <w:t>Slowly developing smoke or smoke in its settling phase produces motion that is too subtle to trigger the skip module, leading to missed detections.</w:t>
      </w:r>
    </w:p>
    <w:p w14:paraId="0CC37C2D" w14:textId="77777777" w:rsidR="00357641" w:rsidRDefault="00000000">
      <w:pPr>
        <w:numPr>
          <w:ilvl w:val="0"/>
          <w:numId w:val="6"/>
        </w:numPr>
        <w:ind w:right="20" w:hanging="255"/>
      </w:pPr>
      <w:r>
        <w:rPr>
          <w:b/>
        </w:rPr>
        <w:t xml:space="preserve">Wrongly passed frames / wasted inference </w:t>
      </w:r>
      <w:r>
        <w:rPr>
          <w:sz w:val="18"/>
        </w:rPr>
        <w:t>(</w:t>
      </w:r>
      <w:r>
        <w:t xml:space="preserve">Fig. </w:t>
      </w:r>
      <w:r>
        <w:rPr>
          <w:color w:val="0000FF"/>
        </w:rPr>
        <w:t>6</w:t>
      </w:r>
      <w:r>
        <w:t>b,c</w:t>
      </w:r>
      <w:r>
        <w:rPr>
          <w:sz w:val="18"/>
        </w:rPr>
        <w:t xml:space="preserve">): </w:t>
      </w:r>
      <w:r>
        <w:t>Noise or persistent non-fire motion prevents background frames from being skipped, resulting in unnecessary inference.</w:t>
      </w:r>
    </w:p>
    <w:p w14:paraId="427F774E" w14:textId="77777777" w:rsidR="00357641" w:rsidRDefault="00000000">
      <w:pPr>
        <w:numPr>
          <w:ilvl w:val="0"/>
          <w:numId w:val="6"/>
        </w:numPr>
        <w:spacing w:after="270"/>
        <w:ind w:right="20" w:hanging="255"/>
      </w:pPr>
      <w:r>
        <w:rPr>
          <w:b/>
        </w:rPr>
        <w:t xml:space="preserve">Incorrect Big Model predictions </w:t>
      </w:r>
      <w:r>
        <w:rPr>
          <w:sz w:val="18"/>
        </w:rPr>
        <w:t>(</w:t>
      </w:r>
      <w:r>
        <w:t xml:space="preserve">Fig. </w:t>
      </w:r>
      <w:r>
        <w:rPr>
          <w:color w:val="0000FF"/>
        </w:rPr>
        <w:t>6</w:t>
      </w:r>
      <w:r>
        <w:t>d,e</w:t>
      </w:r>
      <w:r>
        <w:rPr>
          <w:sz w:val="18"/>
        </w:rPr>
        <w:t xml:space="preserve">): </w:t>
      </w:r>
      <w:r>
        <w:t>Even when fire or smoke frames are correctly forwarded, the Big Model may still produce an incorrect label, especially when the target occupies only a small portion of the frame.</w:t>
      </w:r>
    </w:p>
    <w:p w14:paraId="2F10C494" w14:textId="6984A0E5" w:rsidR="00357641" w:rsidDel="00EE0F32" w:rsidRDefault="00000000">
      <w:pPr>
        <w:ind w:left="47" w:right="20"/>
        <w:rPr>
          <w:moveFrom w:id="1311" w:author="HOANG VAN HA" w:date="2026-05-27T15:33:00Z" w16du:dateUtc="2026-05-27T06:33:00Z"/>
        </w:rPr>
      </w:pPr>
      <w:r>
        <w:rPr>
          <w:b/>
        </w:rPr>
        <w:t xml:space="preserve">4.4.4.3 </w:t>
      </w:r>
      <w:ins w:id="1312" w:author="HOANG VAN HA" w:date="2026-05-27T16:06:00Z" w16du:dateUtc="2026-05-27T07:06:00Z">
        <w:r w:rsidR="00B80A31">
          <w:rPr>
            <w:b/>
          </w:rPr>
          <w:t xml:space="preserve">Analysis of </w:t>
        </w:r>
      </w:ins>
      <w:r>
        <w:rPr>
          <w:b/>
        </w:rPr>
        <w:t xml:space="preserve">Eager Mode: Recall–FAR Trade-off </w:t>
      </w:r>
      <w:moveFromRangeStart w:id="1313" w:author="HOANG VAN HA" w:date="2026-05-27T15:33:00Z" w:name="move230788447"/>
      <w:moveFrom w:id="1314" w:author="HOANG VAN HA" w:date="2026-05-27T15:33:00Z" w16du:dateUtc="2026-05-27T06:33:00Z">
        <w:r w:rsidDel="00EE0F32">
          <w:t xml:space="preserve">A key failure mode of the skip module, illustrated in Figure </w:t>
        </w:r>
        <w:r w:rsidDel="00EE0F32">
          <w:rPr>
            <w:color w:val="0000FF"/>
          </w:rPr>
          <w:t>6</w:t>
        </w:r>
        <w:r w:rsidDel="00EE0F32">
          <w:t xml:space="preserve">a, is the missed detection of slowly developing or settling smoke, whose subtle inter-frame motion falls below the activation threshold of AccMotionDet. To mitigate this limitation, the skip module is augmented with an Eager mode. When the Big Model M produces a fire/ smoke prediction on </w:t>
        </w:r>
        <w:r w:rsidDel="00EE0F32">
          <w:rPr>
            <w:rFonts w:ascii="Cambria Math" w:hAnsi="Cambria Math" w:cs="Cambria Math"/>
          </w:rPr>
          <w:t>𝑊</w:t>
        </w:r>
        <w:r w:rsidDel="00EE0F32">
          <w:rPr>
            <w:vertAlign w:val="subscript"/>
          </w:rPr>
          <w:t xml:space="preserve">fire </w:t>
        </w:r>
        <w:r w:rsidDel="00EE0F32">
          <w:t xml:space="preserve">consecutive non-skipped frames, the module enters </w:t>
        </w:r>
        <w:r w:rsidDel="00EE0F32">
          <w:rPr>
            <w:b/>
          </w:rPr>
          <w:t xml:space="preserve">eager mode </w:t>
        </w:r>
        <w:r w:rsidDel="00EE0F32">
          <w:t xml:space="preserve">and suppresses all skip decisions </w:t>
        </w:r>
        <w:r w:rsidDel="00EE0F32">
          <w:rPr>
            <w:sz w:val="18"/>
          </w:rPr>
          <w:t>(</w:t>
        </w:r>
        <w:r w:rsidDel="00EE0F32">
          <w:t xml:space="preserve">i.e set </w:t>
        </w:r>
        <w:r w:rsidDel="00EE0F32">
          <w:rPr>
            <w:rFonts w:ascii="Cambria Math" w:hAnsi="Cambria Math" w:cs="Cambria Math"/>
          </w:rPr>
          <w:t>𝑠</w:t>
        </w:r>
        <w:r w:rsidDel="00EE0F32">
          <w:rPr>
            <w:rFonts w:ascii="Cambria Math" w:hAnsi="Cambria Math" w:cs="Cambria Math"/>
            <w:vertAlign w:val="subscript"/>
          </w:rPr>
          <w:t>𝑡</w:t>
        </w:r>
        <w:r w:rsidDel="00EE0F32">
          <w:rPr>
            <w:vertAlign w:val="subscript"/>
          </w:rPr>
          <w:t xml:space="preserve"> </w:t>
        </w:r>
        <w:r w:rsidDel="00EE0F32">
          <w:t>= 1 – force inference</w:t>
        </w:r>
        <w:r w:rsidDel="00EE0F32">
          <w:rPr>
            <w:sz w:val="18"/>
          </w:rPr>
          <w:t xml:space="preserve">) </w:t>
        </w:r>
        <w:r w:rsidDel="00EE0F32">
          <w:t xml:space="preserve">until the scene is declared safe again - defined as M returns a negative prediction for </w:t>
        </w:r>
        <w:r w:rsidDel="00EE0F32">
          <w:rPr>
            <w:rFonts w:ascii="Cambria Math" w:hAnsi="Cambria Math" w:cs="Cambria Math"/>
          </w:rPr>
          <w:t>𝑊</w:t>
        </w:r>
        <w:r w:rsidDel="00EE0F32">
          <w:rPr>
            <w:vertAlign w:val="subscript"/>
          </w:rPr>
          <w:t xml:space="preserve">clr </w:t>
        </w:r>
        <w:r w:rsidDel="00EE0F32">
          <w:t>consecutive frames. This mechanism ensures that frames immediately following a confirmed detection are always forwarded to M, thereby recovering recall on slow-developing or settling smoke scenarios.</w:t>
        </w:r>
      </w:moveFrom>
    </w:p>
    <w:p w14:paraId="3152220E" w14:textId="232B36D1" w:rsidR="00357641" w:rsidRDefault="00000000" w:rsidP="00EE0F32">
      <w:pPr>
        <w:ind w:left="47" w:right="20"/>
      </w:pPr>
      <w:moveFrom w:id="1315" w:author="HOANG VAN HA" w:date="2026-05-27T15:33:00Z" w16du:dateUtc="2026-05-27T06:33:00Z">
        <w:r w:rsidDel="00EE0F32">
          <w:t xml:space="preserve">Figure </w:t>
        </w:r>
        <w:r w:rsidDel="00EE0F32">
          <w:rPr>
            <w:color w:val="0000FF"/>
          </w:rPr>
          <w:t xml:space="preserve">7 </w:t>
        </w:r>
        <w:r w:rsidDel="00EE0F32">
          <w:t>illustrates the state machine of eager mode with the transition conditions and corresponding actions for each state and how states transition during system operation.</w:t>
        </w:r>
      </w:moveFrom>
      <w:moveFromRangeEnd w:id="1313"/>
    </w:p>
    <w:p w14:paraId="36F14715" w14:textId="1990F625" w:rsidR="00357641" w:rsidDel="00B80A31" w:rsidRDefault="00000000">
      <w:pPr>
        <w:spacing w:after="28"/>
        <w:ind w:left="47" w:right="20"/>
        <w:rPr>
          <w:moveFrom w:id="1316" w:author="HOANG VAN HA" w:date="2026-05-27T16:04:00Z" w16du:dateUtc="2026-05-27T07:04:00Z"/>
        </w:rPr>
      </w:pPr>
      <w:moveFromRangeStart w:id="1317" w:author="HOANG VAN HA" w:date="2026-05-27T16:04:00Z" w:name="move230790313"/>
      <w:moveFrom w:id="1318" w:author="HOANG VAN HA" w:date="2026-05-27T16:04:00Z" w16du:dateUtc="2026-05-27T07:04:00Z">
        <w:r w:rsidDel="00B80A31">
          <w:t xml:space="preserve">As eager mode operates as a complementary mechanism to the skip module, its hyperparameters are optimized by fixing the skip module to the best-performing configuration identified in the previous section </w:t>
        </w:r>
        <w:r w:rsidDel="00B80A31">
          <w:rPr>
            <w:sz w:val="18"/>
          </w:rPr>
          <w:t>(</w:t>
        </w:r>
        <w:r w:rsidDel="00B80A31">
          <w:t>i.e., 𝛼=0.5,𝐵=32,𝜏=0.05,𝜏</w:t>
        </w:r>
        <w:r w:rsidDel="00B80A31">
          <w:rPr>
            <w:vertAlign w:val="subscript"/>
          </w:rPr>
          <w:t>𝑑</w:t>
        </w:r>
        <w:r w:rsidDel="00B80A31">
          <w:t>=5,𝜏</w:t>
        </w:r>
        <w:r w:rsidDel="00B80A31">
          <w:rPr>
            <w:vertAlign w:val="subscript"/>
          </w:rPr>
          <w:t>𝑚</w:t>
        </w:r>
        <w:r w:rsidDel="00B80A31">
          <w:t>=5,</w:t>
        </w:r>
      </w:moveFrom>
    </w:p>
    <w:p w14:paraId="6140BBDB" w14:textId="7D6387A4" w:rsidR="00357641" w:rsidDel="00B80A31" w:rsidRDefault="00000000">
      <w:pPr>
        <w:ind w:left="47" w:right="20"/>
        <w:rPr>
          <w:moveFrom w:id="1319" w:author="HOANG VAN HA" w:date="2026-05-27T16:04:00Z" w16du:dateUtc="2026-05-27T07:04:00Z"/>
        </w:rPr>
      </w:pPr>
      <w:moveFrom w:id="1320" w:author="HOANG VAN HA" w:date="2026-05-27T16:04:00Z" w16du:dateUtc="2026-05-27T07:04:00Z">
        <w:r w:rsidDel="00B80A31">
          <w:t>𝐾</w:t>
        </w:r>
        <w:r w:rsidDel="00B80A31">
          <w:rPr>
            <w:vertAlign w:val="subscript"/>
          </w:rPr>
          <w:t>max</w:t>
        </w:r>
        <w:r w:rsidDel="00B80A31">
          <w:t>=15</w:t>
        </w:r>
        <w:r w:rsidDel="00B80A31">
          <w:rPr>
            <w:sz w:val="18"/>
          </w:rPr>
          <w:t xml:space="preserve">) </w:t>
        </w:r>
        <w:r w:rsidDel="00B80A31">
          <w:t>and conducting a grid search over the eager mode parameters. The grid search is performed over the following candidate values:</w:t>
        </w:r>
      </w:moveFrom>
    </w:p>
    <w:moveFromRangeEnd w:id="1317"/>
    <w:p w14:paraId="0B73A87D" w14:textId="01F15AE7" w:rsidR="00357641" w:rsidDel="00B80A31" w:rsidRDefault="00000000">
      <w:pPr>
        <w:numPr>
          <w:ilvl w:val="0"/>
          <w:numId w:val="7"/>
        </w:numPr>
        <w:spacing w:after="111" w:line="265" w:lineRule="auto"/>
        <w:ind w:right="20" w:hanging="255"/>
        <w:rPr>
          <w:del w:id="1321" w:author="HOANG VAN HA" w:date="2026-05-27T16:05:00Z" w16du:dateUtc="2026-05-27T07:05:00Z"/>
        </w:rPr>
      </w:pPr>
      <w:del w:id="1322" w:author="HOANG VAN HA" w:date="2026-05-27T16:05:00Z" w16du:dateUtc="2026-05-27T07:05:00Z">
        <w:r w:rsidDel="00B80A31">
          <w:rPr>
            <w:b/>
          </w:rPr>
          <w:delText xml:space="preserve">Confirmation window </w:delText>
        </w:r>
        <w:r w:rsidDel="00B80A31">
          <w:delText>𝑊</w:delText>
        </w:r>
        <w:r w:rsidDel="00B80A31">
          <w:rPr>
            <w:vertAlign w:val="subscript"/>
          </w:rPr>
          <w:delText xml:space="preserve">fire </w:delText>
        </w:r>
        <w:r w:rsidDel="00B80A31">
          <w:delText>∈ {1,2,3}: defines the number of consecutive positive predictions required to trigger a transition into Eager mode. A deliberately small range is chosen to ensure the system reacts swiftly to early signs of fire or smoke.</w:delText>
        </w:r>
      </w:del>
    </w:p>
    <w:p w14:paraId="6F137469" w14:textId="210E0419" w:rsidR="00357641" w:rsidDel="00B80A31" w:rsidRDefault="00000000">
      <w:pPr>
        <w:numPr>
          <w:ilvl w:val="0"/>
          <w:numId w:val="7"/>
        </w:numPr>
        <w:ind w:right="20" w:hanging="255"/>
        <w:rPr>
          <w:del w:id="1323" w:author="HOANG VAN HA" w:date="2026-05-27T16:05:00Z" w16du:dateUtc="2026-05-27T07:05:00Z"/>
        </w:rPr>
      </w:pPr>
      <w:del w:id="1324" w:author="HOANG VAN HA" w:date="2026-05-27T16:05:00Z" w16du:dateUtc="2026-05-27T07:05:00Z">
        <w:r w:rsidDel="00B80A31">
          <w:rPr>
            <w:b/>
          </w:rPr>
          <w:delText xml:space="preserve">Clearance window </w:delText>
        </w:r>
        <w:r w:rsidDel="00B80A31">
          <w:delText>𝑊</w:delText>
        </w:r>
        <w:r w:rsidDel="00B80A31">
          <w:rPr>
            <w:vertAlign w:val="subscript"/>
          </w:rPr>
          <w:delText xml:space="preserve">clr </w:delText>
        </w:r>
        <w:r w:rsidDel="00B80A31">
          <w:delText>∈ {3,5,7}: This parameter defines the number of consecutive negative predictions required to exit eager mode and resume normal skip operation. The range is deliberately set larger than that of 𝑊</w:delText>
        </w:r>
        <w:r w:rsidDel="00B80A31">
          <w:rPr>
            <w:vertAlign w:val="subscript"/>
          </w:rPr>
          <w:delText>fire</w:delText>
        </w:r>
        <w:r w:rsidDel="00B80A31">
          <w:delText>, reflecting an asymmetric cost structure: a premature exit risks missed detections, whereas a delayed exit only causes the system to run unnecessary inference on a few extra frames — a minor and acceptable efficiency loss.</w:delText>
        </w:r>
      </w:del>
    </w:p>
    <w:p w14:paraId="5865D867" w14:textId="6D06F781" w:rsidR="00357641" w:rsidDel="00EE0F32" w:rsidRDefault="00000000">
      <w:pPr>
        <w:numPr>
          <w:ilvl w:val="0"/>
          <w:numId w:val="7"/>
        </w:numPr>
        <w:ind w:right="20" w:hanging="255"/>
        <w:rPr>
          <w:del w:id="1325" w:author="HOANG VAN HA" w:date="2026-05-27T15:35:00Z" w16du:dateUtc="2026-05-27T06:35:00Z"/>
        </w:rPr>
      </w:pPr>
      <w:del w:id="1326" w:author="HOANG VAN HA" w:date="2026-05-27T16:05:00Z" w16du:dateUtc="2026-05-27T07:05:00Z">
        <w:r w:rsidDel="00B80A31">
          <w:rPr>
            <w:b/>
          </w:rPr>
          <w:delText xml:space="preserve">Forced-check interval </w:delText>
        </w:r>
        <w:r w:rsidDel="00B80A31">
          <w:delText>𝑁</w:delText>
        </w:r>
        <w:r w:rsidDel="00B80A31">
          <w:rPr>
            <w:vertAlign w:val="subscript"/>
          </w:rPr>
          <w:delText xml:space="preserve">chk </w:delText>
        </w:r>
        <w:r w:rsidDel="00B80A31">
          <w:delText>∈ {10,20,30,50}: defines the maximum number of consecutive frames that are skipped in Normal mode before the system forces an inference call, irrespective of the skip module decision. This serves as a safety net against false negatives — for instance, slowly developing or settled smoke may produce insufficient interframe motion to trigger S, causing the scene to be treated as static and inference to be suppressed indefinitely. If th</w:delText>
        </w:r>
      </w:del>
      <w:del w:id="1327" w:author="HOANG VAN HA" w:date="2026-05-27T15:35:00Z" w16du:dateUtc="2026-05-27T06:35:00Z">
        <w:r w:rsidDel="00EE0F32">
          <w:delText>e</w:delText>
        </w:r>
      </w:del>
    </w:p>
    <w:p w14:paraId="6B908C4B" w14:textId="42C073B8" w:rsidR="00104467" w:rsidRPr="00EE0F32" w:rsidDel="00EE0F32" w:rsidRDefault="00000000">
      <w:pPr>
        <w:numPr>
          <w:ilvl w:val="0"/>
          <w:numId w:val="7"/>
        </w:numPr>
        <w:ind w:right="20" w:hanging="255"/>
        <w:rPr>
          <w:del w:id="1328" w:author="HOANG VAN HA" w:date="2026-05-27T15:35:00Z" w16du:dateUtc="2026-05-27T06:35:00Z"/>
          <w:rFonts w:ascii="Calibri" w:eastAsia="Calibri" w:hAnsi="Calibri" w:cs="Calibri"/>
          <w:sz w:val="22"/>
        </w:rPr>
        <w:pPrChange w:id="1329" w:author="HOANG VAN HA" w:date="2026-05-27T15:35:00Z" w16du:dateUtc="2026-05-27T06:35:00Z">
          <w:pPr>
            <w:tabs>
              <w:tab w:val="center" w:pos="4742"/>
              <w:tab w:val="center" w:pos="8724"/>
            </w:tabs>
            <w:spacing w:after="0" w:line="259" w:lineRule="auto"/>
            <w:ind w:left="0" w:right="0" w:firstLine="0"/>
            <w:jc w:val="left"/>
          </w:pPr>
        </w:pPrChange>
      </w:pPr>
      <w:del w:id="1330" w:author="HOANG VAN HA" w:date="2026-05-27T15:35:00Z" w16du:dateUtc="2026-05-27T06:35:00Z">
        <w:r w:rsidRPr="00EE0F32" w:rsidDel="00EE0F32">
          <w:rPr>
            <w:rFonts w:ascii="Calibri" w:eastAsia="Calibri" w:hAnsi="Calibri" w:cs="Calibri"/>
            <w:sz w:val="22"/>
          </w:rPr>
          <w:tab/>
        </w:r>
      </w:del>
    </w:p>
    <w:p w14:paraId="3DC75B24" w14:textId="3F520A5F" w:rsidR="006C4317" w:rsidDel="00EE0F32" w:rsidRDefault="006C4317">
      <w:pPr>
        <w:tabs>
          <w:tab w:val="center" w:pos="4742"/>
          <w:tab w:val="center" w:pos="8724"/>
        </w:tabs>
        <w:spacing w:after="0" w:line="259" w:lineRule="auto"/>
        <w:ind w:left="0" w:right="0" w:firstLine="0"/>
        <w:jc w:val="left"/>
        <w:rPr>
          <w:del w:id="1331" w:author="HOANG VAN HA" w:date="2026-05-27T15:35:00Z" w16du:dateUtc="2026-05-27T06:35:00Z"/>
        </w:rPr>
        <w:pPrChange w:id="1332" w:author="HOANG VAN HA" w:date="2026-05-27T15:35:00Z" w16du:dateUtc="2026-05-27T06:35:00Z">
          <w:pPr>
            <w:tabs>
              <w:tab w:val="center" w:pos="4742"/>
              <w:tab w:val="center" w:pos="8724"/>
            </w:tabs>
            <w:spacing w:after="0" w:line="259" w:lineRule="auto"/>
            <w:ind w:left="0" w:right="0" w:firstLine="0"/>
            <w:jc w:val="center"/>
          </w:pPr>
        </w:pPrChange>
      </w:pPr>
      <w:moveFromRangeStart w:id="1333" w:author="HOANG VAN HA" w:date="2026-05-27T15:35:00Z" w:name="move230788493"/>
      <w:moveFrom w:id="1334" w:author="HOANG VAN HA" w:date="2026-05-27T15:35:00Z" w16du:dateUtc="2026-05-27T06:35:00Z">
        <w:del w:id="1335" w:author="HOANG VAN HA" w:date="2026-05-27T16:05:00Z" w16du:dateUtc="2026-05-27T07:05:00Z">
          <w:r w:rsidRPr="006C4317" w:rsidDel="00B80A31">
            <w:rPr>
              <w:noProof/>
            </w:rPr>
            <w:drawing>
              <wp:inline distT="0" distB="0" distL="0" distR="0" wp14:anchorId="3883ECE2" wp14:editId="7B7AC779">
                <wp:extent cx="6232525" cy="6005830"/>
                <wp:effectExtent l="0" t="0" r="0" b="0"/>
                <wp:docPr id="848351423"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2525" cy="6005830"/>
                        </a:xfrm>
                        <a:prstGeom prst="rect">
                          <a:avLst/>
                        </a:prstGeom>
                        <a:noFill/>
                        <a:ln>
                          <a:noFill/>
                        </a:ln>
                      </pic:spPr>
                    </pic:pic>
                  </a:graphicData>
                </a:graphic>
              </wp:inline>
            </w:drawing>
          </w:r>
        </w:del>
      </w:moveFrom>
      <w:moveFromRangeEnd w:id="1333"/>
    </w:p>
    <w:p w14:paraId="7D728401" w14:textId="4964B7C0" w:rsidR="00104467" w:rsidDel="00B80A31" w:rsidRDefault="00104467">
      <w:pPr>
        <w:numPr>
          <w:ilvl w:val="0"/>
          <w:numId w:val="7"/>
        </w:numPr>
        <w:ind w:right="20" w:hanging="255"/>
        <w:rPr>
          <w:del w:id="1336" w:author="HOANG VAN HA" w:date="2026-05-27T16:05:00Z" w16du:dateUtc="2026-05-27T07:05:00Z"/>
        </w:rPr>
        <w:pPrChange w:id="1337" w:author="HOANG VAN HA" w:date="2026-05-27T15:35:00Z" w16du:dateUtc="2026-05-27T06:35:00Z">
          <w:pPr>
            <w:spacing w:after="32"/>
            <w:ind w:left="0" w:right="20" w:firstLine="0"/>
          </w:pPr>
        </w:pPrChange>
      </w:pPr>
    </w:p>
    <w:p w14:paraId="1A0E1339" w14:textId="271E8A09" w:rsidR="00357641" w:rsidDel="00B80A31" w:rsidRDefault="00000000">
      <w:pPr>
        <w:spacing w:after="32"/>
        <w:ind w:left="60" w:right="20" w:firstLine="0"/>
        <w:rPr>
          <w:del w:id="1338" w:author="HOANG VAN HA" w:date="2026-05-27T16:05:00Z" w16du:dateUtc="2026-05-27T07:05:00Z"/>
          <w:moveFrom w:id="1339" w:author="HOANG VAN HA" w:date="2026-05-27T15:36:00Z" w16du:dateUtc="2026-05-27T06:36:00Z"/>
        </w:rPr>
        <w:pPrChange w:id="1340" w:author="HOANG VAN HA" w:date="2026-05-27T15:35:00Z" w16du:dateUtc="2026-05-27T06:35:00Z">
          <w:pPr>
            <w:spacing w:after="32"/>
            <w:ind w:left="47" w:right="20"/>
          </w:pPr>
        </w:pPrChange>
      </w:pPr>
      <w:moveFromRangeStart w:id="1341" w:author="HOANG VAN HA" w:date="2026-05-27T15:36:00Z" w:name="move230788553"/>
      <w:moveFrom w:id="1342" w:author="HOANG VAN HA" w:date="2026-05-27T15:36:00Z" w16du:dateUtc="2026-05-27T06:36:00Z">
        <w:del w:id="1343" w:author="HOANG VAN HA" w:date="2026-05-27T16:05:00Z" w16du:dateUtc="2026-05-27T07:05:00Z">
          <w:r w:rsidDel="00B80A31">
            <w:delText xml:space="preserve">Figure 7: State machine of the Eager mode extension to the AccMotionDet-based skip module. Transitions are annotated with </w:delText>
          </w:r>
          <w:r w:rsidDel="00B80A31">
            <w:rPr>
              <w:i/>
            </w:rPr>
            <w:delText xml:space="preserve">if </w:delText>
          </w:r>
          <w:r w:rsidDel="00B80A31">
            <w:delText xml:space="preserve">conditions and </w:delText>
          </w:r>
          <w:r w:rsidDel="00B80A31">
            <w:rPr>
              <w:i/>
            </w:rPr>
            <w:delText xml:space="preserve">then </w:delText>
          </w:r>
          <w:r w:rsidDel="00B80A31">
            <w:delText>actions specifying variable updates. In Normal mode, S operates as designed, with periodic forced checks every 𝑁</w:delText>
          </w:r>
          <w:r w:rsidDel="00B80A31">
            <w:rPr>
              <w:vertAlign w:val="subscript"/>
            </w:rPr>
            <w:delText xml:space="preserve">chk </w:delText>
          </w:r>
          <w:r w:rsidDel="00B80A31">
            <w:delText>frames. Upon 𝑊</w:delText>
          </w:r>
          <w:r w:rsidDel="00B80A31">
            <w:rPr>
              <w:vertAlign w:val="subscript"/>
            </w:rPr>
            <w:delText xml:space="preserve">fire </w:delText>
          </w:r>
          <w:r w:rsidDel="00B80A31">
            <w:delText>consecutive positive predictions, the system enters Eager mode, bypassing S</w:delText>
          </w:r>
        </w:del>
      </w:moveFrom>
    </w:p>
    <w:p w14:paraId="29041EBE" w14:textId="34E699BE" w:rsidR="00357641" w:rsidDel="00B80A31" w:rsidRDefault="00000000">
      <w:pPr>
        <w:spacing w:after="468"/>
        <w:ind w:left="60" w:right="20" w:firstLine="0"/>
        <w:rPr>
          <w:del w:id="1344" w:author="HOANG VAN HA" w:date="2026-05-27T16:05:00Z" w16du:dateUtc="2026-05-27T07:05:00Z"/>
          <w:moveFrom w:id="1345" w:author="HOANG VAN HA" w:date="2026-05-27T15:36:00Z" w16du:dateUtc="2026-05-27T06:36:00Z"/>
        </w:rPr>
        <w:pPrChange w:id="1346" w:author="HOANG VAN HA" w:date="2026-05-27T15:35:00Z" w16du:dateUtc="2026-05-27T06:35:00Z">
          <w:pPr>
            <w:spacing w:after="468"/>
            <w:ind w:left="47" w:right="20"/>
          </w:pPr>
        </w:pPrChange>
      </w:pPr>
      <w:moveFrom w:id="1347" w:author="HOANG VAN HA" w:date="2026-05-27T15:36:00Z" w16du:dateUtc="2026-05-27T06:36:00Z">
        <w:del w:id="1348" w:author="HOANG VAN HA" w:date="2026-05-27T16:05:00Z" w16du:dateUtc="2026-05-27T07:05:00Z">
          <w:r w:rsidDel="00B80A31">
            <w:rPr>
              <w:sz w:val="18"/>
            </w:rPr>
            <w:delText>(</w:delText>
          </w:r>
          <w:r w:rsidDel="00B80A31">
            <w:delText>i.e., 𝑠</w:delText>
          </w:r>
          <w:r w:rsidDel="00B80A31">
            <w:rPr>
              <w:vertAlign w:val="subscript"/>
            </w:rPr>
            <w:delText xml:space="preserve">𝑡 </w:delText>
          </w:r>
          <w:r w:rsidDel="00B80A31">
            <w:delText>= 1</w:delText>
          </w:r>
          <w:r w:rsidDel="00B80A31">
            <w:rPr>
              <w:sz w:val="18"/>
            </w:rPr>
            <w:delText xml:space="preserve">) </w:delText>
          </w:r>
          <w:r w:rsidDel="00B80A31">
            <w:delText>to forward every frame to M. The system returns to Normal mode after 𝑊</w:delText>
          </w:r>
          <w:r w:rsidDel="00B80A31">
            <w:rPr>
              <w:vertAlign w:val="subscript"/>
            </w:rPr>
            <w:delText xml:space="preserve">clr </w:delText>
          </w:r>
          <w:r w:rsidDel="00B80A31">
            <w:delText>consecutive negative predictions.</w:delText>
          </w:r>
        </w:del>
      </w:moveFrom>
    </w:p>
    <w:moveFromRangeEnd w:id="1341"/>
    <w:p w14:paraId="1E1C18DF" w14:textId="1165884C" w:rsidR="00357641" w:rsidDel="00B80A31" w:rsidRDefault="00000000">
      <w:pPr>
        <w:spacing w:after="140"/>
        <w:ind w:left="60" w:right="20" w:firstLine="0"/>
        <w:rPr>
          <w:del w:id="1349" w:author="HOANG VAN HA" w:date="2026-05-27T16:05:00Z" w16du:dateUtc="2026-05-27T07:05:00Z"/>
        </w:rPr>
        <w:pPrChange w:id="1350" w:author="HOANG VAN HA" w:date="2026-05-27T15:35:00Z" w16du:dateUtc="2026-05-27T06:35:00Z">
          <w:pPr>
            <w:spacing w:after="140"/>
            <w:ind w:left="560" w:right="20"/>
          </w:pPr>
        </w:pPrChange>
      </w:pPr>
      <w:del w:id="1351" w:author="HOANG VAN HA" w:date="2026-05-27T16:05:00Z" w16du:dateUtc="2026-05-27T07:05:00Z">
        <w:r w:rsidDel="00B80A31">
          <w:delText>forced inference yields a positive prediction and the 𝑊</w:delText>
        </w:r>
        <w:r w:rsidDel="00B80A31">
          <w:rPr>
            <w:vertAlign w:val="subscript"/>
          </w:rPr>
          <w:delText xml:space="preserve">fire </w:delText>
        </w:r>
        <w:r w:rsidDel="00B80A31">
          <w:delText xml:space="preserve">criterion is satisfied, the system transitions into Eager mode. Smaller values increase check frequency at the cost of redundant inference on truly static scenes, whereas larger values reduce this overhead at the expense of a longer worst-case recovery delay. The selected range provides a systematic sweep from aggressive </w:delText>
        </w:r>
        <w:r w:rsidDel="00B80A31">
          <w:rPr>
            <w:sz w:val="18"/>
          </w:rPr>
          <w:delText>(</w:delText>
        </w:r>
        <w:r w:rsidDel="00B80A31">
          <w:delText>𝑁</w:delText>
        </w:r>
        <w:r w:rsidDel="00B80A31">
          <w:rPr>
            <w:vertAlign w:val="subscript"/>
          </w:rPr>
          <w:delText xml:space="preserve">chk </w:delText>
        </w:r>
        <w:r w:rsidDel="00B80A31">
          <w:delText>= 10</w:delText>
        </w:r>
        <w:r w:rsidDel="00B80A31">
          <w:rPr>
            <w:sz w:val="18"/>
          </w:rPr>
          <w:delText xml:space="preserve">) </w:delText>
        </w:r>
        <w:r w:rsidDel="00B80A31">
          <w:delText xml:space="preserve">to infrequent </w:delText>
        </w:r>
        <w:r w:rsidDel="00B80A31">
          <w:rPr>
            <w:sz w:val="18"/>
          </w:rPr>
          <w:delText>(</w:delText>
        </w:r>
        <w:r w:rsidDel="00B80A31">
          <w:delText>𝑁</w:delText>
        </w:r>
        <w:r w:rsidDel="00B80A31">
          <w:rPr>
            <w:vertAlign w:val="subscript"/>
          </w:rPr>
          <w:delText xml:space="preserve">chk </w:delText>
        </w:r>
        <w:r w:rsidDel="00B80A31">
          <w:delText>= 50</w:delText>
        </w:r>
        <w:r w:rsidDel="00B80A31">
          <w:rPr>
            <w:sz w:val="18"/>
          </w:rPr>
          <w:delText xml:space="preserve">) </w:delText>
        </w:r>
        <w:r w:rsidDel="00B80A31">
          <w:delText>checking.</w:delText>
        </w:r>
      </w:del>
    </w:p>
    <w:p w14:paraId="36F2DF2E" w14:textId="0535140D" w:rsidR="00357641" w:rsidDel="00B80A31" w:rsidRDefault="00000000">
      <w:pPr>
        <w:spacing w:after="166"/>
        <w:ind w:left="47" w:right="20"/>
        <w:rPr>
          <w:del w:id="1352" w:author="HOANG VAN HA" w:date="2026-05-27T16:05:00Z" w16du:dateUtc="2026-05-27T07:05:00Z"/>
        </w:rPr>
      </w:pPr>
      <w:del w:id="1353" w:author="HOANG VAN HA" w:date="2026-05-27T16:05:00Z" w16du:dateUtc="2026-05-27T07:05:00Z">
        <w:r w:rsidDel="00B80A31">
          <w:delText xml:space="preserve">Following the hyperparameter selection protocol described in Section </w:delText>
        </w:r>
        <w:r w:rsidDel="00B80A31">
          <w:rPr>
            <w:color w:val="0000FF"/>
          </w:rPr>
          <w:delText>3.3</w:delText>
        </w:r>
        <w:r w:rsidDel="00B80A31">
          <w:delText>, the optimal Eager mode configuration is identified on the validation set D</w:delText>
        </w:r>
        <w:r w:rsidDel="00B80A31">
          <w:rPr>
            <w:vertAlign w:val="subscript"/>
          </w:rPr>
          <w:delText>val</w:delText>
        </w:r>
        <w:r w:rsidDel="00B80A31">
          <w:delText xml:space="preserve">, with results reported in Table </w:delText>
        </w:r>
        <w:r w:rsidDel="00B80A31">
          <w:rPr>
            <w:color w:val="0000FF"/>
          </w:rPr>
          <w:delText>7</w:delText>
        </w:r>
        <w:r w:rsidDel="00B80A31">
          <w:delText>.</w:delText>
        </w:r>
      </w:del>
    </w:p>
    <w:p w14:paraId="1E68BC15" w14:textId="7CF9A3CC" w:rsidR="00357641" w:rsidDel="00B80A31" w:rsidRDefault="00000000">
      <w:pPr>
        <w:ind w:left="47" w:right="20"/>
        <w:rPr>
          <w:del w:id="1354" w:author="HOANG VAN HA" w:date="2026-05-27T16:05:00Z" w16du:dateUtc="2026-05-27T07:05:00Z"/>
        </w:rPr>
      </w:pPr>
      <w:del w:id="1355" w:author="HOANG VAN HA" w:date="2026-05-27T16:05:00Z" w16du:dateUtc="2026-05-27T07:05:00Z">
        <w:r w:rsidDel="00B80A31">
          <w:delText xml:space="preserve">The best-ranked configuration </w:delText>
        </w:r>
        <w:r w:rsidDel="00B80A31">
          <w:rPr>
            <w:sz w:val="18"/>
          </w:rPr>
          <w:delText>(</w:delText>
        </w:r>
        <w:r w:rsidDel="00B80A31">
          <w:delText>𝑊</w:delText>
        </w:r>
        <w:r w:rsidDel="00B80A31">
          <w:rPr>
            <w:vertAlign w:val="subscript"/>
          </w:rPr>
          <w:delText xml:space="preserve">fire </w:delText>
        </w:r>
        <w:r w:rsidDel="00B80A31">
          <w:delText>= 1,𝑊</w:delText>
        </w:r>
        <w:r w:rsidDel="00B80A31">
          <w:rPr>
            <w:vertAlign w:val="subscript"/>
          </w:rPr>
          <w:delText xml:space="preserve">clr </w:delText>
        </w:r>
        <w:r w:rsidDel="00B80A31">
          <w:delText>= 7,𝑁</w:delText>
        </w:r>
        <w:r w:rsidDel="00B80A31">
          <w:rPr>
            <w:vertAlign w:val="subscript"/>
          </w:rPr>
          <w:delText xml:space="preserve">check </w:delText>
        </w:r>
        <w:r w:rsidDel="00B80A31">
          <w:delText>= 50</w:delText>
        </w:r>
        <w:r w:rsidDel="00B80A31">
          <w:rPr>
            <w:sz w:val="18"/>
          </w:rPr>
          <w:delText xml:space="preserve">) </w:delText>
        </w:r>
        <w:r w:rsidDel="00B80A31">
          <w:delText>is then evaluated on the test set D</w:delText>
        </w:r>
        <w:r w:rsidDel="00B80A31">
          <w:rPr>
            <w:vertAlign w:val="subscript"/>
          </w:rPr>
          <w:delText xml:space="preserve">test </w:delText>
        </w:r>
        <w:r w:rsidDel="00B80A31">
          <w:delText xml:space="preserve">and compared against the skip-only configuration in Table </w:delText>
        </w:r>
        <w:r w:rsidDel="00B80A31">
          <w:rPr>
            <w:color w:val="0000FF"/>
          </w:rPr>
          <w:delText>8</w:delText>
        </w:r>
        <w:r w:rsidDel="00B80A31">
          <w:delText>.</w:delText>
        </w:r>
      </w:del>
    </w:p>
    <w:p w14:paraId="33043956" w14:textId="5A3B721D" w:rsidR="00357641" w:rsidDel="00B80A31" w:rsidRDefault="00000000">
      <w:pPr>
        <w:ind w:left="47" w:right="20"/>
        <w:rPr>
          <w:del w:id="1356" w:author="HOANG VAN HA" w:date="2026-05-27T16:05:00Z" w16du:dateUtc="2026-05-27T07:05:00Z"/>
        </w:rPr>
      </w:pPr>
      <w:del w:id="1357" w:author="HOANG VAN HA" w:date="2026-05-27T16:05:00Z" w16du:dateUtc="2026-05-27T07:05:00Z">
        <w:r w:rsidDel="00B80A31">
          <w:delText xml:space="preserve">Table </w:delText>
        </w:r>
        <w:r w:rsidDel="00B80A31">
          <w:rPr>
            <w:color w:val="0000FF"/>
          </w:rPr>
          <w:delText xml:space="preserve">8 </w:delText>
        </w:r>
        <w:r w:rsidDel="00B80A31">
          <w:delText xml:space="preserve">reports the effect of Eager mode on system performance. Eager mode successfully recovers recall on slow-developing or settled smoke scenarios, increasing from 94.384% </w:delText>
        </w:r>
        <w:r w:rsidDel="00B80A31">
          <w:rPr>
            <w:sz w:val="18"/>
          </w:rPr>
          <w:delText>(</w:delText>
        </w:r>
        <w:r w:rsidDel="00B80A31">
          <w:delText>AccMotionDetonly</w:delText>
        </w:r>
        <w:r w:rsidDel="00B80A31">
          <w:rPr>
            <w:sz w:val="18"/>
          </w:rPr>
          <w:delText xml:space="preserve">) </w:delText>
        </w:r>
        <w:r w:rsidDel="00B80A31">
          <w:delText xml:space="preserve">to 95.565% </w:delText>
        </w:r>
        <w:r w:rsidDel="00B80A31">
          <w:rPr>
            <w:sz w:val="18"/>
          </w:rPr>
          <w:delText>(</w:delText>
        </w:r>
        <w:r w:rsidDel="00B80A31">
          <w:delText>AccMotionDet+ Eager</w:delText>
        </w:r>
        <w:r w:rsidDel="00B80A31">
          <w:rPr>
            <w:sz w:val="18"/>
          </w:rPr>
          <w:delText xml:space="preserve">), </w:delText>
        </w:r>
        <w:r w:rsidDel="00B80A31">
          <w:delText xml:space="preserve">nearly matching the baseline recall of 95.616% </w:delText>
        </w:r>
        <w:r w:rsidDel="00B80A31">
          <w:rPr>
            <w:sz w:val="18"/>
          </w:rPr>
          <w:delText>(</w:delText>
        </w:r>
        <w:r w:rsidDel="00B80A31">
          <w:delText>Big Model without skip module</w:delText>
        </w:r>
        <w:r w:rsidDel="00B80A31">
          <w:rPr>
            <w:sz w:val="18"/>
          </w:rPr>
          <w:delText>)</w:delText>
        </w:r>
        <w:r w:rsidDel="00B80A31">
          <w:delText xml:space="preserve">— a recovery of critical importance in safety-critical applications. However, this improvement comes with two costs: the skip rate slightly decreases from 34.93% to 34.21%, and the false alarm rate </w:delText>
        </w:r>
        <w:r w:rsidDel="00B80A31">
          <w:rPr>
            <w:sz w:val="18"/>
          </w:rPr>
          <w:delText>(</w:delText>
        </w:r>
        <w:r w:rsidDel="00B80A31">
          <w:delText>FAR</w:delText>
        </w:r>
        <w:r w:rsidDel="00B80A31">
          <w:rPr>
            <w:sz w:val="18"/>
          </w:rPr>
          <w:delText xml:space="preserve">) </w:delText>
        </w:r>
        <w:r w:rsidDel="00B80A31">
          <w:delText>increases from 0.136% to 0.251%.</w:delText>
        </w:r>
      </w:del>
    </w:p>
    <w:p w14:paraId="44186B90" w14:textId="460056F9" w:rsidR="00357641" w:rsidDel="00B80A31" w:rsidRDefault="00000000">
      <w:pPr>
        <w:ind w:left="47" w:right="20"/>
        <w:rPr>
          <w:del w:id="1358" w:author="HOANG VAN HA" w:date="2026-05-27T16:05:00Z" w16du:dateUtc="2026-05-27T07:05:00Z"/>
        </w:rPr>
      </w:pPr>
      <w:del w:id="1359" w:author="HOANG VAN HA" w:date="2026-05-27T16:05:00Z" w16du:dateUtc="2026-05-27T07:05:00Z">
        <w:r w:rsidDel="00B80A31">
          <w:delText xml:space="preserve">Despite the reduced skip rate, overall throughput marginally increases from 32.32 to 32.54 FPS. This is explained by the reduced computational overhead in Eager mode: rather than executing the full AccMotionDet pipeline </w:delText>
        </w:r>
        <w:r w:rsidDel="00B80A31">
          <w:rPr>
            <w:sz w:val="18"/>
          </w:rPr>
          <w:delText>(</w:delText>
        </w:r>
        <w:r w:rsidDel="00B80A31">
          <w:delText xml:space="preserve">Algorithm </w:delText>
        </w:r>
        <w:r w:rsidDel="00B80A31">
          <w:rPr>
            <w:color w:val="0000FF"/>
          </w:rPr>
          <w:delText>3</w:delText>
        </w:r>
        <w:r w:rsidDel="00B80A31">
          <w:rPr>
            <w:sz w:val="18"/>
          </w:rPr>
          <w:delText>),</w:delText>
        </w:r>
        <w:r w:rsidDel="00B80A31">
          <w:delText xml:space="preserve">our implementation converts each frame to grayscale, stores it for subsequent use in Normal mode, and applies only temporal decay. Consequently, per-frame computation in Eager mode is lighter than in Normal mode </w:delText>
        </w:r>
        <w:r w:rsidDel="00B80A31">
          <w:rPr>
            <w:sz w:val="18"/>
          </w:rPr>
          <w:delText>(</w:delText>
        </w:r>
        <w:r w:rsidDel="00B80A31">
          <w:delText>where both the full-step AccMotionDet skip module and Big Model inference are active</w:delText>
        </w:r>
        <w:r w:rsidDel="00B80A31">
          <w:rPr>
            <w:sz w:val="18"/>
          </w:rPr>
          <w:delText xml:space="preserve">), </w:delText>
        </w:r>
        <w:r w:rsidDel="00B80A31">
          <w:delText>yielding the observed FPS gain despite the lower skip rate.</w:delText>
        </w:r>
      </w:del>
    </w:p>
    <w:p w14:paraId="4EDFD7AA" w14:textId="336BA071" w:rsidR="00B80A31" w:rsidDel="00B80A31" w:rsidRDefault="00000000" w:rsidP="00B80A31">
      <w:pPr>
        <w:spacing w:after="417"/>
        <w:ind w:left="60" w:right="20" w:firstLine="0"/>
        <w:rPr>
          <w:del w:id="1360" w:author="HOANG VAN HA" w:date="2026-05-27T16:08:00Z" w16du:dateUtc="2026-05-27T07:08:00Z"/>
          <w:moveTo w:id="1361" w:author="HOANG VAN HA" w:date="2026-05-27T16:08:00Z" w16du:dateUtc="2026-05-27T07:08:00Z"/>
        </w:rPr>
      </w:pPr>
      <w:r>
        <w:t xml:space="preserve">A notable drawback of Eager mode </w:t>
      </w:r>
      <w:ins w:id="1362" w:author="HOANG VAN HA" w:date="2026-05-27T16:07:00Z" w16du:dateUtc="2026-05-27T07:07:00Z">
        <w:r w:rsidR="00B80A31">
          <w:t xml:space="preserve">shown in Table </w:t>
        </w:r>
        <w:r w:rsidR="00B80A31">
          <w:rPr>
            <w:color w:val="0000FF"/>
          </w:rPr>
          <w:t xml:space="preserve">8 </w:t>
        </w:r>
      </w:ins>
      <w:r>
        <w:t>is its tendency to increase false alarms</w:t>
      </w:r>
      <w:ins w:id="1363" w:author="HOANG VAN HA" w:date="2026-05-27T16:53:00Z" w16du:dateUtc="2026-05-27T07:53:00Z">
        <w:r w:rsidR="007662EC">
          <w:t xml:space="preserve"> (from 0.136% to 0.251%)</w:t>
        </w:r>
      </w:ins>
      <w:r>
        <w:t xml:space="preserve">. Our analysis reveals that Eager mode cannot distinguish false-alarm-prone static scenes from genuine slow-developing or settled smoke events, as both exhibit near-zero inter-frame motion. In such static scenes, the </w:t>
      </w:r>
      <w:ins w:id="1364" w:author="HOANG VAN HA" w:date="2026-05-27T16:08:00Z" w16du:dateUtc="2026-05-27T07:08:00Z">
        <w:r w:rsidR="00B80A31">
          <w:t xml:space="preserve">classifier </w:t>
        </w:r>
      </w:ins>
      <w:del w:id="1365" w:author="HOANG VAN HA" w:date="2026-05-27T16:08:00Z" w16du:dateUtc="2026-05-27T07:08:00Z">
        <w:r w:rsidDel="00B80A31">
          <w:delText xml:space="preserve">Big Model </w:delText>
        </w:r>
      </w:del>
      <w:r>
        <w:t xml:space="preserve">may produce fire/smoke predictions on several consecutive frames, </w:t>
      </w:r>
      <w:moveToRangeStart w:id="1366" w:author="HOANG VAN HA" w:date="2026-05-27T16:08:00Z" w:name="move230790511"/>
      <w:moveTo w:id="1367" w:author="HOANG VAN HA" w:date="2026-05-27T16:08:00Z" w16du:dateUtc="2026-05-27T07:08:00Z">
        <w:r w:rsidR="00B80A31">
          <w:t xml:space="preserve">causing the system to enter and remain in </w:t>
        </w:r>
        <w:r w:rsidR="00B80A31" w:rsidRPr="00B80A31">
          <w:rPr>
            <w:b/>
            <w:bCs/>
            <w:rPrChange w:id="1368" w:author="HOANG VAN HA" w:date="2026-05-27T16:08:00Z" w16du:dateUtc="2026-05-27T07:08:00Z">
              <w:rPr/>
            </w:rPrChange>
          </w:rPr>
          <w:t>Eager</w:t>
        </w:r>
        <w:r w:rsidR="00B80A31">
          <w:t xml:space="preserve"> mode with prolonged forced inference and elevated FAR. This highlights a fundamental limitation of heuristic, motion-based skip logic: it is insufficient to robustly handle all scenarios. We leave this as an open research question, with potential directions including skip modules that incorporate richer cues </w:t>
        </w:r>
        <w:r w:rsidR="00B80A31">
          <w:rPr>
            <w:sz w:val="18"/>
          </w:rPr>
          <w:t>(</w:t>
        </w:r>
        <w:r w:rsidR="00B80A31">
          <w:t>such as color, texture, or learned features</w:t>
        </w:r>
        <w:r w:rsidR="00B80A31">
          <w:rPr>
            <w:sz w:val="18"/>
          </w:rPr>
          <w:t xml:space="preserve">) </w:t>
        </w:r>
        <w:r w:rsidR="00B80A31">
          <w:t>to discriminate between these scene types</w:t>
        </w:r>
      </w:moveTo>
      <w:ins w:id="1369" w:author="HOANG VAN HA" w:date="2026-05-27T16:08:00Z" w16du:dateUtc="2026-05-27T07:08:00Z">
        <w:r w:rsidR="00B80A31">
          <w:t>.</w:t>
        </w:r>
      </w:ins>
      <w:moveTo w:id="1370" w:author="HOANG VAN HA" w:date="2026-05-27T16:08:00Z" w16du:dateUtc="2026-05-27T07:08:00Z">
        <w:del w:id="1371" w:author="HOANG VAN HA" w:date="2026-05-27T16:08:00Z" w16du:dateUtc="2026-05-27T07:08:00Z">
          <w:r w:rsidR="00B80A31" w:rsidDel="00B80A31">
            <w:delText>.</w:delText>
          </w:r>
        </w:del>
      </w:moveTo>
    </w:p>
    <w:moveToRangeEnd w:id="1366"/>
    <w:p w14:paraId="458B56E1" w14:textId="77777777" w:rsidR="00B80A31" w:rsidRDefault="00B80A31" w:rsidP="00B80A31">
      <w:pPr>
        <w:spacing w:after="0"/>
        <w:ind w:left="0" w:right="20" w:firstLine="0"/>
        <w:rPr>
          <w:ins w:id="1372" w:author="HOANG VAN HA" w:date="2026-05-27T16:08:00Z" w16du:dateUtc="2026-05-27T07:08:00Z"/>
        </w:rPr>
      </w:pPr>
    </w:p>
    <w:p w14:paraId="1758CD7E" w14:textId="77777777" w:rsidR="00B80A31" w:rsidRDefault="00B80A31">
      <w:pPr>
        <w:spacing w:after="0"/>
        <w:ind w:left="0" w:right="20" w:firstLine="0"/>
        <w:rPr>
          <w:ins w:id="1373" w:author="HOANG VAN HA" w:date="2026-05-27T16:06:00Z" w16du:dateUtc="2026-05-27T07:06:00Z"/>
        </w:rPr>
        <w:pPrChange w:id="1374" w:author="HOANG VAN HA" w:date="2026-05-27T16:06:00Z" w16du:dateUtc="2026-05-27T07:06:00Z">
          <w:pPr>
            <w:spacing w:after="0"/>
            <w:ind w:left="47" w:right="20"/>
          </w:pPr>
        </w:pPrChange>
      </w:pPr>
    </w:p>
    <w:p w14:paraId="77E34C8D" w14:textId="65A0DBBF" w:rsidR="00357641" w:rsidDel="00B80A31" w:rsidRDefault="00000000">
      <w:pPr>
        <w:spacing w:after="0"/>
        <w:ind w:left="47" w:right="20"/>
        <w:rPr>
          <w:del w:id="1375" w:author="HOANG VAN HA" w:date="2026-05-27T16:06:00Z" w16du:dateUtc="2026-05-27T07:06:00Z"/>
        </w:rPr>
      </w:pPr>
      <w:del w:id="1376" w:author="HOANG VAN HA" w:date="2026-05-27T16:06:00Z" w16du:dateUtc="2026-05-27T07:06:00Z">
        <w:r w:rsidDel="00B80A31">
          <w:delText xml:space="preserve">Table 7: Representative validation-set grid search results for AccMotionDet </w:delText>
        </w:r>
        <w:r w:rsidDel="00B80A31">
          <w:rPr>
            <w:sz w:val="18"/>
          </w:rPr>
          <w:delText>(</w:delText>
        </w:r>
        <w:r w:rsidDel="00B80A31">
          <w:delText xml:space="preserve">optimal configuration from Section </w:delText>
        </w:r>
        <w:r w:rsidDel="00B80A31">
          <w:rPr>
            <w:color w:val="0000FF"/>
          </w:rPr>
          <w:delText>3.3</w:delText>
        </w:r>
        <w:r w:rsidDel="00B80A31">
          <w:rPr>
            <w:sz w:val="18"/>
          </w:rPr>
          <w:delText xml:space="preserve">) </w:delText>
        </w:r>
        <w:r w:rsidDel="00B80A31">
          <w:delText xml:space="preserve">augmented with Eager mode. The </w:delText>
        </w:r>
        <w:r w:rsidDel="00B80A31">
          <w:rPr>
            <w:sz w:val="18"/>
          </w:rPr>
          <w:delText>“</w:delText>
        </w:r>
        <w:r w:rsidDel="00B80A31">
          <w:delText xml:space="preserve">Recall </w:delText>
        </w:r>
        <w:r w:rsidDel="00B80A31">
          <w:rPr>
            <w:sz w:val="18"/>
          </w:rPr>
          <w:delText>(</w:delText>
        </w:r>
        <w:r w:rsidDel="00B80A31">
          <w:delText>%</w:delText>
        </w:r>
        <w:r w:rsidDel="00B80A31">
          <w:rPr>
            <w:sz w:val="18"/>
          </w:rPr>
          <w:delText xml:space="preserve">)” </w:delText>
        </w:r>
        <w:r w:rsidDel="00B80A31">
          <w:delText xml:space="preserve">column reports retained recall with the absolute drop relative to the baseline in parentheses </w:delText>
        </w:r>
        <w:r w:rsidDel="00B80A31">
          <w:rPr>
            <w:sz w:val="18"/>
          </w:rPr>
          <w:delText>(</w:delText>
        </w:r>
        <w:r w:rsidDel="00B80A31">
          <w:delText>i.e., Recall − Recall Drop</w:delText>
        </w:r>
        <w:r w:rsidDel="00B80A31">
          <w:rPr>
            <w:sz w:val="18"/>
          </w:rPr>
          <w:delText xml:space="preserve">). </w:delText>
        </w:r>
        <w:r w:rsidDel="00B80A31">
          <w:delText xml:space="preserve">The best and second-best results per metric are highlighted in </w:delText>
        </w:r>
        <w:r w:rsidDel="00B80A31">
          <w:rPr>
            <w:b/>
          </w:rPr>
          <w:delText xml:space="preserve">bold </w:delText>
        </w:r>
        <w:r w:rsidDel="00B80A31">
          <w:delText xml:space="preserve">and </w:delText>
        </w:r>
        <w:r w:rsidDel="00B80A31">
          <w:rPr>
            <w:i/>
            <w:u w:val="single" w:color="000000"/>
          </w:rPr>
          <w:delText>italic underline</w:delText>
        </w:r>
        <w:r w:rsidDel="00B80A31">
          <w:delText>, respectively.</w:delText>
        </w:r>
      </w:del>
    </w:p>
    <w:tbl>
      <w:tblPr>
        <w:tblStyle w:val="TableGrid"/>
        <w:tblW w:w="10764" w:type="dxa"/>
        <w:tblInd w:w="64" w:type="dxa"/>
        <w:tblCellMar>
          <w:top w:w="28" w:type="dxa"/>
          <w:left w:w="5" w:type="dxa"/>
          <w:bottom w:w="28" w:type="dxa"/>
          <w:right w:w="5" w:type="dxa"/>
        </w:tblCellMar>
        <w:tblLook w:val="04A0" w:firstRow="1" w:lastRow="0" w:firstColumn="1" w:lastColumn="0" w:noHBand="0" w:noVBand="1"/>
      </w:tblPr>
      <w:tblGrid>
        <w:gridCol w:w="2202"/>
        <w:gridCol w:w="909"/>
        <w:gridCol w:w="909"/>
        <w:gridCol w:w="909"/>
        <w:gridCol w:w="1339"/>
        <w:gridCol w:w="909"/>
        <w:gridCol w:w="1339"/>
        <w:gridCol w:w="909"/>
        <w:gridCol w:w="1339"/>
      </w:tblGrid>
      <w:tr w:rsidR="00357641" w:rsidDel="00B80A31" w14:paraId="021DDE82" w14:textId="1A72E107">
        <w:trPr>
          <w:trHeight w:val="327"/>
          <w:del w:id="1377" w:author="HOANG VAN HA" w:date="2026-05-27T16:06:00Z"/>
        </w:trPr>
        <w:tc>
          <w:tcPr>
            <w:tcW w:w="2201" w:type="dxa"/>
            <w:vMerge w:val="restart"/>
            <w:tcBorders>
              <w:top w:val="single" w:sz="3" w:space="0" w:color="000000"/>
              <w:left w:val="single" w:sz="3" w:space="0" w:color="000000"/>
              <w:bottom w:val="nil"/>
              <w:right w:val="single" w:sz="3" w:space="0" w:color="000000"/>
            </w:tcBorders>
            <w:vAlign w:val="bottom"/>
          </w:tcPr>
          <w:p w14:paraId="65FCA3DF" w14:textId="13F1E0EB" w:rsidR="00357641" w:rsidDel="00B80A31" w:rsidRDefault="00000000">
            <w:pPr>
              <w:spacing w:after="0" w:line="259" w:lineRule="auto"/>
              <w:ind w:left="0" w:right="0" w:firstLine="0"/>
              <w:jc w:val="center"/>
              <w:rPr>
                <w:del w:id="1378" w:author="HOANG VAN HA" w:date="2026-05-27T16:06:00Z" w16du:dateUtc="2026-05-27T07:06:00Z"/>
              </w:rPr>
            </w:pPr>
            <w:del w:id="1379" w:author="HOANG VAN HA" w:date="2026-05-27T16:06:00Z" w16du:dateUtc="2026-05-27T07:06:00Z">
              <w:r w:rsidDel="00B80A31">
                <w:rPr>
                  <w:b/>
                  <w:sz w:val="14"/>
                </w:rPr>
                <w:delText>Method</w:delText>
              </w:r>
            </w:del>
          </w:p>
        </w:tc>
        <w:tc>
          <w:tcPr>
            <w:tcW w:w="909" w:type="dxa"/>
            <w:tcBorders>
              <w:top w:val="single" w:sz="3" w:space="0" w:color="000000"/>
              <w:left w:val="single" w:sz="3" w:space="0" w:color="000000"/>
              <w:bottom w:val="single" w:sz="3" w:space="0" w:color="000000"/>
              <w:right w:val="nil"/>
            </w:tcBorders>
          </w:tcPr>
          <w:p w14:paraId="28279C85" w14:textId="414E441B" w:rsidR="00357641" w:rsidDel="00B80A31" w:rsidRDefault="00357641">
            <w:pPr>
              <w:spacing w:after="160" w:line="259" w:lineRule="auto"/>
              <w:ind w:left="0" w:right="0" w:firstLine="0"/>
              <w:jc w:val="left"/>
              <w:rPr>
                <w:del w:id="1380" w:author="HOANG VAN HA" w:date="2026-05-27T16:06:00Z" w16du:dateUtc="2026-05-27T07:06:00Z"/>
              </w:rPr>
            </w:pPr>
          </w:p>
        </w:tc>
        <w:tc>
          <w:tcPr>
            <w:tcW w:w="909" w:type="dxa"/>
            <w:tcBorders>
              <w:top w:val="single" w:sz="3" w:space="0" w:color="000000"/>
              <w:left w:val="nil"/>
              <w:bottom w:val="single" w:sz="3" w:space="0" w:color="000000"/>
              <w:right w:val="nil"/>
            </w:tcBorders>
          </w:tcPr>
          <w:p w14:paraId="12AC737C" w14:textId="39B54C18" w:rsidR="00357641" w:rsidDel="00B80A31" w:rsidRDefault="00000000">
            <w:pPr>
              <w:spacing w:after="0" w:line="259" w:lineRule="auto"/>
              <w:ind w:left="0" w:right="0" w:firstLine="0"/>
              <w:rPr>
                <w:del w:id="1381" w:author="HOANG VAN HA" w:date="2026-05-27T16:06:00Z" w16du:dateUtc="2026-05-27T07:06:00Z"/>
              </w:rPr>
            </w:pPr>
            <w:del w:id="1382" w:author="HOANG VAN HA" w:date="2026-05-27T16:06:00Z" w16du:dateUtc="2026-05-27T07:06:00Z">
              <w:r w:rsidDel="00B80A31">
                <w:rPr>
                  <w:b/>
                  <w:sz w:val="14"/>
                </w:rPr>
                <w:delText>Parameters</w:delText>
              </w:r>
            </w:del>
          </w:p>
        </w:tc>
        <w:tc>
          <w:tcPr>
            <w:tcW w:w="909" w:type="dxa"/>
            <w:tcBorders>
              <w:top w:val="single" w:sz="3" w:space="0" w:color="000000"/>
              <w:left w:val="nil"/>
              <w:bottom w:val="single" w:sz="3" w:space="0" w:color="000000"/>
              <w:right w:val="single" w:sz="3" w:space="0" w:color="000000"/>
            </w:tcBorders>
          </w:tcPr>
          <w:p w14:paraId="7CD7155D" w14:textId="7B3507A9" w:rsidR="00357641" w:rsidDel="00B80A31" w:rsidRDefault="00357641">
            <w:pPr>
              <w:spacing w:after="160" w:line="259" w:lineRule="auto"/>
              <w:ind w:left="0" w:right="0" w:firstLine="0"/>
              <w:jc w:val="left"/>
              <w:rPr>
                <w:del w:id="1383" w:author="HOANG VAN HA" w:date="2026-05-27T16:06:00Z" w16du:dateUtc="2026-05-27T07:06:00Z"/>
              </w:rPr>
            </w:pPr>
          </w:p>
        </w:tc>
        <w:tc>
          <w:tcPr>
            <w:tcW w:w="1339" w:type="dxa"/>
            <w:tcBorders>
              <w:top w:val="single" w:sz="3" w:space="0" w:color="000000"/>
              <w:left w:val="single" w:sz="3" w:space="0" w:color="000000"/>
              <w:bottom w:val="single" w:sz="3" w:space="0" w:color="000000"/>
              <w:right w:val="nil"/>
            </w:tcBorders>
          </w:tcPr>
          <w:p w14:paraId="625B8F43" w14:textId="3C73E185" w:rsidR="00357641" w:rsidDel="00B80A31" w:rsidRDefault="00357641">
            <w:pPr>
              <w:spacing w:after="160" w:line="259" w:lineRule="auto"/>
              <w:ind w:left="0" w:right="0" w:firstLine="0"/>
              <w:jc w:val="left"/>
              <w:rPr>
                <w:del w:id="1384" w:author="HOANG VAN HA" w:date="2026-05-27T16:06:00Z" w16du:dateUtc="2026-05-27T07:06:00Z"/>
              </w:rPr>
            </w:pPr>
          </w:p>
        </w:tc>
        <w:tc>
          <w:tcPr>
            <w:tcW w:w="2248" w:type="dxa"/>
            <w:gridSpan w:val="2"/>
            <w:tcBorders>
              <w:top w:val="single" w:sz="3" w:space="0" w:color="000000"/>
              <w:left w:val="nil"/>
              <w:bottom w:val="single" w:sz="3" w:space="0" w:color="000000"/>
              <w:right w:val="nil"/>
            </w:tcBorders>
          </w:tcPr>
          <w:p w14:paraId="6D93EE8E" w14:textId="360C297B" w:rsidR="00357641" w:rsidDel="00B80A31" w:rsidRDefault="00000000">
            <w:pPr>
              <w:spacing w:after="0" w:line="259" w:lineRule="auto"/>
              <w:ind w:left="604" w:right="0" w:firstLine="0"/>
              <w:jc w:val="left"/>
              <w:rPr>
                <w:del w:id="1385" w:author="HOANG VAN HA" w:date="2026-05-27T16:06:00Z" w16du:dateUtc="2026-05-27T07:06:00Z"/>
              </w:rPr>
            </w:pPr>
            <w:del w:id="1386" w:author="HOANG VAN HA" w:date="2026-05-27T16:06:00Z" w16du:dateUtc="2026-05-27T07:06:00Z">
              <w:r w:rsidDel="00B80A31">
                <w:rPr>
                  <w:b/>
                  <w:sz w:val="14"/>
                </w:rPr>
                <w:delText>Metrics</w:delText>
              </w:r>
            </w:del>
          </w:p>
        </w:tc>
        <w:tc>
          <w:tcPr>
            <w:tcW w:w="909" w:type="dxa"/>
            <w:tcBorders>
              <w:top w:val="single" w:sz="3" w:space="0" w:color="000000"/>
              <w:left w:val="nil"/>
              <w:bottom w:val="single" w:sz="3" w:space="0" w:color="000000"/>
              <w:right w:val="single" w:sz="3" w:space="0" w:color="000000"/>
            </w:tcBorders>
          </w:tcPr>
          <w:p w14:paraId="5F33A908" w14:textId="0BA02848" w:rsidR="00357641" w:rsidDel="00B80A31" w:rsidRDefault="00357641">
            <w:pPr>
              <w:spacing w:after="160" w:line="259" w:lineRule="auto"/>
              <w:ind w:left="0" w:right="0" w:firstLine="0"/>
              <w:jc w:val="left"/>
              <w:rPr>
                <w:del w:id="1387" w:author="HOANG VAN HA" w:date="2026-05-27T16:06:00Z" w16du:dateUtc="2026-05-27T07:06:00Z"/>
              </w:rPr>
            </w:pPr>
          </w:p>
        </w:tc>
        <w:tc>
          <w:tcPr>
            <w:tcW w:w="1339" w:type="dxa"/>
            <w:vMerge w:val="restart"/>
            <w:tcBorders>
              <w:top w:val="single" w:sz="3" w:space="0" w:color="000000"/>
              <w:left w:val="single" w:sz="3" w:space="0" w:color="000000"/>
              <w:bottom w:val="nil"/>
              <w:right w:val="single" w:sz="3" w:space="0" w:color="000000"/>
            </w:tcBorders>
            <w:vAlign w:val="bottom"/>
          </w:tcPr>
          <w:p w14:paraId="5BE88407" w14:textId="25ED44BE" w:rsidR="00357641" w:rsidDel="00B80A31" w:rsidRDefault="00000000">
            <w:pPr>
              <w:spacing w:after="0" w:line="259" w:lineRule="auto"/>
              <w:ind w:left="91" w:right="0" w:firstLine="0"/>
              <w:jc w:val="left"/>
              <w:rPr>
                <w:del w:id="1388" w:author="HOANG VAN HA" w:date="2026-05-27T16:06:00Z" w16du:dateUtc="2026-05-27T07:06:00Z"/>
              </w:rPr>
            </w:pPr>
            <w:del w:id="1389" w:author="HOANG VAN HA" w:date="2026-05-27T16:06:00Z" w16du:dateUtc="2026-05-27T07:06:00Z">
              <w:r w:rsidDel="00B80A31">
                <w:rPr>
                  <w:b/>
                  <w:sz w:val="14"/>
                </w:rPr>
                <w:delText>Ranking Score</w:delText>
              </w:r>
            </w:del>
          </w:p>
        </w:tc>
      </w:tr>
      <w:tr w:rsidR="00357641" w:rsidDel="00B80A31" w14:paraId="08387C0B" w14:textId="2798BD46">
        <w:trPr>
          <w:trHeight w:val="103"/>
          <w:del w:id="1390" w:author="HOANG VAN HA" w:date="2026-05-27T16:06:00Z"/>
        </w:trPr>
        <w:tc>
          <w:tcPr>
            <w:tcW w:w="0" w:type="auto"/>
            <w:vMerge/>
            <w:tcBorders>
              <w:top w:val="nil"/>
              <w:left w:val="single" w:sz="3" w:space="0" w:color="000000"/>
              <w:bottom w:val="nil"/>
              <w:right w:val="single" w:sz="3" w:space="0" w:color="000000"/>
            </w:tcBorders>
          </w:tcPr>
          <w:p w14:paraId="4EEDCC29" w14:textId="442F7F44" w:rsidR="00357641" w:rsidDel="00B80A31" w:rsidRDefault="00357641">
            <w:pPr>
              <w:spacing w:after="160" w:line="259" w:lineRule="auto"/>
              <w:ind w:left="0" w:right="0" w:firstLine="0"/>
              <w:jc w:val="left"/>
              <w:rPr>
                <w:del w:id="1391"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13BE1DD0" w14:textId="6D32369B" w:rsidR="00357641" w:rsidDel="00B80A31" w:rsidRDefault="00357641">
            <w:pPr>
              <w:spacing w:after="160" w:line="259" w:lineRule="auto"/>
              <w:ind w:left="0" w:right="0" w:firstLine="0"/>
              <w:jc w:val="left"/>
              <w:rPr>
                <w:del w:id="1392"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7F8A61AA" w14:textId="3A65CF85" w:rsidR="00357641" w:rsidDel="00B80A31" w:rsidRDefault="00357641">
            <w:pPr>
              <w:spacing w:after="160" w:line="259" w:lineRule="auto"/>
              <w:ind w:left="0" w:right="0" w:firstLine="0"/>
              <w:jc w:val="left"/>
              <w:rPr>
                <w:del w:id="1393"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7AD1C44B" w14:textId="6ED6FADA" w:rsidR="00357641" w:rsidDel="00B80A31" w:rsidRDefault="00357641">
            <w:pPr>
              <w:spacing w:after="160" w:line="259" w:lineRule="auto"/>
              <w:ind w:left="0" w:right="0" w:firstLine="0"/>
              <w:jc w:val="left"/>
              <w:rPr>
                <w:del w:id="1394" w:author="HOANG VAN HA" w:date="2026-05-27T16:06:00Z" w16du:dateUtc="2026-05-27T07:06:00Z"/>
              </w:rPr>
            </w:pPr>
          </w:p>
        </w:tc>
        <w:tc>
          <w:tcPr>
            <w:tcW w:w="1339" w:type="dxa"/>
            <w:tcBorders>
              <w:top w:val="single" w:sz="3" w:space="0" w:color="000000"/>
              <w:left w:val="single" w:sz="3" w:space="0" w:color="000000"/>
              <w:bottom w:val="nil"/>
              <w:right w:val="single" w:sz="3" w:space="0" w:color="000000"/>
            </w:tcBorders>
          </w:tcPr>
          <w:p w14:paraId="5C647618" w14:textId="48627FB8" w:rsidR="00357641" w:rsidDel="00B80A31" w:rsidRDefault="00357641">
            <w:pPr>
              <w:spacing w:after="160" w:line="259" w:lineRule="auto"/>
              <w:ind w:left="0" w:right="0" w:firstLine="0"/>
              <w:jc w:val="left"/>
              <w:rPr>
                <w:del w:id="1395"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15135282" w14:textId="05CA9FDF" w:rsidR="00357641" w:rsidDel="00B80A31" w:rsidRDefault="00357641">
            <w:pPr>
              <w:spacing w:after="160" w:line="259" w:lineRule="auto"/>
              <w:ind w:left="0" w:right="0" w:firstLine="0"/>
              <w:jc w:val="left"/>
              <w:rPr>
                <w:del w:id="1396" w:author="HOANG VAN HA" w:date="2026-05-27T16:06:00Z" w16du:dateUtc="2026-05-27T07:06:00Z"/>
              </w:rPr>
            </w:pPr>
          </w:p>
        </w:tc>
        <w:tc>
          <w:tcPr>
            <w:tcW w:w="1339" w:type="dxa"/>
            <w:tcBorders>
              <w:top w:val="single" w:sz="3" w:space="0" w:color="000000"/>
              <w:left w:val="single" w:sz="3" w:space="0" w:color="000000"/>
              <w:bottom w:val="nil"/>
              <w:right w:val="single" w:sz="3" w:space="0" w:color="000000"/>
            </w:tcBorders>
          </w:tcPr>
          <w:p w14:paraId="21510C43" w14:textId="4963E250" w:rsidR="00357641" w:rsidDel="00B80A31" w:rsidRDefault="00357641">
            <w:pPr>
              <w:spacing w:after="160" w:line="259" w:lineRule="auto"/>
              <w:ind w:left="0" w:right="0" w:firstLine="0"/>
              <w:jc w:val="left"/>
              <w:rPr>
                <w:del w:id="1397" w:author="HOANG VAN HA" w:date="2026-05-27T16:06:00Z" w16du:dateUtc="2026-05-27T07:06:00Z"/>
              </w:rPr>
            </w:pPr>
          </w:p>
        </w:tc>
        <w:tc>
          <w:tcPr>
            <w:tcW w:w="909" w:type="dxa"/>
            <w:tcBorders>
              <w:top w:val="single" w:sz="3" w:space="0" w:color="000000"/>
              <w:left w:val="single" w:sz="3" w:space="0" w:color="000000"/>
              <w:bottom w:val="nil"/>
              <w:right w:val="single" w:sz="3" w:space="0" w:color="000000"/>
            </w:tcBorders>
          </w:tcPr>
          <w:p w14:paraId="3D50214F" w14:textId="17EDE8AA" w:rsidR="00357641" w:rsidDel="00B80A31" w:rsidRDefault="00357641">
            <w:pPr>
              <w:spacing w:after="160" w:line="259" w:lineRule="auto"/>
              <w:ind w:left="0" w:right="0" w:firstLine="0"/>
              <w:jc w:val="left"/>
              <w:rPr>
                <w:del w:id="1398" w:author="HOANG VAN HA" w:date="2026-05-27T16:06:00Z" w16du:dateUtc="2026-05-27T07:06:00Z"/>
              </w:rPr>
            </w:pPr>
          </w:p>
        </w:tc>
        <w:tc>
          <w:tcPr>
            <w:tcW w:w="0" w:type="auto"/>
            <w:vMerge/>
            <w:tcBorders>
              <w:top w:val="nil"/>
              <w:left w:val="single" w:sz="3" w:space="0" w:color="000000"/>
              <w:bottom w:val="nil"/>
              <w:right w:val="single" w:sz="3" w:space="0" w:color="000000"/>
            </w:tcBorders>
          </w:tcPr>
          <w:p w14:paraId="461AABAA" w14:textId="1D036DD1" w:rsidR="00357641" w:rsidDel="00B80A31" w:rsidRDefault="00357641">
            <w:pPr>
              <w:spacing w:after="160" w:line="259" w:lineRule="auto"/>
              <w:ind w:left="0" w:right="0" w:firstLine="0"/>
              <w:jc w:val="left"/>
              <w:rPr>
                <w:del w:id="1399" w:author="HOANG VAN HA" w:date="2026-05-27T16:06:00Z" w16du:dateUtc="2026-05-27T07:06:00Z"/>
              </w:rPr>
            </w:pPr>
          </w:p>
        </w:tc>
      </w:tr>
      <w:tr w:rsidR="00357641" w:rsidDel="00B80A31" w14:paraId="50BF0249" w14:textId="781C8100">
        <w:trPr>
          <w:trHeight w:val="224"/>
          <w:del w:id="1400" w:author="HOANG VAN HA" w:date="2026-05-27T16:06:00Z"/>
        </w:trPr>
        <w:tc>
          <w:tcPr>
            <w:tcW w:w="2201" w:type="dxa"/>
            <w:tcBorders>
              <w:top w:val="nil"/>
              <w:left w:val="single" w:sz="3" w:space="0" w:color="000000"/>
              <w:bottom w:val="single" w:sz="3" w:space="0" w:color="000000"/>
              <w:right w:val="single" w:sz="3" w:space="0" w:color="000000"/>
            </w:tcBorders>
          </w:tcPr>
          <w:p w14:paraId="79FB58F5" w14:textId="29A1F1CF" w:rsidR="00357641" w:rsidDel="00B80A31" w:rsidRDefault="00357641">
            <w:pPr>
              <w:spacing w:after="160" w:line="259" w:lineRule="auto"/>
              <w:ind w:left="0" w:right="0" w:firstLine="0"/>
              <w:jc w:val="left"/>
              <w:rPr>
                <w:del w:id="1401" w:author="HOANG VAN HA" w:date="2026-05-27T16:06:00Z" w16du:dateUtc="2026-05-27T07:06:00Z"/>
              </w:rPr>
            </w:pPr>
          </w:p>
        </w:tc>
        <w:tc>
          <w:tcPr>
            <w:tcW w:w="909" w:type="dxa"/>
            <w:tcBorders>
              <w:top w:val="nil"/>
              <w:left w:val="single" w:sz="3" w:space="0" w:color="000000"/>
              <w:bottom w:val="single" w:sz="3" w:space="0" w:color="000000"/>
              <w:right w:val="single" w:sz="3" w:space="0" w:color="000000"/>
            </w:tcBorders>
          </w:tcPr>
          <w:p w14:paraId="3A909A3A" w14:textId="2EE3ADD1" w:rsidR="00357641" w:rsidDel="00B80A31" w:rsidRDefault="00000000">
            <w:pPr>
              <w:spacing w:after="0" w:line="259" w:lineRule="auto"/>
              <w:ind w:left="0" w:right="10" w:firstLine="0"/>
              <w:jc w:val="center"/>
              <w:rPr>
                <w:del w:id="1402" w:author="HOANG VAN HA" w:date="2026-05-27T16:06:00Z" w16du:dateUtc="2026-05-27T07:06:00Z"/>
              </w:rPr>
            </w:pPr>
            <w:del w:id="1403" w:author="HOANG VAN HA" w:date="2026-05-27T16:06:00Z" w16du:dateUtc="2026-05-27T07:06:00Z">
              <w:r w:rsidDel="00B80A31">
                <w:rPr>
                  <w:sz w:val="15"/>
                  <w:vertAlign w:val="superscript"/>
                </w:rPr>
                <w:delText>𝑊</w:delText>
              </w:r>
              <w:r w:rsidDel="00B80A31">
                <w:rPr>
                  <w:sz w:val="10"/>
                </w:rPr>
                <w:delText>𝑓𝑖𝑟𝑒</w:delText>
              </w:r>
            </w:del>
          </w:p>
        </w:tc>
        <w:tc>
          <w:tcPr>
            <w:tcW w:w="909" w:type="dxa"/>
            <w:tcBorders>
              <w:top w:val="nil"/>
              <w:left w:val="single" w:sz="3" w:space="0" w:color="000000"/>
              <w:bottom w:val="single" w:sz="3" w:space="0" w:color="000000"/>
              <w:right w:val="single" w:sz="3" w:space="0" w:color="000000"/>
            </w:tcBorders>
          </w:tcPr>
          <w:p w14:paraId="58797A36" w14:textId="32114140" w:rsidR="00357641" w:rsidDel="00B80A31" w:rsidRDefault="00000000">
            <w:pPr>
              <w:spacing w:after="0" w:line="259" w:lineRule="auto"/>
              <w:ind w:left="0" w:right="11" w:firstLine="0"/>
              <w:jc w:val="center"/>
              <w:rPr>
                <w:del w:id="1404" w:author="HOANG VAN HA" w:date="2026-05-27T16:06:00Z" w16du:dateUtc="2026-05-27T07:06:00Z"/>
              </w:rPr>
            </w:pPr>
            <w:del w:id="1405" w:author="HOANG VAN HA" w:date="2026-05-27T16:06:00Z" w16du:dateUtc="2026-05-27T07:06:00Z">
              <w:r w:rsidDel="00B80A31">
                <w:rPr>
                  <w:sz w:val="15"/>
                  <w:vertAlign w:val="superscript"/>
                </w:rPr>
                <w:delText>𝑊</w:delText>
              </w:r>
              <w:r w:rsidDel="00B80A31">
                <w:rPr>
                  <w:sz w:val="10"/>
                </w:rPr>
                <w:delText>𝑐𝑙𝑟</w:delText>
              </w:r>
            </w:del>
          </w:p>
        </w:tc>
        <w:tc>
          <w:tcPr>
            <w:tcW w:w="909" w:type="dxa"/>
            <w:tcBorders>
              <w:top w:val="nil"/>
              <w:left w:val="single" w:sz="3" w:space="0" w:color="000000"/>
              <w:bottom w:val="single" w:sz="3" w:space="0" w:color="000000"/>
              <w:right w:val="single" w:sz="3" w:space="0" w:color="000000"/>
            </w:tcBorders>
          </w:tcPr>
          <w:p w14:paraId="47524CF9" w14:textId="63DC385D" w:rsidR="00357641" w:rsidDel="00B80A31" w:rsidRDefault="00000000">
            <w:pPr>
              <w:spacing w:after="0" w:line="259" w:lineRule="auto"/>
              <w:ind w:left="0" w:right="10" w:firstLine="0"/>
              <w:jc w:val="center"/>
              <w:rPr>
                <w:del w:id="1406" w:author="HOANG VAN HA" w:date="2026-05-27T16:06:00Z" w16du:dateUtc="2026-05-27T07:06:00Z"/>
              </w:rPr>
            </w:pPr>
            <w:del w:id="1407" w:author="HOANG VAN HA" w:date="2026-05-27T16:06:00Z" w16du:dateUtc="2026-05-27T07:06:00Z">
              <w:r w:rsidDel="00B80A31">
                <w:rPr>
                  <w:sz w:val="15"/>
                  <w:vertAlign w:val="superscript"/>
                </w:rPr>
                <w:delText>𝑁</w:delText>
              </w:r>
              <w:r w:rsidDel="00B80A31">
                <w:rPr>
                  <w:sz w:val="10"/>
                </w:rPr>
                <w:delText>𝑐ℎ𝑘</w:delText>
              </w:r>
            </w:del>
          </w:p>
        </w:tc>
        <w:tc>
          <w:tcPr>
            <w:tcW w:w="1339" w:type="dxa"/>
            <w:tcBorders>
              <w:top w:val="nil"/>
              <w:left w:val="single" w:sz="3" w:space="0" w:color="000000"/>
              <w:bottom w:val="single" w:sz="3" w:space="0" w:color="000000"/>
              <w:right w:val="single" w:sz="3" w:space="0" w:color="000000"/>
            </w:tcBorders>
          </w:tcPr>
          <w:p w14:paraId="3B5FC0C1" w14:textId="66FDD81A" w:rsidR="00357641" w:rsidDel="00B80A31" w:rsidRDefault="00000000">
            <w:pPr>
              <w:spacing w:after="0" w:line="259" w:lineRule="auto"/>
              <w:ind w:left="0" w:right="0" w:firstLine="0"/>
              <w:jc w:val="center"/>
              <w:rPr>
                <w:del w:id="1408" w:author="HOANG VAN HA" w:date="2026-05-27T16:06:00Z" w16du:dateUtc="2026-05-27T07:06:00Z"/>
              </w:rPr>
            </w:pPr>
            <w:del w:id="1409" w:author="HOANG VAN HA" w:date="2026-05-27T16:06:00Z" w16du:dateUtc="2026-05-27T07:06:00Z">
              <w:r w:rsidDel="00B80A31">
                <w:rPr>
                  <w:b/>
                  <w:sz w:val="10"/>
                </w:rPr>
                <w:delText xml:space="preserve">Recall </w:delText>
              </w:r>
              <w:r w:rsidDel="00B80A31">
                <w:rPr>
                  <w:b/>
                  <w:sz w:val="9"/>
                </w:rPr>
                <w:delText>(</w:delText>
              </w:r>
              <w:r w:rsidDel="00B80A31">
                <w:rPr>
                  <w:b/>
                  <w:sz w:val="10"/>
                </w:rPr>
                <w:delText>%</w:delText>
              </w:r>
              <w:r w:rsidDel="00B80A31">
                <w:rPr>
                  <w:b/>
                  <w:sz w:val="9"/>
                </w:rPr>
                <w:delText>)</w:delText>
              </w:r>
              <w:r w:rsidDel="00B80A31">
                <w:rPr>
                  <w:sz w:val="10"/>
                </w:rPr>
                <w:delText>↑</w:delText>
              </w:r>
            </w:del>
          </w:p>
        </w:tc>
        <w:tc>
          <w:tcPr>
            <w:tcW w:w="909" w:type="dxa"/>
            <w:tcBorders>
              <w:top w:val="nil"/>
              <w:left w:val="single" w:sz="3" w:space="0" w:color="000000"/>
              <w:bottom w:val="single" w:sz="3" w:space="0" w:color="000000"/>
              <w:right w:val="single" w:sz="3" w:space="0" w:color="000000"/>
            </w:tcBorders>
          </w:tcPr>
          <w:p w14:paraId="63726CD9" w14:textId="61873360" w:rsidR="00357641" w:rsidDel="00B80A31" w:rsidRDefault="00000000">
            <w:pPr>
              <w:spacing w:after="0" w:line="259" w:lineRule="auto"/>
              <w:ind w:left="147" w:right="0" w:firstLine="0"/>
              <w:jc w:val="left"/>
              <w:rPr>
                <w:del w:id="1410" w:author="HOANG VAN HA" w:date="2026-05-27T16:06:00Z" w16du:dateUtc="2026-05-27T07:06:00Z"/>
              </w:rPr>
            </w:pPr>
            <w:del w:id="1411" w:author="HOANG VAN HA" w:date="2026-05-27T16:06:00Z" w16du:dateUtc="2026-05-27T07:06:00Z">
              <w:r w:rsidDel="00B80A31">
                <w:rPr>
                  <w:b/>
                  <w:sz w:val="10"/>
                </w:rPr>
                <w:delText xml:space="preserve">FAR </w:delText>
              </w:r>
              <w:r w:rsidDel="00B80A31">
                <w:rPr>
                  <w:b/>
                  <w:sz w:val="9"/>
                </w:rPr>
                <w:delText>(</w:delText>
              </w:r>
              <w:r w:rsidDel="00B80A31">
                <w:rPr>
                  <w:b/>
                  <w:sz w:val="10"/>
                </w:rPr>
                <w:delText>%</w:delText>
              </w:r>
              <w:r w:rsidDel="00B80A31">
                <w:rPr>
                  <w:b/>
                  <w:sz w:val="9"/>
                </w:rPr>
                <w:delText>)</w:delText>
              </w:r>
              <w:r w:rsidDel="00B80A31">
                <w:rPr>
                  <w:sz w:val="10"/>
                </w:rPr>
                <w:delText>↓</w:delText>
              </w:r>
            </w:del>
          </w:p>
        </w:tc>
        <w:tc>
          <w:tcPr>
            <w:tcW w:w="1339" w:type="dxa"/>
            <w:tcBorders>
              <w:top w:val="nil"/>
              <w:left w:val="single" w:sz="3" w:space="0" w:color="000000"/>
              <w:bottom w:val="single" w:sz="3" w:space="0" w:color="000000"/>
              <w:right w:val="single" w:sz="3" w:space="0" w:color="000000"/>
            </w:tcBorders>
          </w:tcPr>
          <w:p w14:paraId="37C6BEA3" w14:textId="43DBB279" w:rsidR="00357641" w:rsidDel="00B80A31" w:rsidRDefault="00000000">
            <w:pPr>
              <w:spacing w:after="0" w:line="259" w:lineRule="auto"/>
              <w:ind w:left="0" w:right="0" w:firstLine="0"/>
              <w:jc w:val="center"/>
              <w:rPr>
                <w:del w:id="1412" w:author="HOANG VAN HA" w:date="2026-05-27T16:06:00Z" w16du:dateUtc="2026-05-27T07:06:00Z"/>
              </w:rPr>
            </w:pPr>
            <w:del w:id="1413" w:author="HOANG VAN HA" w:date="2026-05-27T16:06:00Z" w16du:dateUtc="2026-05-27T07:06:00Z">
              <w:r w:rsidDel="00B80A31">
                <w:rPr>
                  <w:b/>
                  <w:sz w:val="10"/>
                </w:rPr>
                <w:delText xml:space="preserve">Skip Rate </w:delText>
              </w:r>
              <w:r w:rsidDel="00B80A31">
                <w:rPr>
                  <w:b/>
                  <w:sz w:val="9"/>
                </w:rPr>
                <w:delText>(</w:delText>
              </w:r>
              <w:r w:rsidDel="00B80A31">
                <w:rPr>
                  <w:b/>
                  <w:sz w:val="10"/>
                </w:rPr>
                <w:delText>%</w:delText>
              </w:r>
              <w:r w:rsidDel="00B80A31">
                <w:rPr>
                  <w:b/>
                  <w:sz w:val="9"/>
                </w:rPr>
                <w:delText>)</w:delText>
              </w:r>
              <w:r w:rsidDel="00B80A31">
                <w:rPr>
                  <w:sz w:val="10"/>
                </w:rPr>
                <w:delText>↑</w:delText>
              </w:r>
            </w:del>
          </w:p>
        </w:tc>
        <w:tc>
          <w:tcPr>
            <w:tcW w:w="909" w:type="dxa"/>
            <w:tcBorders>
              <w:top w:val="nil"/>
              <w:left w:val="single" w:sz="3" w:space="0" w:color="000000"/>
              <w:bottom w:val="single" w:sz="3" w:space="0" w:color="000000"/>
              <w:right w:val="single" w:sz="3" w:space="0" w:color="000000"/>
            </w:tcBorders>
          </w:tcPr>
          <w:p w14:paraId="5E8C4C14" w14:textId="7707DE36" w:rsidR="00357641" w:rsidDel="00B80A31" w:rsidRDefault="00000000">
            <w:pPr>
              <w:spacing w:after="0" w:line="259" w:lineRule="auto"/>
              <w:ind w:left="0" w:right="0" w:firstLine="0"/>
              <w:jc w:val="center"/>
              <w:rPr>
                <w:del w:id="1414" w:author="HOANG VAN HA" w:date="2026-05-27T16:06:00Z" w16du:dateUtc="2026-05-27T07:06:00Z"/>
              </w:rPr>
            </w:pPr>
            <w:del w:id="1415" w:author="HOANG VAN HA" w:date="2026-05-27T16:06:00Z" w16du:dateUtc="2026-05-27T07:06:00Z">
              <w:r w:rsidDel="00B80A31">
                <w:rPr>
                  <w:b/>
                  <w:sz w:val="10"/>
                </w:rPr>
                <w:delText xml:space="preserve">FPS </w:delText>
              </w:r>
              <w:r w:rsidDel="00B80A31">
                <w:rPr>
                  <w:sz w:val="10"/>
                </w:rPr>
                <w:delText>↑</w:delText>
              </w:r>
            </w:del>
          </w:p>
        </w:tc>
        <w:tc>
          <w:tcPr>
            <w:tcW w:w="1339" w:type="dxa"/>
            <w:tcBorders>
              <w:top w:val="nil"/>
              <w:left w:val="single" w:sz="3" w:space="0" w:color="000000"/>
              <w:bottom w:val="single" w:sz="3" w:space="0" w:color="000000"/>
              <w:right w:val="single" w:sz="3" w:space="0" w:color="000000"/>
            </w:tcBorders>
          </w:tcPr>
          <w:p w14:paraId="474F8570" w14:textId="03E4B5BB" w:rsidR="00357641" w:rsidDel="00B80A31" w:rsidRDefault="00357641">
            <w:pPr>
              <w:spacing w:after="160" w:line="259" w:lineRule="auto"/>
              <w:ind w:left="0" w:right="0" w:firstLine="0"/>
              <w:jc w:val="left"/>
              <w:rPr>
                <w:del w:id="1416" w:author="HOANG VAN HA" w:date="2026-05-27T16:06:00Z" w16du:dateUtc="2026-05-27T07:06:00Z"/>
              </w:rPr>
            </w:pPr>
          </w:p>
        </w:tc>
      </w:tr>
      <w:tr w:rsidR="00357641" w:rsidDel="00B80A31" w14:paraId="7FC9D06A" w14:textId="561FFE5E">
        <w:trPr>
          <w:trHeight w:val="327"/>
          <w:del w:id="1417"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4AC79A3D" w14:textId="2E054E26" w:rsidR="00357641" w:rsidDel="00B80A31" w:rsidRDefault="00000000">
            <w:pPr>
              <w:spacing w:after="0" w:line="259" w:lineRule="auto"/>
              <w:ind w:left="0" w:right="0" w:firstLine="0"/>
              <w:jc w:val="center"/>
              <w:rPr>
                <w:del w:id="1418" w:author="HOANG VAN HA" w:date="2026-05-27T16:06:00Z" w16du:dateUtc="2026-05-27T07:06:00Z"/>
              </w:rPr>
            </w:pPr>
            <w:del w:id="1419" w:author="HOANG VAN HA" w:date="2026-05-27T16:06:00Z" w16du:dateUtc="2026-05-27T07:06:00Z">
              <w:r w:rsidDel="00B80A31">
                <w:rPr>
                  <w:sz w:val="14"/>
                </w:rPr>
                <w:delText xml:space="preserve">Baseline </w:delText>
              </w:r>
              <w:r w:rsidDel="00B80A31">
                <w:rPr>
                  <w:sz w:val="12"/>
                </w:rPr>
                <w:delText>(</w:delText>
              </w:r>
              <w:r w:rsidDel="00B80A31">
                <w:rPr>
                  <w:sz w:val="14"/>
                </w:rPr>
                <w:delText>No Skip module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6674E954" w14:textId="6BA9BDA2" w:rsidR="00357641" w:rsidDel="00B80A31" w:rsidRDefault="00000000">
            <w:pPr>
              <w:spacing w:after="0" w:line="259" w:lineRule="auto"/>
              <w:ind w:left="0" w:right="0" w:firstLine="0"/>
              <w:jc w:val="center"/>
              <w:rPr>
                <w:del w:id="1420" w:author="HOANG VAN HA" w:date="2026-05-27T16:06:00Z" w16du:dateUtc="2026-05-27T07:06:00Z"/>
              </w:rPr>
            </w:pPr>
            <w:del w:id="1421" w:author="HOANG VAN HA" w:date="2026-05-27T16:06:00Z" w16du:dateUtc="2026-05-27T07:06:00Z">
              <w:r w:rsidDel="00B80A31">
                <w:rPr>
                  <w:sz w:val="14"/>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2E282D2F" w14:textId="5C2018C3" w:rsidR="00357641" w:rsidDel="00B80A31" w:rsidRDefault="00000000">
            <w:pPr>
              <w:spacing w:after="0" w:line="259" w:lineRule="auto"/>
              <w:ind w:left="0" w:right="0" w:firstLine="0"/>
              <w:jc w:val="center"/>
              <w:rPr>
                <w:del w:id="1422" w:author="HOANG VAN HA" w:date="2026-05-27T16:06:00Z" w16du:dateUtc="2026-05-27T07:06:00Z"/>
              </w:rPr>
            </w:pPr>
            <w:del w:id="1423" w:author="HOANG VAN HA" w:date="2026-05-27T16:06:00Z" w16du:dateUtc="2026-05-27T07:06:00Z">
              <w:r w:rsidDel="00B80A31">
                <w:rPr>
                  <w:sz w:val="14"/>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565A2C9B" w14:textId="299E4903" w:rsidR="00357641" w:rsidDel="00B80A31" w:rsidRDefault="00000000">
            <w:pPr>
              <w:spacing w:after="0" w:line="259" w:lineRule="auto"/>
              <w:ind w:left="0" w:right="0" w:firstLine="0"/>
              <w:jc w:val="center"/>
              <w:rPr>
                <w:del w:id="1424" w:author="HOANG VAN HA" w:date="2026-05-27T16:06:00Z" w16du:dateUtc="2026-05-27T07:06:00Z"/>
              </w:rPr>
            </w:pPr>
            <w:del w:id="1425" w:author="HOANG VAN HA" w:date="2026-05-27T16:06:00Z" w16du:dateUtc="2026-05-27T07:06:00Z">
              <w:r w:rsidDel="00B80A31">
                <w:rPr>
                  <w:sz w:val="14"/>
                </w:rPr>
                <w:delText>-</w:delText>
              </w:r>
            </w:del>
          </w:p>
        </w:tc>
        <w:tc>
          <w:tcPr>
            <w:tcW w:w="1339" w:type="dxa"/>
            <w:tcBorders>
              <w:top w:val="single" w:sz="3" w:space="0" w:color="000000"/>
              <w:left w:val="single" w:sz="3" w:space="0" w:color="000000"/>
              <w:bottom w:val="single" w:sz="3" w:space="0" w:color="000000"/>
              <w:right w:val="single" w:sz="3" w:space="0" w:color="000000"/>
            </w:tcBorders>
          </w:tcPr>
          <w:p w14:paraId="5C6E098D" w14:textId="644596EA" w:rsidR="00357641" w:rsidDel="00B80A31" w:rsidRDefault="00000000">
            <w:pPr>
              <w:spacing w:after="0" w:line="259" w:lineRule="auto"/>
              <w:ind w:left="0" w:right="0" w:firstLine="0"/>
              <w:jc w:val="center"/>
              <w:rPr>
                <w:del w:id="1426" w:author="HOANG VAN HA" w:date="2026-05-27T16:06:00Z" w16du:dateUtc="2026-05-27T07:06:00Z"/>
              </w:rPr>
            </w:pPr>
            <w:del w:id="1427"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04715EDC" w14:textId="21806728" w:rsidR="00357641" w:rsidDel="00B80A31" w:rsidRDefault="00000000">
            <w:pPr>
              <w:spacing w:after="0" w:line="259" w:lineRule="auto"/>
              <w:ind w:left="0" w:right="0" w:firstLine="0"/>
              <w:jc w:val="center"/>
              <w:rPr>
                <w:del w:id="1428" w:author="HOANG VAN HA" w:date="2026-05-27T16:06:00Z" w16du:dateUtc="2026-05-27T07:06:00Z"/>
              </w:rPr>
            </w:pPr>
            <w:del w:id="1429"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0C50E256" w14:textId="2A30E6A0" w:rsidR="00357641" w:rsidDel="00B80A31" w:rsidRDefault="00000000">
            <w:pPr>
              <w:spacing w:after="0" w:line="259" w:lineRule="auto"/>
              <w:ind w:left="0" w:right="0" w:firstLine="0"/>
              <w:jc w:val="center"/>
              <w:rPr>
                <w:del w:id="1430" w:author="HOANG VAN HA" w:date="2026-05-27T16:06:00Z" w16du:dateUtc="2026-05-27T07:06:00Z"/>
              </w:rPr>
            </w:pPr>
            <w:del w:id="1431" w:author="HOANG VAN HA" w:date="2026-05-27T16:06:00Z" w16du:dateUtc="2026-05-27T07:06:00Z">
              <w:r w:rsidDel="00B80A31">
                <w:rPr>
                  <w:sz w:val="14"/>
                </w:rPr>
                <w:delText>0.0</w:delText>
              </w:r>
            </w:del>
          </w:p>
        </w:tc>
        <w:tc>
          <w:tcPr>
            <w:tcW w:w="909" w:type="dxa"/>
            <w:tcBorders>
              <w:top w:val="single" w:sz="3" w:space="0" w:color="000000"/>
              <w:left w:val="single" w:sz="3" w:space="0" w:color="000000"/>
              <w:bottom w:val="single" w:sz="3" w:space="0" w:color="000000"/>
              <w:right w:val="single" w:sz="3" w:space="0" w:color="000000"/>
            </w:tcBorders>
          </w:tcPr>
          <w:p w14:paraId="1607AA80" w14:textId="3F513DDB" w:rsidR="00357641" w:rsidDel="00B80A31" w:rsidRDefault="00000000">
            <w:pPr>
              <w:spacing w:after="0" w:line="259" w:lineRule="auto"/>
              <w:ind w:left="0" w:right="0" w:firstLine="0"/>
              <w:jc w:val="center"/>
              <w:rPr>
                <w:del w:id="1432" w:author="HOANG VAN HA" w:date="2026-05-27T16:06:00Z" w16du:dateUtc="2026-05-27T07:06:00Z"/>
              </w:rPr>
            </w:pPr>
            <w:del w:id="1433" w:author="HOANG VAN HA" w:date="2026-05-27T16:06:00Z" w16du:dateUtc="2026-05-27T07:06:00Z">
              <w:r w:rsidDel="00B80A31">
                <w:rPr>
                  <w:sz w:val="14"/>
                </w:rPr>
                <w:delText>24.7</w:delText>
              </w:r>
            </w:del>
          </w:p>
        </w:tc>
        <w:tc>
          <w:tcPr>
            <w:tcW w:w="1339" w:type="dxa"/>
            <w:tcBorders>
              <w:top w:val="single" w:sz="3" w:space="0" w:color="000000"/>
              <w:left w:val="single" w:sz="3" w:space="0" w:color="000000"/>
              <w:bottom w:val="single" w:sz="3" w:space="0" w:color="000000"/>
              <w:right w:val="single" w:sz="3" w:space="0" w:color="000000"/>
            </w:tcBorders>
          </w:tcPr>
          <w:p w14:paraId="3F24BF40" w14:textId="765FD94B" w:rsidR="00357641" w:rsidDel="00B80A31" w:rsidRDefault="00000000">
            <w:pPr>
              <w:spacing w:after="0" w:line="259" w:lineRule="auto"/>
              <w:ind w:left="0" w:right="0" w:firstLine="0"/>
              <w:jc w:val="center"/>
              <w:rPr>
                <w:del w:id="1434" w:author="HOANG VAN HA" w:date="2026-05-27T16:06:00Z" w16du:dateUtc="2026-05-27T07:06:00Z"/>
              </w:rPr>
            </w:pPr>
            <w:del w:id="1435" w:author="HOANG VAN HA" w:date="2026-05-27T16:06:00Z" w16du:dateUtc="2026-05-27T07:06:00Z">
              <w:r w:rsidDel="00B80A31">
                <w:rPr>
                  <w:sz w:val="14"/>
                </w:rPr>
                <w:delText>-</w:delText>
              </w:r>
            </w:del>
          </w:p>
        </w:tc>
      </w:tr>
      <w:tr w:rsidR="00357641" w:rsidDel="00B80A31" w14:paraId="22964719" w14:textId="4813BBD7">
        <w:trPr>
          <w:trHeight w:val="327"/>
          <w:del w:id="1436"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7C4D6E5C" w14:textId="33BAF557" w:rsidR="00357641" w:rsidDel="00B80A31" w:rsidRDefault="00000000">
            <w:pPr>
              <w:spacing w:after="0" w:line="259" w:lineRule="auto"/>
              <w:ind w:left="0" w:right="0" w:firstLine="0"/>
              <w:jc w:val="center"/>
              <w:rPr>
                <w:del w:id="1437" w:author="HOANG VAN HA" w:date="2026-05-27T16:06:00Z" w16du:dateUtc="2026-05-27T07:06:00Z"/>
              </w:rPr>
            </w:pPr>
            <w:del w:id="1438" w:author="HOANG VAN HA" w:date="2026-05-27T16:06:00Z" w16du:dateUtc="2026-05-27T07:06:00Z">
              <w:r w:rsidDel="00B80A31">
                <w:rPr>
                  <w:sz w:val="14"/>
                </w:rPr>
                <w:delText>AccMotionDet</w:delText>
              </w:r>
            </w:del>
          </w:p>
        </w:tc>
        <w:tc>
          <w:tcPr>
            <w:tcW w:w="909" w:type="dxa"/>
            <w:tcBorders>
              <w:top w:val="single" w:sz="3" w:space="0" w:color="000000"/>
              <w:left w:val="single" w:sz="3" w:space="0" w:color="000000"/>
              <w:bottom w:val="single" w:sz="3" w:space="0" w:color="000000"/>
              <w:right w:val="single" w:sz="3" w:space="0" w:color="000000"/>
            </w:tcBorders>
          </w:tcPr>
          <w:p w14:paraId="418FC95D" w14:textId="3ABA7CE6" w:rsidR="00357641" w:rsidDel="00B80A31" w:rsidRDefault="00000000">
            <w:pPr>
              <w:spacing w:after="0" w:line="259" w:lineRule="auto"/>
              <w:ind w:left="0" w:right="0" w:firstLine="0"/>
              <w:jc w:val="center"/>
              <w:rPr>
                <w:del w:id="1439" w:author="HOANG VAN HA" w:date="2026-05-27T16:06:00Z" w16du:dateUtc="2026-05-27T07:06:00Z"/>
              </w:rPr>
            </w:pPr>
            <w:del w:id="1440" w:author="HOANG VAN HA" w:date="2026-05-27T16:06:00Z" w16du:dateUtc="2026-05-27T07:06:00Z">
              <w:r w:rsidDel="00B80A31">
                <w:rPr>
                  <w:sz w:val="14"/>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442CDE0F" w14:textId="4C5E5EFD" w:rsidR="00357641" w:rsidDel="00B80A31" w:rsidRDefault="00000000">
            <w:pPr>
              <w:spacing w:after="0" w:line="259" w:lineRule="auto"/>
              <w:ind w:left="0" w:right="0" w:firstLine="0"/>
              <w:jc w:val="center"/>
              <w:rPr>
                <w:del w:id="1441" w:author="HOANG VAN HA" w:date="2026-05-27T16:06:00Z" w16du:dateUtc="2026-05-27T07:06:00Z"/>
              </w:rPr>
            </w:pPr>
            <w:del w:id="1442" w:author="HOANG VAN HA" w:date="2026-05-27T16:06:00Z" w16du:dateUtc="2026-05-27T07:06:00Z">
              <w:r w:rsidDel="00B80A31">
                <w:rPr>
                  <w:sz w:val="14"/>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084FC729" w14:textId="489181DA" w:rsidR="00357641" w:rsidDel="00B80A31" w:rsidRDefault="00000000">
            <w:pPr>
              <w:spacing w:after="0" w:line="259" w:lineRule="auto"/>
              <w:ind w:left="0" w:right="0" w:firstLine="0"/>
              <w:jc w:val="center"/>
              <w:rPr>
                <w:del w:id="1443" w:author="HOANG VAN HA" w:date="2026-05-27T16:06:00Z" w16du:dateUtc="2026-05-27T07:06:00Z"/>
              </w:rPr>
            </w:pPr>
            <w:del w:id="1444" w:author="HOANG VAN HA" w:date="2026-05-27T16:06:00Z" w16du:dateUtc="2026-05-27T07:06:00Z">
              <w:r w:rsidDel="00B80A31">
                <w:rPr>
                  <w:sz w:val="14"/>
                </w:rPr>
                <w:delText>-</w:delText>
              </w:r>
            </w:del>
          </w:p>
        </w:tc>
        <w:tc>
          <w:tcPr>
            <w:tcW w:w="1339" w:type="dxa"/>
            <w:tcBorders>
              <w:top w:val="single" w:sz="3" w:space="0" w:color="000000"/>
              <w:left w:val="single" w:sz="3" w:space="0" w:color="000000"/>
              <w:bottom w:val="single" w:sz="3" w:space="0" w:color="000000"/>
              <w:right w:val="single" w:sz="3" w:space="0" w:color="000000"/>
            </w:tcBorders>
          </w:tcPr>
          <w:p w14:paraId="77981DF9" w14:textId="64B0A3D5" w:rsidR="00357641" w:rsidDel="00B80A31" w:rsidRDefault="00000000">
            <w:pPr>
              <w:spacing w:after="0" w:line="259" w:lineRule="auto"/>
              <w:ind w:left="0" w:right="0" w:firstLine="0"/>
              <w:jc w:val="center"/>
              <w:rPr>
                <w:del w:id="1445" w:author="HOANG VAN HA" w:date="2026-05-27T16:06:00Z" w16du:dateUtc="2026-05-27T07:06:00Z"/>
              </w:rPr>
            </w:pPr>
            <w:del w:id="1446" w:author="HOANG VAN HA" w:date="2026-05-27T16:06:00Z" w16du:dateUtc="2026-05-27T07:06:00Z">
              <w:r w:rsidDel="00B80A31">
                <w:rPr>
                  <w:sz w:val="14"/>
                  <w:u w:val="single" w:color="000000"/>
                </w:rPr>
                <w:delText>93.9</w:delText>
              </w:r>
            </w:del>
          </w:p>
        </w:tc>
        <w:tc>
          <w:tcPr>
            <w:tcW w:w="909" w:type="dxa"/>
            <w:tcBorders>
              <w:top w:val="single" w:sz="3" w:space="0" w:color="000000"/>
              <w:left w:val="single" w:sz="3" w:space="0" w:color="000000"/>
              <w:bottom w:val="single" w:sz="3" w:space="0" w:color="000000"/>
              <w:right w:val="single" w:sz="3" w:space="0" w:color="000000"/>
            </w:tcBorders>
          </w:tcPr>
          <w:p w14:paraId="21C2CE7F" w14:textId="366C61AF" w:rsidR="00357641" w:rsidDel="00B80A31" w:rsidRDefault="00000000">
            <w:pPr>
              <w:spacing w:after="0" w:line="259" w:lineRule="auto"/>
              <w:ind w:left="0" w:right="0" w:firstLine="0"/>
              <w:jc w:val="center"/>
              <w:rPr>
                <w:del w:id="1447" w:author="HOANG VAN HA" w:date="2026-05-27T16:06:00Z" w16du:dateUtc="2026-05-27T07:06:00Z"/>
              </w:rPr>
            </w:pPr>
            <w:del w:id="1448" w:author="HOANG VAN HA" w:date="2026-05-27T16:06:00Z" w16du:dateUtc="2026-05-27T07:06:00Z">
              <w:r w:rsidDel="00B80A31">
                <w:rPr>
                  <w:b/>
                  <w:sz w:val="14"/>
                </w:rPr>
                <w:delText>0.737</w:delText>
              </w:r>
            </w:del>
          </w:p>
        </w:tc>
        <w:tc>
          <w:tcPr>
            <w:tcW w:w="1339" w:type="dxa"/>
            <w:tcBorders>
              <w:top w:val="single" w:sz="3" w:space="0" w:color="000000"/>
              <w:left w:val="single" w:sz="3" w:space="0" w:color="000000"/>
              <w:bottom w:val="single" w:sz="3" w:space="0" w:color="000000"/>
              <w:right w:val="single" w:sz="3" w:space="0" w:color="000000"/>
            </w:tcBorders>
          </w:tcPr>
          <w:p w14:paraId="4978AD7C" w14:textId="63993B62" w:rsidR="00357641" w:rsidDel="00B80A31" w:rsidRDefault="00000000">
            <w:pPr>
              <w:spacing w:after="0" w:line="259" w:lineRule="auto"/>
              <w:ind w:left="0" w:right="0" w:firstLine="0"/>
              <w:jc w:val="center"/>
              <w:rPr>
                <w:del w:id="1449" w:author="HOANG VAN HA" w:date="2026-05-27T16:06:00Z" w16du:dateUtc="2026-05-27T07:06:00Z"/>
              </w:rPr>
            </w:pPr>
            <w:del w:id="1450" w:author="HOANG VAN HA" w:date="2026-05-27T16:06:00Z" w16du:dateUtc="2026-05-27T07:06:00Z">
              <w:r w:rsidDel="00B80A31">
                <w:rPr>
                  <w:b/>
                  <w:sz w:val="14"/>
                </w:rPr>
                <w:delText>44.39</w:delText>
              </w:r>
            </w:del>
          </w:p>
        </w:tc>
        <w:tc>
          <w:tcPr>
            <w:tcW w:w="909" w:type="dxa"/>
            <w:tcBorders>
              <w:top w:val="single" w:sz="3" w:space="0" w:color="000000"/>
              <w:left w:val="single" w:sz="3" w:space="0" w:color="000000"/>
              <w:bottom w:val="single" w:sz="3" w:space="0" w:color="000000"/>
              <w:right w:val="single" w:sz="3" w:space="0" w:color="000000"/>
            </w:tcBorders>
          </w:tcPr>
          <w:p w14:paraId="35A45599" w14:textId="6746AB33" w:rsidR="00357641" w:rsidDel="00B80A31" w:rsidRDefault="00000000">
            <w:pPr>
              <w:spacing w:after="0" w:line="259" w:lineRule="auto"/>
              <w:ind w:left="0" w:right="0" w:firstLine="0"/>
              <w:jc w:val="center"/>
              <w:rPr>
                <w:del w:id="1451" w:author="HOANG VAN HA" w:date="2026-05-27T16:06:00Z" w16du:dateUtc="2026-05-27T07:06:00Z"/>
              </w:rPr>
            </w:pPr>
            <w:del w:id="1452" w:author="HOANG VAN HA" w:date="2026-05-27T16:06:00Z" w16du:dateUtc="2026-05-27T07:06:00Z">
              <w:r w:rsidDel="00B80A31">
                <w:rPr>
                  <w:b/>
                  <w:sz w:val="14"/>
                </w:rPr>
                <w:delText>36.6</w:delText>
              </w:r>
            </w:del>
          </w:p>
        </w:tc>
        <w:tc>
          <w:tcPr>
            <w:tcW w:w="1339" w:type="dxa"/>
            <w:tcBorders>
              <w:top w:val="single" w:sz="3" w:space="0" w:color="000000"/>
              <w:left w:val="single" w:sz="3" w:space="0" w:color="000000"/>
              <w:bottom w:val="single" w:sz="3" w:space="0" w:color="000000"/>
              <w:right w:val="single" w:sz="3" w:space="0" w:color="000000"/>
            </w:tcBorders>
          </w:tcPr>
          <w:p w14:paraId="7C74A977" w14:textId="54FEA52E" w:rsidR="00357641" w:rsidDel="00B80A31" w:rsidRDefault="00000000">
            <w:pPr>
              <w:spacing w:after="0" w:line="259" w:lineRule="auto"/>
              <w:ind w:left="0" w:right="0" w:firstLine="0"/>
              <w:jc w:val="center"/>
              <w:rPr>
                <w:del w:id="1453" w:author="HOANG VAN HA" w:date="2026-05-27T16:06:00Z" w16du:dateUtc="2026-05-27T07:06:00Z"/>
              </w:rPr>
            </w:pPr>
            <w:del w:id="1454" w:author="HOANG VAN HA" w:date="2026-05-27T16:06:00Z" w16du:dateUtc="2026-05-27T07:06:00Z">
              <w:r w:rsidDel="00B80A31">
                <w:rPr>
                  <w:sz w:val="14"/>
                </w:rPr>
                <w:delText>-</w:delText>
              </w:r>
            </w:del>
          </w:p>
        </w:tc>
      </w:tr>
      <w:tr w:rsidR="00357641" w:rsidDel="00B80A31" w14:paraId="6B20BE4E" w14:textId="2B25358A">
        <w:trPr>
          <w:trHeight w:val="327"/>
          <w:del w:id="1455"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7A325023" w14:textId="0CD9E333" w:rsidR="00357641" w:rsidDel="00B80A31" w:rsidRDefault="00000000">
            <w:pPr>
              <w:spacing w:after="0" w:line="259" w:lineRule="auto"/>
              <w:ind w:left="104" w:right="0" w:firstLine="0"/>
              <w:jc w:val="left"/>
              <w:rPr>
                <w:del w:id="1456" w:author="HOANG VAN HA" w:date="2026-05-27T16:06:00Z" w16du:dateUtc="2026-05-27T07:06:00Z"/>
              </w:rPr>
            </w:pPr>
            <w:del w:id="1457"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7739488C" w14:textId="4844DE5C" w:rsidR="00357641" w:rsidDel="00B80A31" w:rsidRDefault="00000000">
            <w:pPr>
              <w:spacing w:after="0" w:line="259" w:lineRule="auto"/>
              <w:ind w:left="0" w:right="0" w:firstLine="0"/>
              <w:jc w:val="center"/>
              <w:rPr>
                <w:del w:id="1458" w:author="HOANG VAN HA" w:date="2026-05-27T16:06:00Z" w16du:dateUtc="2026-05-27T07:06:00Z"/>
              </w:rPr>
            </w:pPr>
            <w:del w:id="1459" w:author="HOANG VAN HA" w:date="2026-05-27T16:06:00Z" w16du:dateUtc="2026-05-27T07:06:00Z">
              <w:r w:rsidDel="00B80A31">
                <w:rPr>
                  <w:sz w:val="14"/>
                </w:rPr>
                <w:delText>1.0</w:delText>
              </w:r>
            </w:del>
          </w:p>
        </w:tc>
        <w:tc>
          <w:tcPr>
            <w:tcW w:w="909" w:type="dxa"/>
            <w:tcBorders>
              <w:top w:val="single" w:sz="3" w:space="0" w:color="000000"/>
              <w:left w:val="single" w:sz="3" w:space="0" w:color="000000"/>
              <w:bottom w:val="single" w:sz="3" w:space="0" w:color="000000"/>
              <w:right w:val="single" w:sz="3" w:space="0" w:color="000000"/>
            </w:tcBorders>
          </w:tcPr>
          <w:p w14:paraId="6BA10A2F" w14:textId="2294C27E" w:rsidR="00357641" w:rsidDel="00B80A31" w:rsidRDefault="00000000">
            <w:pPr>
              <w:spacing w:after="0" w:line="259" w:lineRule="auto"/>
              <w:ind w:left="0" w:right="0" w:firstLine="0"/>
              <w:jc w:val="center"/>
              <w:rPr>
                <w:del w:id="1460" w:author="HOANG VAN HA" w:date="2026-05-27T16:06:00Z" w16du:dateUtc="2026-05-27T07:06:00Z"/>
              </w:rPr>
            </w:pPr>
            <w:del w:id="1461"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1C10997F" w14:textId="615CF1C3" w:rsidR="00357641" w:rsidDel="00B80A31" w:rsidRDefault="00000000">
            <w:pPr>
              <w:spacing w:after="0" w:line="259" w:lineRule="auto"/>
              <w:ind w:left="0" w:right="0" w:firstLine="0"/>
              <w:jc w:val="center"/>
              <w:rPr>
                <w:del w:id="1462" w:author="HOANG VAN HA" w:date="2026-05-27T16:06:00Z" w16du:dateUtc="2026-05-27T07:06:00Z"/>
              </w:rPr>
            </w:pPr>
            <w:del w:id="1463" w:author="HOANG VAN HA" w:date="2026-05-27T16:06:00Z" w16du:dateUtc="2026-05-27T07:06:00Z">
              <w:r w:rsidDel="00B80A31">
                <w:rPr>
                  <w:sz w:val="14"/>
                </w:rPr>
                <w:delText>50.0</w:delText>
              </w:r>
            </w:del>
          </w:p>
        </w:tc>
        <w:tc>
          <w:tcPr>
            <w:tcW w:w="1339" w:type="dxa"/>
            <w:tcBorders>
              <w:top w:val="single" w:sz="3" w:space="0" w:color="000000"/>
              <w:left w:val="single" w:sz="3" w:space="0" w:color="000000"/>
              <w:bottom w:val="single" w:sz="3" w:space="0" w:color="000000"/>
              <w:right w:val="single" w:sz="3" w:space="0" w:color="000000"/>
            </w:tcBorders>
          </w:tcPr>
          <w:p w14:paraId="43DD70AF" w14:textId="7FEB37D8" w:rsidR="00357641" w:rsidDel="00B80A31" w:rsidRDefault="00000000">
            <w:pPr>
              <w:spacing w:after="0" w:line="259" w:lineRule="auto"/>
              <w:ind w:left="0" w:right="0" w:firstLine="0"/>
              <w:jc w:val="center"/>
              <w:rPr>
                <w:del w:id="1464" w:author="HOANG VAN HA" w:date="2026-05-27T16:06:00Z" w16du:dateUtc="2026-05-27T07:06:00Z"/>
              </w:rPr>
            </w:pPr>
            <w:del w:id="1465"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2138B15C" w14:textId="5834FDEA" w:rsidR="00357641" w:rsidDel="00B80A31" w:rsidRDefault="00000000">
            <w:pPr>
              <w:spacing w:after="0" w:line="259" w:lineRule="auto"/>
              <w:ind w:left="0" w:right="0" w:firstLine="0"/>
              <w:jc w:val="center"/>
              <w:rPr>
                <w:del w:id="1466" w:author="HOANG VAN HA" w:date="2026-05-27T16:06:00Z" w16du:dateUtc="2026-05-27T07:06:00Z"/>
              </w:rPr>
            </w:pPr>
            <w:del w:id="1467"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16F8CA5A" w14:textId="3EFC57BE" w:rsidR="00357641" w:rsidDel="00B80A31" w:rsidRDefault="00000000">
            <w:pPr>
              <w:spacing w:after="0" w:line="259" w:lineRule="auto"/>
              <w:ind w:left="0" w:right="0" w:firstLine="0"/>
              <w:jc w:val="center"/>
              <w:rPr>
                <w:del w:id="1468" w:author="HOANG VAN HA" w:date="2026-05-27T16:06:00Z" w16du:dateUtc="2026-05-27T07:06:00Z"/>
              </w:rPr>
            </w:pPr>
            <w:del w:id="1469" w:author="HOANG VAN HA" w:date="2026-05-27T16:06:00Z" w16du:dateUtc="2026-05-27T07:06:00Z">
              <w:r w:rsidDel="00B80A31">
                <w:rPr>
                  <w:sz w:val="14"/>
                  <w:u w:val="single" w:color="000000"/>
                </w:rPr>
                <w:delText>43.72</w:delText>
              </w:r>
            </w:del>
          </w:p>
        </w:tc>
        <w:tc>
          <w:tcPr>
            <w:tcW w:w="909" w:type="dxa"/>
            <w:tcBorders>
              <w:top w:val="single" w:sz="3" w:space="0" w:color="000000"/>
              <w:left w:val="single" w:sz="3" w:space="0" w:color="000000"/>
              <w:bottom w:val="single" w:sz="3" w:space="0" w:color="000000"/>
              <w:right w:val="single" w:sz="3" w:space="0" w:color="000000"/>
            </w:tcBorders>
          </w:tcPr>
          <w:p w14:paraId="61778D73" w14:textId="428A620C" w:rsidR="00357641" w:rsidDel="00B80A31" w:rsidRDefault="00000000">
            <w:pPr>
              <w:spacing w:after="0" w:line="259" w:lineRule="auto"/>
              <w:ind w:left="0" w:right="0" w:firstLine="0"/>
              <w:jc w:val="center"/>
              <w:rPr>
                <w:del w:id="1470" w:author="HOANG VAN HA" w:date="2026-05-27T16:06:00Z" w16du:dateUtc="2026-05-27T07:06:00Z"/>
              </w:rPr>
            </w:pPr>
            <w:del w:id="1471" w:author="HOANG VAN HA" w:date="2026-05-27T16:06:00Z" w16du:dateUtc="2026-05-27T07:06:00Z">
              <w:r w:rsidDel="00B80A31">
                <w:rPr>
                  <w:sz w:val="14"/>
                  <w:u w:val="single" w:color="000000"/>
                </w:rPr>
                <w:delText>36.4</w:delText>
              </w:r>
            </w:del>
          </w:p>
        </w:tc>
        <w:tc>
          <w:tcPr>
            <w:tcW w:w="1339" w:type="dxa"/>
            <w:tcBorders>
              <w:top w:val="single" w:sz="3" w:space="0" w:color="000000"/>
              <w:left w:val="single" w:sz="3" w:space="0" w:color="000000"/>
              <w:bottom w:val="single" w:sz="3" w:space="0" w:color="000000"/>
              <w:right w:val="single" w:sz="3" w:space="0" w:color="000000"/>
            </w:tcBorders>
          </w:tcPr>
          <w:p w14:paraId="427A5BCE" w14:textId="220EC195" w:rsidR="00357641" w:rsidDel="00B80A31" w:rsidRDefault="00000000">
            <w:pPr>
              <w:spacing w:after="0" w:line="259" w:lineRule="auto"/>
              <w:ind w:left="0" w:right="0" w:firstLine="0"/>
              <w:jc w:val="center"/>
              <w:rPr>
                <w:del w:id="1472" w:author="HOANG VAN HA" w:date="2026-05-27T16:06:00Z" w16du:dateUtc="2026-05-27T07:06:00Z"/>
              </w:rPr>
            </w:pPr>
            <w:del w:id="1473" w:author="HOANG VAN HA" w:date="2026-05-27T16:06:00Z" w16du:dateUtc="2026-05-27T07:06:00Z">
              <w:r w:rsidDel="00B80A31">
                <w:rPr>
                  <w:b/>
                  <w:sz w:val="14"/>
                </w:rPr>
                <w:delText>0.9946</w:delText>
              </w:r>
            </w:del>
          </w:p>
        </w:tc>
      </w:tr>
      <w:tr w:rsidR="00357641" w:rsidDel="00B80A31" w14:paraId="29349682" w14:textId="5D6A7DAB">
        <w:trPr>
          <w:trHeight w:val="327"/>
          <w:del w:id="1474"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6231B9AF" w14:textId="3C41BD5B" w:rsidR="00357641" w:rsidDel="00B80A31" w:rsidRDefault="00000000">
            <w:pPr>
              <w:spacing w:after="0" w:line="259" w:lineRule="auto"/>
              <w:ind w:left="104" w:right="0" w:firstLine="0"/>
              <w:jc w:val="left"/>
              <w:rPr>
                <w:del w:id="1475" w:author="HOANG VAN HA" w:date="2026-05-27T16:06:00Z" w16du:dateUtc="2026-05-27T07:06:00Z"/>
              </w:rPr>
            </w:pPr>
            <w:del w:id="1476"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28AD5873" w14:textId="3E9EABBE" w:rsidR="00357641" w:rsidDel="00B80A31" w:rsidRDefault="00000000">
            <w:pPr>
              <w:spacing w:after="0" w:line="259" w:lineRule="auto"/>
              <w:ind w:left="0" w:right="0" w:firstLine="0"/>
              <w:jc w:val="center"/>
              <w:rPr>
                <w:del w:id="1477" w:author="HOANG VAN HA" w:date="2026-05-27T16:06:00Z" w16du:dateUtc="2026-05-27T07:06:00Z"/>
              </w:rPr>
            </w:pPr>
            <w:del w:id="1478" w:author="HOANG VAN HA" w:date="2026-05-27T16:06:00Z" w16du:dateUtc="2026-05-27T07:06:00Z">
              <w:r w:rsidDel="00B80A31">
                <w:rPr>
                  <w:sz w:val="14"/>
                </w:rPr>
                <w:delText>1.0</w:delText>
              </w:r>
            </w:del>
          </w:p>
        </w:tc>
        <w:tc>
          <w:tcPr>
            <w:tcW w:w="909" w:type="dxa"/>
            <w:tcBorders>
              <w:top w:val="single" w:sz="3" w:space="0" w:color="000000"/>
              <w:left w:val="single" w:sz="3" w:space="0" w:color="000000"/>
              <w:bottom w:val="single" w:sz="3" w:space="0" w:color="000000"/>
              <w:right w:val="single" w:sz="3" w:space="0" w:color="000000"/>
            </w:tcBorders>
          </w:tcPr>
          <w:p w14:paraId="1D270082" w14:textId="7EF0BFCC" w:rsidR="00357641" w:rsidDel="00B80A31" w:rsidRDefault="00000000">
            <w:pPr>
              <w:spacing w:after="0" w:line="259" w:lineRule="auto"/>
              <w:ind w:left="0" w:right="0" w:firstLine="0"/>
              <w:jc w:val="center"/>
              <w:rPr>
                <w:del w:id="1479" w:author="HOANG VAN HA" w:date="2026-05-27T16:06:00Z" w16du:dateUtc="2026-05-27T07:06:00Z"/>
              </w:rPr>
            </w:pPr>
            <w:del w:id="1480"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7C4B2EB3" w14:textId="5CA73887" w:rsidR="00357641" w:rsidDel="00B80A31" w:rsidRDefault="00000000">
            <w:pPr>
              <w:spacing w:after="0" w:line="259" w:lineRule="auto"/>
              <w:ind w:left="0" w:right="0" w:firstLine="0"/>
              <w:jc w:val="center"/>
              <w:rPr>
                <w:del w:id="1481" w:author="HOANG VAN HA" w:date="2026-05-27T16:06:00Z" w16du:dateUtc="2026-05-27T07:06:00Z"/>
              </w:rPr>
            </w:pPr>
            <w:del w:id="1482" w:author="HOANG VAN HA" w:date="2026-05-27T16:06:00Z" w16du:dateUtc="2026-05-27T07:06:00Z">
              <w:r w:rsidDel="00B80A31">
                <w:rPr>
                  <w:sz w:val="14"/>
                </w:rPr>
                <w:delText>30.0</w:delText>
              </w:r>
            </w:del>
          </w:p>
        </w:tc>
        <w:tc>
          <w:tcPr>
            <w:tcW w:w="1339" w:type="dxa"/>
            <w:tcBorders>
              <w:top w:val="single" w:sz="3" w:space="0" w:color="000000"/>
              <w:left w:val="single" w:sz="3" w:space="0" w:color="000000"/>
              <w:bottom w:val="single" w:sz="3" w:space="0" w:color="000000"/>
              <w:right w:val="single" w:sz="3" w:space="0" w:color="000000"/>
            </w:tcBorders>
          </w:tcPr>
          <w:p w14:paraId="6B4B810F" w14:textId="0BD43324" w:rsidR="00357641" w:rsidDel="00B80A31" w:rsidRDefault="00000000">
            <w:pPr>
              <w:spacing w:after="0" w:line="259" w:lineRule="auto"/>
              <w:ind w:left="0" w:right="0" w:firstLine="0"/>
              <w:jc w:val="center"/>
              <w:rPr>
                <w:del w:id="1483" w:author="HOANG VAN HA" w:date="2026-05-27T16:06:00Z" w16du:dateUtc="2026-05-27T07:06:00Z"/>
              </w:rPr>
            </w:pPr>
            <w:del w:id="1484"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4AA31C5A" w14:textId="1F236C4C" w:rsidR="00357641" w:rsidDel="00B80A31" w:rsidRDefault="00000000">
            <w:pPr>
              <w:spacing w:after="0" w:line="259" w:lineRule="auto"/>
              <w:ind w:left="0" w:right="0" w:firstLine="0"/>
              <w:jc w:val="center"/>
              <w:rPr>
                <w:del w:id="1485" w:author="HOANG VAN HA" w:date="2026-05-27T16:06:00Z" w16du:dateUtc="2026-05-27T07:06:00Z"/>
              </w:rPr>
            </w:pPr>
            <w:del w:id="1486"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6E8384EE" w14:textId="358C703B" w:rsidR="00357641" w:rsidDel="00B80A31" w:rsidRDefault="00000000">
            <w:pPr>
              <w:spacing w:after="0" w:line="259" w:lineRule="auto"/>
              <w:ind w:left="0" w:right="0" w:firstLine="0"/>
              <w:jc w:val="center"/>
              <w:rPr>
                <w:del w:id="1487" w:author="HOANG VAN HA" w:date="2026-05-27T16:06:00Z" w16du:dateUtc="2026-05-27T07:06:00Z"/>
              </w:rPr>
            </w:pPr>
            <w:del w:id="1488" w:author="HOANG VAN HA" w:date="2026-05-27T16:06:00Z" w16du:dateUtc="2026-05-27T07:06:00Z">
              <w:r w:rsidDel="00B80A31">
                <w:rPr>
                  <w:sz w:val="14"/>
                </w:rPr>
                <w:delText>43.35</w:delText>
              </w:r>
            </w:del>
          </w:p>
        </w:tc>
        <w:tc>
          <w:tcPr>
            <w:tcW w:w="909" w:type="dxa"/>
            <w:tcBorders>
              <w:top w:val="single" w:sz="3" w:space="0" w:color="000000"/>
              <w:left w:val="single" w:sz="3" w:space="0" w:color="000000"/>
              <w:bottom w:val="single" w:sz="3" w:space="0" w:color="000000"/>
              <w:right w:val="single" w:sz="3" w:space="0" w:color="000000"/>
            </w:tcBorders>
          </w:tcPr>
          <w:p w14:paraId="468F8F4E" w14:textId="74498B10" w:rsidR="00357641" w:rsidDel="00B80A31" w:rsidRDefault="00000000">
            <w:pPr>
              <w:spacing w:after="0" w:line="259" w:lineRule="auto"/>
              <w:ind w:left="0" w:right="0" w:firstLine="0"/>
              <w:jc w:val="center"/>
              <w:rPr>
                <w:del w:id="1489" w:author="HOANG VAN HA" w:date="2026-05-27T16:06:00Z" w16du:dateUtc="2026-05-27T07:06:00Z"/>
              </w:rPr>
            </w:pPr>
            <w:del w:id="1490" w:author="HOANG VAN HA" w:date="2026-05-27T16:06:00Z" w16du:dateUtc="2026-05-27T07:06:00Z">
              <w:r w:rsidDel="00B80A31">
                <w:rPr>
                  <w:sz w:val="14"/>
                </w:rPr>
                <w:delText>36.3</w:delText>
              </w:r>
            </w:del>
          </w:p>
        </w:tc>
        <w:tc>
          <w:tcPr>
            <w:tcW w:w="1339" w:type="dxa"/>
            <w:tcBorders>
              <w:top w:val="single" w:sz="3" w:space="0" w:color="000000"/>
              <w:left w:val="single" w:sz="3" w:space="0" w:color="000000"/>
              <w:bottom w:val="single" w:sz="3" w:space="0" w:color="000000"/>
              <w:right w:val="single" w:sz="3" w:space="0" w:color="000000"/>
            </w:tcBorders>
          </w:tcPr>
          <w:p w14:paraId="0C796C18" w14:textId="07E453AB" w:rsidR="00357641" w:rsidDel="00B80A31" w:rsidRDefault="00000000">
            <w:pPr>
              <w:spacing w:after="0" w:line="259" w:lineRule="auto"/>
              <w:ind w:left="0" w:right="0" w:firstLine="0"/>
              <w:jc w:val="center"/>
              <w:rPr>
                <w:del w:id="1491" w:author="HOANG VAN HA" w:date="2026-05-27T16:06:00Z" w16du:dateUtc="2026-05-27T07:06:00Z"/>
              </w:rPr>
            </w:pPr>
            <w:del w:id="1492" w:author="HOANG VAN HA" w:date="2026-05-27T16:06:00Z" w16du:dateUtc="2026-05-27T07:06:00Z">
              <w:r w:rsidDel="00B80A31">
                <w:rPr>
                  <w:sz w:val="14"/>
                  <w:u w:val="single" w:color="000000"/>
                </w:rPr>
                <w:delText>0.9637</w:delText>
              </w:r>
            </w:del>
          </w:p>
        </w:tc>
      </w:tr>
      <w:tr w:rsidR="00357641" w:rsidDel="00B80A31" w14:paraId="7B760584" w14:textId="0A9B302B">
        <w:trPr>
          <w:trHeight w:val="327"/>
          <w:del w:id="1493"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617EBF22" w14:textId="505687D0" w:rsidR="00357641" w:rsidDel="00B80A31" w:rsidRDefault="00000000">
            <w:pPr>
              <w:spacing w:after="0" w:line="259" w:lineRule="auto"/>
              <w:ind w:left="104" w:right="0" w:firstLine="0"/>
              <w:jc w:val="left"/>
              <w:rPr>
                <w:del w:id="1494" w:author="HOANG VAN HA" w:date="2026-05-27T16:06:00Z" w16du:dateUtc="2026-05-27T07:06:00Z"/>
              </w:rPr>
            </w:pPr>
            <w:del w:id="1495"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5677673F" w14:textId="328424CE" w:rsidR="00357641" w:rsidDel="00B80A31" w:rsidRDefault="00000000">
            <w:pPr>
              <w:spacing w:after="0" w:line="259" w:lineRule="auto"/>
              <w:ind w:left="0" w:right="0" w:firstLine="0"/>
              <w:jc w:val="center"/>
              <w:rPr>
                <w:del w:id="1496" w:author="HOANG VAN HA" w:date="2026-05-27T16:06:00Z" w16du:dateUtc="2026-05-27T07:06:00Z"/>
              </w:rPr>
            </w:pPr>
            <w:del w:id="1497" w:author="HOANG VAN HA" w:date="2026-05-27T16:06:00Z" w16du:dateUtc="2026-05-27T07:06:00Z">
              <w:r w:rsidDel="00B80A31">
                <w:rPr>
                  <w:sz w:val="14"/>
                </w:rPr>
                <w:delText>2.0</w:delText>
              </w:r>
            </w:del>
          </w:p>
        </w:tc>
        <w:tc>
          <w:tcPr>
            <w:tcW w:w="909" w:type="dxa"/>
            <w:tcBorders>
              <w:top w:val="single" w:sz="3" w:space="0" w:color="000000"/>
              <w:left w:val="single" w:sz="3" w:space="0" w:color="000000"/>
              <w:bottom w:val="single" w:sz="3" w:space="0" w:color="000000"/>
              <w:right w:val="single" w:sz="3" w:space="0" w:color="000000"/>
            </w:tcBorders>
          </w:tcPr>
          <w:p w14:paraId="3DC0CB4E" w14:textId="0A6DC8E1" w:rsidR="00357641" w:rsidDel="00B80A31" w:rsidRDefault="00000000">
            <w:pPr>
              <w:spacing w:after="0" w:line="259" w:lineRule="auto"/>
              <w:ind w:left="0" w:right="0" w:firstLine="0"/>
              <w:jc w:val="center"/>
              <w:rPr>
                <w:del w:id="1498" w:author="HOANG VAN HA" w:date="2026-05-27T16:06:00Z" w16du:dateUtc="2026-05-27T07:06:00Z"/>
              </w:rPr>
            </w:pPr>
            <w:del w:id="1499"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28444D00" w14:textId="532C9C79" w:rsidR="00357641" w:rsidDel="00B80A31" w:rsidRDefault="00000000">
            <w:pPr>
              <w:spacing w:after="0" w:line="259" w:lineRule="auto"/>
              <w:ind w:left="0" w:right="0" w:firstLine="0"/>
              <w:jc w:val="center"/>
              <w:rPr>
                <w:del w:id="1500" w:author="HOANG VAN HA" w:date="2026-05-27T16:06:00Z" w16du:dateUtc="2026-05-27T07:06:00Z"/>
              </w:rPr>
            </w:pPr>
            <w:del w:id="1501" w:author="HOANG VAN HA" w:date="2026-05-27T16:06:00Z" w16du:dateUtc="2026-05-27T07:06:00Z">
              <w:r w:rsidDel="00B80A31">
                <w:rPr>
                  <w:sz w:val="14"/>
                </w:rPr>
                <w:delText>50.0</w:delText>
              </w:r>
            </w:del>
          </w:p>
        </w:tc>
        <w:tc>
          <w:tcPr>
            <w:tcW w:w="1339" w:type="dxa"/>
            <w:tcBorders>
              <w:top w:val="single" w:sz="3" w:space="0" w:color="000000"/>
              <w:left w:val="single" w:sz="3" w:space="0" w:color="000000"/>
              <w:bottom w:val="single" w:sz="3" w:space="0" w:color="000000"/>
              <w:right w:val="single" w:sz="3" w:space="0" w:color="000000"/>
            </w:tcBorders>
          </w:tcPr>
          <w:p w14:paraId="5F4AAE6C" w14:textId="19653B8F" w:rsidR="00357641" w:rsidDel="00B80A31" w:rsidRDefault="00000000">
            <w:pPr>
              <w:spacing w:after="0" w:line="259" w:lineRule="auto"/>
              <w:ind w:left="0" w:right="0" w:firstLine="0"/>
              <w:jc w:val="center"/>
              <w:rPr>
                <w:del w:id="1502" w:author="HOANG VAN HA" w:date="2026-05-27T16:06:00Z" w16du:dateUtc="2026-05-27T07:06:00Z"/>
              </w:rPr>
            </w:pPr>
            <w:del w:id="1503"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4F1252A1" w14:textId="3C78B47B" w:rsidR="00357641" w:rsidDel="00B80A31" w:rsidRDefault="00000000">
            <w:pPr>
              <w:spacing w:after="0" w:line="259" w:lineRule="auto"/>
              <w:ind w:left="0" w:right="0" w:firstLine="0"/>
              <w:jc w:val="center"/>
              <w:rPr>
                <w:del w:id="1504" w:author="HOANG VAN HA" w:date="2026-05-27T16:06:00Z" w16du:dateUtc="2026-05-27T07:06:00Z"/>
              </w:rPr>
            </w:pPr>
            <w:del w:id="1505" w:author="HOANG VAN HA" w:date="2026-05-27T16:06:00Z" w16du:dateUtc="2026-05-27T07:06:00Z">
              <w:r w:rsidDel="00B80A31">
                <w:rPr>
                  <w:b/>
                  <w:sz w:val="14"/>
                </w:rPr>
                <w:delText>0.737</w:delText>
              </w:r>
            </w:del>
          </w:p>
        </w:tc>
        <w:tc>
          <w:tcPr>
            <w:tcW w:w="1339" w:type="dxa"/>
            <w:tcBorders>
              <w:top w:val="single" w:sz="3" w:space="0" w:color="000000"/>
              <w:left w:val="single" w:sz="3" w:space="0" w:color="000000"/>
              <w:bottom w:val="single" w:sz="3" w:space="0" w:color="000000"/>
              <w:right w:val="single" w:sz="3" w:space="0" w:color="000000"/>
            </w:tcBorders>
          </w:tcPr>
          <w:p w14:paraId="0CF8CBD3" w14:textId="7E5E7C45" w:rsidR="00357641" w:rsidDel="00B80A31" w:rsidRDefault="00000000">
            <w:pPr>
              <w:spacing w:after="0" w:line="259" w:lineRule="auto"/>
              <w:ind w:left="0" w:right="0" w:firstLine="0"/>
              <w:jc w:val="center"/>
              <w:rPr>
                <w:del w:id="1506" w:author="HOANG VAN HA" w:date="2026-05-27T16:06:00Z" w16du:dateUtc="2026-05-27T07:06:00Z"/>
              </w:rPr>
            </w:pPr>
            <w:del w:id="1507" w:author="HOANG VAN HA" w:date="2026-05-27T16:06:00Z" w16du:dateUtc="2026-05-27T07:06:00Z">
              <w:r w:rsidDel="00B80A31">
                <w:rPr>
                  <w:sz w:val="14"/>
                </w:rPr>
                <w:delText>43.25</w:delText>
              </w:r>
            </w:del>
          </w:p>
        </w:tc>
        <w:tc>
          <w:tcPr>
            <w:tcW w:w="909" w:type="dxa"/>
            <w:tcBorders>
              <w:top w:val="single" w:sz="3" w:space="0" w:color="000000"/>
              <w:left w:val="single" w:sz="3" w:space="0" w:color="000000"/>
              <w:bottom w:val="single" w:sz="3" w:space="0" w:color="000000"/>
              <w:right w:val="single" w:sz="3" w:space="0" w:color="000000"/>
            </w:tcBorders>
          </w:tcPr>
          <w:p w14:paraId="3FB00F41" w14:textId="66E0E3B1" w:rsidR="00357641" w:rsidDel="00B80A31" w:rsidRDefault="00000000">
            <w:pPr>
              <w:spacing w:after="0" w:line="259" w:lineRule="auto"/>
              <w:ind w:left="0" w:right="0" w:firstLine="0"/>
              <w:jc w:val="center"/>
              <w:rPr>
                <w:del w:id="1508" w:author="HOANG VAN HA" w:date="2026-05-27T16:06:00Z" w16du:dateUtc="2026-05-27T07:06:00Z"/>
              </w:rPr>
            </w:pPr>
            <w:del w:id="1509" w:author="HOANG VAN HA" w:date="2026-05-27T16:06:00Z" w16du:dateUtc="2026-05-27T07:06:00Z">
              <w:r w:rsidDel="00B80A31">
                <w:rPr>
                  <w:sz w:val="14"/>
                </w:rPr>
                <w:delText>36.2</w:delText>
              </w:r>
            </w:del>
          </w:p>
        </w:tc>
        <w:tc>
          <w:tcPr>
            <w:tcW w:w="1339" w:type="dxa"/>
            <w:tcBorders>
              <w:top w:val="single" w:sz="3" w:space="0" w:color="000000"/>
              <w:left w:val="single" w:sz="3" w:space="0" w:color="000000"/>
              <w:bottom w:val="single" w:sz="3" w:space="0" w:color="000000"/>
              <w:right w:val="single" w:sz="3" w:space="0" w:color="000000"/>
            </w:tcBorders>
          </w:tcPr>
          <w:p w14:paraId="604613E4" w14:textId="7E0B17C1" w:rsidR="00357641" w:rsidDel="00B80A31" w:rsidRDefault="00000000">
            <w:pPr>
              <w:spacing w:after="0" w:line="259" w:lineRule="auto"/>
              <w:ind w:left="0" w:right="0" w:firstLine="0"/>
              <w:jc w:val="center"/>
              <w:rPr>
                <w:del w:id="1510" w:author="HOANG VAN HA" w:date="2026-05-27T16:06:00Z" w16du:dateUtc="2026-05-27T07:06:00Z"/>
              </w:rPr>
            </w:pPr>
            <w:del w:id="1511" w:author="HOANG VAN HA" w:date="2026-05-27T16:06:00Z" w16du:dateUtc="2026-05-27T07:06:00Z">
              <w:r w:rsidDel="00B80A31">
                <w:rPr>
                  <w:sz w:val="14"/>
                </w:rPr>
                <w:delText>0.9553</w:delText>
              </w:r>
            </w:del>
          </w:p>
        </w:tc>
      </w:tr>
      <w:tr w:rsidR="00357641" w:rsidDel="00B80A31" w14:paraId="50DBCAD0" w14:textId="03A055EE">
        <w:trPr>
          <w:trHeight w:val="327"/>
          <w:del w:id="1512"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79BE842C" w14:textId="47ED174B" w:rsidR="00357641" w:rsidDel="00B80A31" w:rsidRDefault="00000000">
            <w:pPr>
              <w:spacing w:after="0" w:line="259" w:lineRule="auto"/>
              <w:ind w:left="104" w:right="0" w:firstLine="0"/>
              <w:jc w:val="left"/>
              <w:rPr>
                <w:del w:id="1513" w:author="HOANG VAN HA" w:date="2026-05-27T16:06:00Z" w16du:dateUtc="2026-05-27T07:06:00Z"/>
              </w:rPr>
            </w:pPr>
            <w:del w:id="1514"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1CE1897E" w14:textId="32008BCE" w:rsidR="00357641" w:rsidDel="00B80A31" w:rsidRDefault="00000000">
            <w:pPr>
              <w:spacing w:after="0" w:line="259" w:lineRule="auto"/>
              <w:ind w:left="0" w:right="0" w:firstLine="0"/>
              <w:jc w:val="center"/>
              <w:rPr>
                <w:del w:id="1515" w:author="HOANG VAN HA" w:date="2026-05-27T16:06:00Z" w16du:dateUtc="2026-05-27T07:06:00Z"/>
              </w:rPr>
            </w:pPr>
            <w:del w:id="1516" w:author="HOANG VAN HA" w:date="2026-05-27T16:06:00Z" w16du:dateUtc="2026-05-27T07:06:00Z">
              <w:r w:rsidDel="00B80A31">
                <w:rPr>
                  <w:sz w:val="14"/>
                </w:rPr>
                <w:delText>2.0</w:delText>
              </w:r>
            </w:del>
          </w:p>
        </w:tc>
        <w:tc>
          <w:tcPr>
            <w:tcW w:w="909" w:type="dxa"/>
            <w:tcBorders>
              <w:top w:val="single" w:sz="3" w:space="0" w:color="000000"/>
              <w:left w:val="single" w:sz="3" w:space="0" w:color="000000"/>
              <w:bottom w:val="single" w:sz="3" w:space="0" w:color="000000"/>
              <w:right w:val="single" w:sz="3" w:space="0" w:color="000000"/>
            </w:tcBorders>
          </w:tcPr>
          <w:p w14:paraId="136463D8" w14:textId="521D5F48" w:rsidR="00357641" w:rsidDel="00B80A31" w:rsidRDefault="00000000">
            <w:pPr>
              <w:spacing w:after="0" w:line="259" w:lineRule="auto"/>
              <w:ind w:left="0" w:right="0" w:firstLine="0"/>
              <w:jc w:val="center"/>
              <w:rPr>
                <w:del w:id="1517" w:author="HOANG VAN HA" w:date="2026-05-27T16:06:00Z" w16du:dateUtc="2026-05-27T07:06:00Z"/>
              </w:rPr>
            </w:pPr>
            <w:del w:id="1518"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0D570A5F" w14:textId="0038FEC7" w:rsidR="00357641" w:rsidDel="00B80A31" w:rsidRDefault="00000000">
            <w:pPr>
              <w:spacing w:after="0" w:line="259" w:lineRule="auto"/>
              <w:ind w:left="0" w:right="0" w:firstLine="0"/>
              <w:jc w:val="center"/>
              <w:rPr>
                <w:del w:id="1519" w:author="HOANG VAN HA" w:date="2026-05-27T16:06:00Z" w16du:dateUtc="2026-05-27T07:06:00Z"/>
              </w:rPr>
            </w:pPr>
            <w:del w:id="1520" w:author="HOANG VAN HA" w:date="2026-05-27T16:06:00Z" w16du:dateUtc="2026-05-27T07:06:00Z">
              <w:r w:rsidDel="00B80A31">
                <w:rPr>
                  <w:sz w:val="14"/>
                </w:rPr>
                <w:delText>50.0</w:delText>
              </w:r>
            </w:del>
          </w:p>
        </w:tc>
        <w:tc>
          <w:tcPr>
            <w:tcW w:w="1339" w:type="dxa"/>
            <w:tcBorders>
              <w:top w:val="single" w:sz="3" w:space="0" w:color="000000"/>
              <w:left w:val="single" w:sz="3" w:space="0" w:color="000000"/>
              <w:bottom w:val="single" w:sz="3" w:space="0" w:color="000000"/>
              <w:right w:val="single" w:sz="3" w:space="0" w:color="000000"/>
            </w:tcBorders>
          </w:tcPr>
          <w:p w14:paraId="5F359B21" w14:textId="70260E44" w:rsidR="00357641" w:rsidDel="00B80A31" w:rsidRDefault="00000000">
            <w:pPr>
              <w:spacing w:after="0" w:line="259" w:lineRule="auto"/>
              <w:ind w:left="0" w:right="0" w:firstLine="0"/>
              <w:jc w:val="center"/>
              <w:rPr>
                <w:del w:id="1521" w:author="HOANG VAN HA" w:date="2026-05-27T16:06:00Z" w16du:dateUtc="2026-05-27T07:06:00Z"/>
              </w:rPr>
            </w:pPr>
            <w:del w:id="1522"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268D18CE" w14:textId="775B58FF" w:rsidR="00357641" w:rsidDel="00B80A31" w:rsidRDefault="00000000">
            <w:pPr>
              <w:spacing w:after="0" w:line="259" w:lineRule="auto"/>
              <w:ind w:left="0" w:right="0" w:firstLine="0"/>
              <w:jc w:val="center"/>
              <w:rPr>
                <w:del w:id="1523" w:author="HOANG VAN HA" w:date="2026-05-27T16:06:00Z" w16du:dateUtc="2026-05-27T07:06:00Z"/>
              </w:rPr>
            </w:pPr>
            <w:del w:id="1524"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0DFD6C2F" w14:textId="61656EED" w:rsidR="00357641" w:rsidDel="00B80A31" w:rsidRDefault="00000000">
            <w:pPr>
              <w:spacing w:after="0" w:line="259" w:lineRule="auto"/>
              <w:ind w:left="0" w:right="0" w:firstLine="0"/>
              <w:jc w:val="center"/>
              <w:rPr>
                <w:del w:id="1525" w:author="HOANG VAN HA" w:date="2026-05-27T16:06:00Z" w16du:dateUtc="2026-05-27T07:06:00Z"/>
              </w:rPr>
            </w:pPr>
            <w:del w:id="1526" w:author="HOANG VAN HA" w:date="2026-05-27T16:06:00Z" w16du:dateUtc="2026-05-27T07:06:00Z">
              <w:r w:rsidDel="00B80A31">
                <w:rPr>
                  <w:sz w:val="14"/>
                </w:rPr>
                <w:delText>43.19</w:delText>
              </w:r>
            </w:del>
          </w:p>
        </w:tc>
        <w:tc>
          <w:tcPr>
            <w:tcW w:w="909" w:type="dxa"/>
            <w:tcBorders>
              <w:top w:val="single" w:sz="3" w:space="0" w:color="000000"/>
              <w:left w:val="single" w:sz="3" w:space="0" w:color="000000"/>
              <w:bottom w:val="single" w:sz="3" w:space="0" w:color="000000"/>
              <w:right w:val="single" w:sz="3" w:space="0" w:color="000000"/>
            </w:tcBorders>
          </w:tcPr>
          <w:p w14:paraId="4E2BF647" w14:textId="17F97DE3" w:rsidR="00357641" w:rsidDel="00B80A31" w:rsidRDefault="00000000">
            <w:pPr>
              <w:spacing w:after="0" w:line="259" w:lineRule="auto"/>
              <w:ind w:left="0" w:right="0" w:firstLine="0"/>
              <w:jc w:val="center"/>
              <w:rPr>
                <w:del w:id="1527" w:author="HOANG VAN HA" w:date="2026-05-27T16:06:00Z" w16du:dateUtc="2026-05-27T07:06:00Z"/>
              </w:rPr>
            </w:pPr>
            <w:del w:id="1528" w:author="HOANG VAN HA" w:date="2026-05-27T16:06:00Z" w16du:dateUtc="2026-05-27T07:06:00Z">
              <w:r w:rsidDel="00B80A31">
                <w:rPr>
                  <w:sz w:val="14"/>
                </w:rPr>
                <w:delText>36.2</w:delText>
              </w:r>
            </w:del>
          </w:p>
        </w:tc>
        <w:tc>
          <w:tcPr>
            <w:tcW w:w="1339" w:type="dxa"/>
            <w:tcBorders>
              <w:top w:val="single" w:sz="3" w:space="0" w:color="000000"/>
              <w:left w:val="single" w:sz="3" w:space="0" w:color="000000"/>
              <w:bottom w:val="single" w:sz="3" w:space="0" w:color="000000"/>
              <w:right w:val="single" w:sz="3" w:space="0" w:color="000000"/>
            </w:tcBorders>
          </w:tcPr>
          <w:p w14:paraId="0793EC45" w14:textId="31D2EB79" w:rsidR="00357641" w:rsidDel="00B80A31" w:rsidRDefault="00000000">
            <w:pPr>
              <w:spacing w:after="0" w:line="259" w:lineRule="auto"/>
              <w:ind w:left="0" w:right="0" w:firstLine="0"/>
              <w:jc w:val="center"/>
              <w:rPr>
                <w:del w:id="1529" w:author="HOANG VAN HA" w:date="2026-05-27T16:06:00Z" w16du:dateUtc="2026-05-27T07:06:00Z"/>
              </w:rPr>
            </w:pPr>
            <w:del w:id="1530" w:author="HOANG VAN HA" w:date="2026-05-27T16:06:00Z" w16du:dateUtc="2026-05-27T07:06:00Z">
              <w:r w:rsidDel="00B80A31">
                <w:rPr>
                  <w:sz w:val="14"/>
                </w:rPr>
                <w:delText>0.9501</w:delText>
              </w:r>
            </w:del>
          </w:p>
        </w:tc>
      </w:tr>
      <w:tr w:rsidR="00357641" w:rsidDel="00B80A31" w14:paraId="12C4230B" w14:textId="5966831D">
        <w:trPr>
          <w:trHeight w:val="327"/>
          <w:del w:id="1531"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1B006CCD" w14:textId="1C2ED6F3" w:rsidR="00357641" w:rsidDel="00B80A31" w:rsidRDefault="00000000">
            <w:pPr>
              <w:spacing w:after="0" w:line="259" w:lineRule="auto"/>
              <w:ind w:left="104" w:right="0" w:firstLine="0"/>
              <w:jc w:val="left"/>
              <w:rPr>
                <w:del w:id="1532" w:author="HOANG VAN HA" w:date="2026-05-27T16:06:00Z" w16du:dateUtc="2026-05-27T07:06:00Z"/>
              </w:rPr>
            </w:pPr>
            <w:del w:id="1533"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7A5AA2C6" w14:textId="2521AC24" w:rsidR="00357641" w:rsidDel="00B80A31" w:rsidRDefault="00000000">
            <w:pPr>
              <w:spacing w:after="0" w:line="259" w:lineRule="auto"/>
              <w:ind w:left="0" w:right="0" w:firstLine="0"/>
              <w:jc w:val="center"/>
              <w:rPr>
                <w:del w:id="1534" w:author="HOANG VAN HA" w:date="2026-05-27T16:06:00Z" w16du:dateUtc="2026-05-27T07:06:00Z"/>
              </w:rPr>
            </w:pPr>
            <w:del w:id="1535"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02238FE0" w14:textId="7A48DF61" w:rsidR="00357641" w:rsidDel="00B80A31" w:rsidRDefault="00000000">
            <w:pPr>
              <w:spacing w:after="0" w:line="259" w:lineRule="auto"/>
              <w:ind w:left="0" w:right="0" w:firstLine="0"/>
              <w:jc w:val="center"/>
              <w:rPr>
                <w:del w:id="1536" w:author="HOANG VAN HA" w:date="2026-05-27T16:06:00Z" w16du:dateUtc="2026-05-27T07:06:00Z"/>
              </w:rPr>
            </w:pPr>
            <w:del w:id="1537"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2953474A" w14:textId="3C4E7137" w:rsidR="00357641" w:rsidDel="00B80A31" w:rsidRDefault="00000000">
            <w:pPr>
              <w:spacing w:after="0" w:line="259" w:lineRule="auto"/>
              <w:ind w:left="0" w:right="0" w:firstLine="0"/>
              <w:jc w:val="center"/>
              <w:rPr>
                <w:del w:id="1538" w:author="HOANG VAN HA" w:date="2026-05-27T16:06:00Z" w16du:dateUtc="2026-05-27T07:06:00Z"/>
              </w:rPr>
            </w:pPr>
            <w:del w:id="1539" w:author="HOANG VAN HA" w:date="2026-05-27T16:06:00Z" w16du:dateUtc="2026-05-27T07:06:00Z">
              <w:r w:rsidDel="00B80A31">
                <w:rPr>
                  <w:sz w:val="14"/>
                </w:rPr>
                <w:delText>50.0</w:delText>
              </w:r>
            </w:del>
          </w:p>
        </w:tc>
        <w:tc>
          <w:tcPr>
            <w:tcW w:w="1339" w:type="dxa"/>
            <w:tcBorders>
              <w:top w:val="single" w:sz="3" w:space="0" w:color="000000"/>
              <w:left w:val="single" w:sz="3" w:space="0" w:color="000000"/>
              <w:bottom w:val="single" w:sz="3" w:space="0" w:color="000000"/>
              <w:right w:val="single" w:sz="3" w:space="0" w:color="000000"/>
            </w:tcBorders>
          </w:tcPr>
          <w:p w14:paraId="7AE29D3A" w14:textId="73E65D19" w:rsidR="00357641" w:rsidDel="00B80A31" w:rsidRDefault="00000000">
            <w:pPr>
              <w:spacing w:after="0" w:line="259" w:lineRule="auto"/>
              <w:ind w:left="0" w:right="0" w:firstLine="0"/>
              <w:jc w:val="center"/>
              <w:rPr>
                <w:del w:id="1540" w:author="HOANG VAN HA" w:date="2026-05-27T16:06:00Z" w16du:dateUtc="2026-05-27T07:06:00Z"/>
              </w:rPr>
            </w:pPr>
            <w:del w:id="1541"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62B6A584" w14:textId="632E9D55" w:rsidR="00357641" w:rsidDel="00B80A31" w:rsidRDefault="00000000">
            <w:pPr>
              <w:spacing w:after="0" w:line="259" w:lineRule="auto"/>
              <w:ind w:left="0" w:right="0" w:firstLine="0"/>
              <w:jc w:val="center"/>
              <w:rPr>
                <w:del w:id="1542" w:author="HOANG VAN HA" w:date="2026-05-27T16:06:00Z" w16du:dateUtc="2026-05-27T07:06:00Z"/>
              </w:rPr>
            </w:pPr>
            <w:del w:id="1543" w:author="HOANG VAN HA" w:date="2026-05-27T16:06:00Z" w16du:dateUtc="2026-05-27T07:06:00Z">
              <w:r w:rsidDel="00B80A31">
                <w:rPr>
                  <w:b/>
                  <w:sz w:val="14"/>
                </w:rPr>
                <w:delText>0.737</w:delText>
              </w:r>
            </w:del>
          </w:p>
        </w:tc>
        <w:tc>
          <w:tcPr>
            <w:tcW w:w="1339" w:type="dxa"/>
            <w:tcBorders>
              <w:top w:val="single" w:sz="3" w:space="0" w:color="000000"/>
              <w:left w:val="single" w:sz="3" w:space="0" w:color="000000"/>
              <w:bottom w:val="single" w:sz="3" w:space="0" w:color="000000"/>
              <w:right w:val="single" w:sz="3" w:space="0" w:color="000000"/>
            </w:tcBorders>
          </w:tcPr>
          <w:p w14:paraId="13F8A514" w14:textId="2EAFAB32" w:rsidR="00357641" w:rsidDel="00B80A31" w:rsidRDefault="00000000">
            <w:pPr>
              <w:spacing w:after="0" w:line="259" w:lineRule="auto"/>
              <w:ind w:left="0" w:right="0" w:firstLine="0"/>
              <w:jc w:val="center"/>
              <w:rPr>
                <w:del w:id="1544" w:author="HOANG VAN HA" w:date="2026-05-27T16:06:00Z" w16du:dateUtc="2026-05-27T07:06:00Z"/>
              </w:rPr>
            </w:pPr>
            <w:del w:id="1545" w:author="HOANG VAN HA" w:date="2026-05-27T16:06:00Z" w16du:dateUtc="2026-05-27T07:06:00Z">
              <w:r w:rsidDel="00B80A31">
                <w:rPr>
                  <w:sz w:val="14"/>
                </w:rPr>
                <w:delText>42.72</w:delText>
              </w:r>
            </w:del>
          </w:p>
        </w:tc>
        <w:tc>
          <w:tcPr>
            <w:tcW w:w="909" w:type="dxa"/>
            <w:tcBorders>
              <w:top w:val="single" w:sz="3" w:space="0" w:color="000000"/>
              <w:left w:val="single" w:sz="3" w:space="0" w:color="000000"/>
              <w:bottom w:val="single" w:sz="3" w:space="0" w:color="000000"/>
              <w:right w:val="single" w:sz="3" w:space="0" w:color="000000"/>
            </w:tcBorders>
          </w:tcPr>
          <w:p w14:paraId="44E1A7DD" w14:textId="6196B699" w:rsidR="00357641" w:rsidDel="00B80A31" w:rsidRDefault="00000000">
            <w:pPr>
              <w:spacing w:after="0" w:line="259" w:lineRule="auto"/>
              <w:ind w:left="0" w:right="0" w:firstLine="0"/>
              <w:jc w:val="center"/>
              <w:rPr>
                <w:del w:id="1546" w:author="HOANG VAN HA" w:date="2026-05-27T16:06:00Z" w16du:dateUtc="2026-05-27T07:06:00Z"/>
              </w:rPr>
            </w:pPr>
            <w:del w:id="1547" w:author="HOANG VAN HA" w:date="2026-05-27T16:06:00Z" w16du:dateUtc="2026-05-27T07:06:00Z">
              <w:r w:rsidDel="00B80A31">
                <w:rPr>
                  <w:sz w:val="14"/>
                </w:rPr>
                <w:delText>36.0</w:delText>
              </w:r>
            </w:del>
          </w:p>
        </w:tc>
        <w:tc>
          <w:tcPr>
            <w:tcW w:w="1339" w:type="dxa"/>
            <w:tcBorders>
              <w:top w:val="single" w:sz="3" w:space="0" w:color="000000"/>
              <w:left w:val="single" w:sz="3" w:space="0" w:color="000000"/>
              <w:bottom w:val="single" w:sz="3" w:space="0" w:color="000000"/>
              <w:right w:val="single" w:sz="3" w:space="0" w:color="000000"/>
            </w:tcBorders>
          </w:tcPr>
          <w:p w14:paraId="1FF19A96" w14:textId="77642EDB" w:rsidR="00357641" w:rsidDel="00B80A31" w:rsidRDefault="00000000">
            <w:pPr>
              <w:spacing w:after="0" w:line="259" w:lineRule="auto"/>
              <w:ind w:left="0" w:right="0" w:firstLine="0"/>
              <w:jc w:val="center"/>
              <w:rPr>
                <w:del w:id="1548" w:author="HOANG VAN HA" w:date="2026-05-27T16:06:00Z" w16du:dateUtc="2026-05-27T07:06:00Z"/>
              </w:rPr>
            </w:pPr>
            <w:del w:id="1549" w:author="HOANG VAN HA" w:date="2026-05-27T16:06:00Z" w16du:dateUtc="2026-05-27T07:06:00Z">
              <w:r w:rsidDel="00B80A31">
                <w:rPr>
                  <w:sz w:val="14"/>
                </w:rPr>
                <w:delText>0.9115</w:delText>
              </w:r>
            </w:del>
          </w:p>
        </w:tc>
      </w:tr>
      <w:tr w:rsidR="00357641" w:rsidDel="00B80A31" w14:paraId="43E610CF" w14:textId="5124C4E4">
        <w:trPr>
          <w:trHeight w:val="327"/>
          <w:del w:id="1550"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09811978" w14:textId="34617BB4" w:rsidR="00357641" w:rsidDel="00B80A31" w:rsidRDefault="00000000">
            <w:pPr>
              <w:spacing w:after="0" w:line="259" w:lineRule="auto"/>
              <w:ind w:left="104" w:right="0" w:firstLine="0"/>
              <w:jc w:val="left"/>
              <w:rPr>
                <w:del w:id="1551" w:author="HOANG VAN HA" w:date="2026-05-27T16:06:00Z" w16du:dateUtc="2026-05-27T07:06:00Z"/>
              </w:rPr>
            </w:pPr>
            <w:del w:id="1552"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38BAB41C" w14:textId="3D075C53" w:rsidR="00357641" w:rsidDel="00B80A31" w:rsidRDefault="00000000">
            <w:pPr>
              <w:spacing w:after="0" w:line="259" w:lineRule="auto"/>
              <w:ind w:left="0" w:right="0" w:firstLine="0"/>
              <w:jc w:val="center"/>
              <w:rPr>
                <w:del w:id="1553" w:author="HOANG VAN HA" w:date="2026-05-27T16:06:00Z" w16du:dateUtc="2026-05-27T07:06:00Z"/>
              </w:rPr>
            </w:pPr>
            <w:del w:id="1554"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6D9C73C1" w14:textId="318CC737" w:rsidR="00357641" w:rsidDel="00B80A31" w:rsidRDefault="00000000">
            <w:pPr>
              <w:spacing w:after="0" w:line="259" w:lineRule="auto"/>
              <w:ind w:left="0" w:right="0" w:firstLine="0"/>
              <w:jc w:val="center"/>
              <w:rPr>
                <w:del w:id="1555" w:author="HOANG VAN HA" w:date="2026-05-27T16:06:00Z" w16du:dateUtc="2026-05-27T07:06:00Z"/>
              </w:rPr>
            </w:pPr>
            <w:del w:id="1556"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2611AE4C" w14:textId="6003E2DE" w:rsidR="00357641" w:rsidDel="00B80A31" w:rsidRDefault="00000000">
            <w:pPr>
              <w:spacing w:after="0" w:line="259" w:lineRule="auto"/>
              <w:ind w:left="0" w:right="0" w:firstLine="0"/>
              <w:jc w:val="center"/>
              <w:rPr>
                <w:del w:id="1557" w:author="HOANG VAN HA" w:date="2026-05-27T16:06:00Z" w16du:dateUtc="2026-05-27T07:06:00Z"/>
              </w:rPr>
            </w:pPr>
            <w:del w:id="1558" w:author="HOANG VAN HA" w:date="2026-05-27T16:06:00Z" w16du:dateUtc="2026-05-27T07:06:00Z">
              <w:r w:rsidDel="00B80A31">
                <w:rPr>
                  <w:sz w:val="14"/>
                </w:rPr>
                <w:delText>50.0</w:delText>
              </w:r>
            </w:del>
          </w:p>
        </w:tc>
        <w:tc>
          <w:tcPr>
            <w:tcW w:w="1339" w:type="dxa"/>
            <w:tcBorders>
              <w:top w:val="single" w:sz="3" w:space="0" w:color="000000"/>
              <w:left w:val="single" w:sz="3" w:space="0" w:color="000000"/>
              <w:bottom w:val="single" w:sz="3" w:space="0" w:color="000000"/>
              <w:right w:val="single" w:sz="3" w:space="0" w:color="000000"/>
            </w:tcBorders>
          </w:tcPr>
          <w:p w14:paraId="0F5864C4" w14:textId="3E88D8DD" w:rsidR="00357641" w:rsidDel="00B80A31" w:rsidRDefault="00000000">
            <w:pPr>
              <w:spacing w:after="0" w:line="259" w:lineRule="auto"/>
              <w:ind w:left="0" w:right="0" w:firstLine="0"/>
              <w:jc w:val="center"/>
              <w:rPr>
                <w:del w:id="1559" w:author="HOANG VAN HA" w:date="2026-05-27T16:06:00Z" w16du:dateUtc="2026-05-27T07:06:00Z"/>
              </w:rPr>
            </w:pPr>
            <w:del w:id="1560"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4D1E6DCC" w14:textId="13B28D81" w:rsidR="00357641" w:rsidDel="00B80A31" w:rsidRDefault="00000000">
            <w:pPr>
              <w:spacing w:after="0" w:line="259" w:lineRule="auto"/>
              <w:ind w:left="0" w:right="0" w:firstLine="0"/>
              <w:jc w:val="center"/>
              <w:rPr>
                <w:del w:id="1561" w:author="HOANG VAN HA" w:date="2026-05-27T16:06:00Z" w16du:dateUtc="2026-05-27T07:06:00Z"/>
              </w:rPr>
            </w:pPr>
            <w:del w:id="1562"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23670699" w14:textId="31B269BD" w:rsidR="00357641" w:rsidDel="00B80A31" w:rsidRDefault="00000000">
            <w:pPr>
              <w:spacing w:after="0" w:line="259" w:lineRule="auto"/>
              <w:ind w:left="0" w:right="0" w:firstLine="0"/>
              <w:jc w:val="center"/>
              <w:rPr>
                <w:del w:id="1563" w:author="HOANG VAN HA" w:date="2026-05-27T16:06:00Z" w16du:dateUtc="2026-05-27T07:06:00Z"/>
              </w:rPr>
            </w:pPr>
            <w:del w:id="1564" w:author="HOANG VAN HA" w:date="2026-05-27T16:06:00Z" w16du:dateUtc="2026-05-27T07:06:00Z">
              <w:r w:rsidDel="00B80A31">
                <w:rPr>
                  <w:sz w:val="14"/>
                </w:rPr>
                <w:delText>42.67</w:delText>
              </w:r>
            </w:del>
          </w:p>
        </w:tc>
        <w:tc>
          <w:tcPr>
            <w:tcW w:w="909" w:type="dxa"/>
            <w:tcBorders>
              <w:top w:val="single" w:sz="3" w:space="0" w:color="000000"/>
              <w:left w:val="single" w:sz="3" w:space="0" w:color="000000"/>
              <w:bottom w:val="single" w:sz="3" w:space="0" w:color="000000"/>
              <w:right w:val="single" w:sz="3" w:space="0" w:color="000000"/>
            </w:tcBorders>
          </w:tcPr>
          <w:p w14:paraId="4274ED1B" w14:textId="26482EEE" w:rsidR="00357641" w:rsidDel="00B80A31" w:rsidRDefault="00000000">
            <w:pPr>
              <w:spacing w:after="0" w:line="259" w:lineRule="auto"/>
              <w:ind w:left="0" w:right="0" w:firstLine="0"/>
              <w:jc w:val="center"/>
              <w:rPr>
                <w:del w:id="1565" w:author="HOANG VAN HA" w:date="2026-05-27T16:06:00Z" w16du:dateUtc="2026-05-27T07:06:00Z"/>
              </w:rPr>
            </w:pPr>
            <w:del w:id="1566" w:author="HOANG VAN HA" w:date="2026-05-27T16:06:00Z" w16du:dateUtc="2026-05-27T07:06:00Z">
              <w:r w:rsidDel="00B80A31">
                <w:rPr>
                  <w:sz w:val="14"/>
                </w:rPr>
                <w:delText>35.9</w:delText>
              </w:r>
            </w:del>
          </w:p>
        </w:tc>
        <w:tc>
          <w:tcPr>
            <w:tcW w:w="1339" w:type="dxa"/>
            <w:tcBorders>
              <w:top w:val="single" w:sz="3" w:space="0" w:color="000000"/>
              <w:left w:val="single" w:sz="3" w:space="0" w:color="000000"/>
              <w:bottom w:val="single" w:sz="3" w:space="0" w:color="000000"/>
              <w:right w:val="single" w:sz="3" w:space="0" w:color="000000"/>
            </w:tcBorders>
          </w:tcPr>
          <w:p w14:paraId="1AB8F044" w14:textId="54580E2D" w:rsidR="00357641" w:rsidDel="00B80A31" w:rsidRDefault="00000000">
            <w:pPr>
              <w:spacing w:after="0" w:line="259" w:lineRule="auto"/>
              <w:ind w:left="0" w:right="0" w:firstLine="0"/>
              <w:jc w:val="center"/>
              <w:rPr>
                <w:del w:id="1567" w:author="HOANG VAN HA" w:date="2026-05-27T16:06:00Z" w16du:dateUtc="2026-05-27T07:06:00Z"/>
              </w:rPr>
            </w:pPr>
            <w:del w:id="1568" w:author="HOANG VAN HA" w:date="2026-05-27T16:06:00Z" w16du:dateUtc="2026-05-27T07:06:00Z">
              <w:r w:rsidDel="00B80A31">
                <w:rPr>
                  <w:sz w:val="14"/>
                </w:rPr>
                <w:delText>0.9067</w:delText>
              </w:r>
            </w:del>
          </w:p>
        </w:tc>
      </w:tr>
      <w:tr w:rsidR="00357641" w:rsidDel="00B80A31" w14:paraId="1472966E" w14:textId="1FE5B1E7">
        <w:trPr>
          <w:trHeight w:val="327"/>
          <w:del w:id="1569"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6C1FA033" w14:textId="31E5A818" w:rsidR="00357641" w:rsidDel="00B80A31" w:rsidRDefault="00000000">
            <w:pPr>
              <w:spacing w:after="0" w:line="259" w:lineRule="auto"/>
              <w:ind w:left="104" w:right="0" w:firstLine="0"/>
              <w:jc w:val="left"/>
              <w:rPr>
                <w:del w:id="1570" w:author="HOANG VAN HA" w:date="2026-05-27T16:06:00Z" w16du:dateUtc="2026-05-27T07:06:00Z"/>
              </w:rPr>
            </w:pPr>
            <w:del w:id="1571"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1451BDEA" w14:textId="7340F30A" w:rsidR="00357641" w:rsidDel="00B80A31" w:rsidRDefault="00000000">
            <w:pPr>
              <w:spacing w:after="0" w:line="259" w:lineRule="auto"/>
              <w:ind w:left="0" w:right="0" w:firstLine="0"/>
              <w:jc w:val="center"/>
              <w:rPr>
                <w:del w:id="1572" w:author="HOANG VAN HA" w:date="2026-05-27T16:06:00Z" w16du:dateUtc="2026-05-27T07:06:00Z"/>
              </w:rPr>
            </w:pPr>
            <w:del w:id="1573" w:author="HOANG VAN HA" w:date="2026-05-27T16:06:00Z" w16du:dateUtc="2026-05-27T07:06:00Z">
              <w:r w:rsidDel="00B80A31">
                <w:rPr>
                  <w:sz w:val="14"/>
                </w:rPr>
                <w:delText>1.0</w:delText>
              </w:r>
            </w:del>
          </w:p>
        </w:tc>
        <w:tc>
          <w:tcPr>
            <w:tcW w:w="909" w:type="dxa"/>
            <w:tcBorders>
              <w:top w:val="single" w:sz="3" w:space="0" w:color="000000"/>
              <w:left w:val="single" w:sz="3" w:space="0" w:color="000000"/>
              <w:bottom w:val="single" w:sz="3" w:space="0" w:color="000000"/>
              <w:right w:val="single" w:sz="3" w:space="0" w:color="000000"/>
            </w:tcBorders>
          </w:tcPr>
          <w:p w14:paraId="1EEF7760" w14:textId="55AAE650" w:rsidR="00357641" w:rsidDel="00B80A31" w:rsidRDefault="00000000">
            <w:pPr>
              <w:spacing w:after="0" w:line="259" w:lineRule="auto"/>
              <w:ind w:left="0" w:right="0" w:firstLine="0"/>
              <w:jc w:val="center"/>
              <w:rPr>
                <w:del w:id="1574" w:author="HOANG VAN HA" w:date="2026-05-27T16:06:00Z" w16du:dateUtc="2026-05-27T07:06:00Z"/>
              </w:rPr>
            </w:pPr>
            <w:del w:id="1575"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63C36EA5" w14:textId="2BFE6334" w:rsidR="00357641" w:rsidDel="00B80A31" w:rsidRDefault="00000000">
            <w:pPr>
              <w:spacing w:after="0" w:line="259" w:lineRule="auto"/>
              <w:ind w:left="0" w:right="0" w:firstLine="0"/>
              <w:jc w:val="center"/>
              <w:rPr>
                <w:del w:id="1576" w:author="HOANG VAN HA" w:date="2026-05-27T16:06:00Z" w16du:dateUtc="2026-05-27T07:06:00Z"/>
              </w:rPr>
            </w:pPr>
            <w:del w:id="1577" w:author="HOANG VAN HA" w:date="2026-05-27T16:06:00Z" w16du:dateUtc="2026-05-27T07:06:00Z">
              <w:r w:rsidDel="00B80A31">
                <w:rPr>
                  <w:sz w:val="14"/>
                </w:rPr>
                <w:delText>20.0</w:delText>
              </w:r>
            </w:del>
          </w:p>
        </w:tc>
        <w:tc>
          <w:tcPr>
            <w:tcW w:w="1339" w:type="dxa"/>
            <w:tcBorders>
              <w:top w:val="single" w:sz="3" w:space="0" w:color="000000"/>
              <w:left w:val="single" w:sz="3" w:space="0" w:color="000000"/>
              <w:bottom w:val="single" w:sz="3" w:space="0" w:color="000000"/>
              <w:right w:val="single" w:sz="3" w:space="0" w:color="000000"/>
            </w:tcBorders>
          </w:tcPr>
          <w:p w14:paraId="5B78A8CD" w14:textId="6F1BD357" w:rsidR="00357641" w:rsidDel="00B80A31" w:rsidRDefault="00000000">
            <w:pPr>
              <w:spacing w:after="0" w:line="259" w:lineRule="auto"/>
              <w:ind w:left="0" w:right="0" w:firstLine="0"/>
              <w:jc w:val="center"/>
              <w:rPr>
                <w:del w:id="1578" w:author="HOANG VAN HA" w:date="2026-05-27T16:06:00Z" w16du:dateUtc="2026-05-27T07:06:00Z"/>
              </w:rPr>
            </w:pPr>
            <w:del w:id="1579"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3EF099CA" w14:textId="03AE1CEF" w:rsidR="00357641" w:rsidDel="00B80A31" w:rsidRDefault="00000000">
            <w:pPr>
              <w:spacing w:after="0" w:line="259" w:lineRule="auto"/>
              <w:ind w:left="0" w:right="0" w:firstLine="0"/>
              <w:jc w:val="center"/>
              <w:rPr>
                <w:del w:id="1580" w:author="HOANG VAN HA" w:date="2026-05-27T16:06:00Z" w16du:dateUtc="2026-05-27T07:06:00Z"/>
              </w:rPr>
            </w:pPr>
            <w:del w:id="1581"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2F48A1A4" w14:textId="042B8F11" w:rsidR="00357641" w:rsidDel="00B80A31" w:rsidRDefault="00000000">
            <w:pPr>
              <w:spacing w:after="0" w:line="259" w:lineRule="auto"/>
              <w:ind w:left="0" w:right="0" w:firstLine="0"/>
              <w:jc w:val="center"/>
              <w:rPr>
                <w:del w:id="1582" w:author="HOANG VAN HA" w:date="2026-05-27T16:06:00Z" w16du:dateUtc="2026-05-27T07:06:00Z"/>
              </w:rPr>
            </w:pPr>
            <w:del w:id="1583" w:author="HOANG VAN HA" w:date="2026-05-27T16:06:00Z" w16du:dateUtc="2026-05-27T07:06:00Z">
              <w:r w:rsidDel="00B80A31">
                <w:rPr>
                  <w:sz w:val="14"/>
                </w:rPr>
                <w:delText>42.57</w:delText>
              </w:r>
            </w:del>
          </w:p>
        </w:tc>
        <w:tc>
          <w:tcPr>
            <w:tcW w:w="909" w:type="dxa"/>
            <w:tcBorders>
              <w:top w:val="single" w:sz="3" w:space="0" w:color="000000"/>
              <w:left w:val="single" w:sz="3" w:space="0" w:color="000000"/>
              <w:bottom w:val="single" w:sz="3" w:space="0" w:color="000000"/>
              <w:right w:val="single" w:sz="3" w:space="0" w:color="000000"/>
            </w:tcBorders>
          </w:tcPr>
          <w:p w14:paraId="106DE074" w14:textId="543D11EA" w:rsidR="00357641" w:rsidDel="00B80A31" w:rsidRDefault="00000000">
            <w:pPr>
              <w:spacing w:after="0" w:line="259" w:lineRule="auto"/>
              <w:ind w:left="0" w:right="0" w:firstLine="0"/>
              <w:jc w:val="center"/>
              <w:rPr>
                <w:del w:id="1584" w:author="HOANG VAN HA" w:date="2026-05-27T16:06:00Z" w16du:dateUtc="2026-05-27T07:06:00Z"/>
              </w:rPr>
            </w:pPr>
            <w:del w:id="1585" w:author="HOANG VAN HA" w:date="2026-05-27T16:06:00Z" w16du:dateUtc="2026-05-27T07:06:00Z">
              <w:r w:rsidDel="00B80A31">
                <w:rPr>
                  <w:sz w:val="14"/>
                </w:rPr>
                <w:delText>35.9</w:delText>
              </w:r>
            </w:del>
          </w:p>
        </w:tc>
        <w:tc>
          <w:tcPr>
            <w:tcW w:w="1339" w:type="dxa"/>
            <w:tcBorders>
              <w:top w:val="single" w:sz="3" w:space="0" w:color="000000"/>
              <w:left w:val="single" w:sz="3" w:space="0" w:color="000000"/>
              <w:bottom w:val="single" w:sz="3" w:space="0" w:color="000000"/>
              <w:right w:val="single" w:sz="3" w:space="0" w:color="000000"/>
            </w:tcBorders>
          </w:tcPr>
          <w:p w14:paraId="62488DBE" w14:textId="02CD7A9E" w:rsidR="00357641" w:rsidDel="00B80A31" w:rsidRDefault="00000000">
            <w:pPr>
              <w:spacing w:after="0" w:line="259" w:lineRule="auto"/>
              <w:ind w:left="0" w:right="0" w:firstLine="0"/>
              <w:jc w:val="center"/>
              <w:rPr>
                <w:del w:id="1586" w:author="HOANG VAN HA" w:date="2026-05-27T16:06:00Z" w16du:dateUtc="2026-05-27T07:06:00Z"/>
              </w:rPr>
            </w:pPr>
            <w:del w:id="1587" w:author="HOANG VAN HA" w:date="2026-05-27T16:06:00Z" w16du:dateUtc="2026-05-27T07:06:00Z">
              <w:r w:rsidDel="00B80A31">
                <w:rPr>
                  <w:sz w:val="14"/>
                </w:rPr>
                <w:delText>0.8985</w:delText>
              </w:r>
            </w:del>
          </w:p>
        </w:tc>
      </w:tr>
      <w:tr w:rsidR="00357641" w:rsidDel="00B80A31" w14:paraId="1E7A15C1" w14:textId="643EA63F">
        <w:trPr>
          <w:trHeight w:val="327"/>
          <w:del w:id="1588"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0B01BCBA" w14:textId="4FF1D6D8" w:rsidR="00357641" w:rsidDel="00B80A31" w:rsidRDefault="00000000">
            <w:pPr>
              <w:spacing w:after="0" w:line="259" w:lineRule="auto"/>
              <w:ind w:left="104" w:right="0" w:firstLine="0"/>
              <w:jc w:val="left"/>
              <w:rPr>
                <w:del w:id="1589" w:author="HOANG VAN HA" w:date="2026-05-27T16:06:00Z" w16du:dateUtc="2026-05-27T07:06:00Z"/>
              </w:rPr>
            </w:pPr>
            <w:del w:id="1590"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5CB1D8FA" w14:textId="2CD16E0F" w:rsidR="00357641" w:rsidDel="00B80A31" w:rsidRDefault="00000000">
            <w:pPr>
              <w:spacing w:after="0" w:line="259" w:lineRule="auto"/>
              <w:ind w:left="0" w:right="0" w:firstLine="0"/>
              <w:jc w:val="center"/>
              <w:rPr>
                <w:del w:id="1591" w:author="HOANG VAN HA" w:date="2026-05-27T16:06:00Z" w16du:dateUtc="2026-05-27T07:06:00Z"/>
              </w:rPr>
            </w:pPr>
            <w:del w:id="1592" w:author="HOANG VAN HA" w:date="2026-05-27T16:06:00Z" w16du:dateUtc="2026-05-27T07:06:00Z">
              <w:r w:rsidDel="00B80A31">
                <w:rPr>
                  <w:sz w:val="14"/>
                </w:rPr>
                <w:delText>2.0</w:delText>
              </w:r>
            </w:del>
          </w:p>
        </w:tc>
        <w:tc>
          <w:tcPr>
            <w:tcW w:w="909" w:type="dxa"/>
            <w:tcBorders>
              <w:top w:val="single" w:sz="3" w:space="0" w:color="000000"/>
              <w:left w:val="single" w:sz="3" w:space="0" w:color="000000"/>
              <w:bottom w:val="single" w:sz="3" w:space="0" w:color="000000"/>
              <w:right w:val="single" w:sz="3" w:space="0" w:color="000000"/>
            </w:tcBorders>
          </w:tcPr>
          <w:p w14:paraId="2DDDCB82" w14:textId="0CBEA944" w:rsidR="00357641" w:rsidDel="00B80A31" w:rsidRDefault="00000000">
            <w:pPr>
              <w:spacing w:after="0" w:line="259" w:lineRule="auto"/>
              <w:ind w:left="0" w:right="0" w:firstLine="0"/>
              <w:jc w:val="center"/>
              <w:rPr>
                <w:del w:id="1593" w:author="HOANG VAN HA" w:date="2026-05-27T16:06:00Z" w16du:dateUtc="2026-05-27T07:06:00Z"/>
              </w:rPr>
            </w:pPr>
            <w:del w:id="1594"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30D50827" w14:textId="35DC228E" w:rsidR="00357641" w:rsidDel="00B80A31" w:rsidRDefault="00000000">
            <w:pPr>
              <w:spacing w:after="0" w:line="259" w:lineRule="auto"/>
              <w:ind w:left="0" w:right="0" w:firstLine="0"/>
              <w:jc w:val="center"/>
              <w:rPr>
                <w:del w:id="1595" w:author="HOANG VAN HA" w:date="2026-05-27T16:06:00Z" w16du:dateUtc="2026-05-27T07:06:00Z"/>
              </w:rPr>
            </w:pPr>
            <w:del w:id="1596" w:author="HOANG VAN HA" w:date="2026-05-27T16:06:00Z" w16du:dateUtc="2026-05-27T07:06:00Z">
              <w:r w:rsidDel="00B80A31">
                <w:rPr>
                  <w:sz w:val="14"/>
                </w:rPr>
                <w:delText>30.0</w:delText>
              </w:r>
            </w:del>
          </w:p>
        </w:tc>
        <w:tc>
          <w:tcPr>
            <w:tcW w:w="1339" w:type="dxa"/>
            <w:tcBorders>
              <w:top w:val="single" w:sz="3" w:space="0" w:color="000000"/>
              <w:left w:val="single" w:sz="3" w:space="0" w:color="000000"/>
              <w:bottom w:val="single" w:sz="3" w:space="0" w:color="000000"/>
              <w:right w:val="single" w:sz="3" w:space="0" w:color="000000"/>
            </w:tcBorders>
          </w:tcPr>
          <w:p w14:paraId="77A69668" w14:textId="4FB5AB65" w:rsidR="00357641" w:rsidDel="00B80A31" w:rsidRDefault="00000000">
            <w:pPr>
              <w:spacing w:after="0" w:line="259" w:lineRule="auto"/>
              <w:ind w:left="0" w:right="0" w:firstLine="0"/>
              <w:jc w:val="center"/>
              <w:rPr>
                <w:del w:id="1597" w:author="HOANG VAN HA" w:date="2026-05-27T16:06:00Z" w16du:dateUtc="2026-05-27T07:06:00Z"/>
              </w:rPr>
            </w:pPr>
            <w:del w:id="1598"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4CE5169B" w14:textId="6411F389" w:rsidR="00357641" w:rsidDel="00B80A31" w:rsidRDefault="00000000">
            <w:pPr>
              <w:spacing w:after="0" w:line="259" w:lineRule="auto"/>
              <w:ind w:left="0" w:right="0" w:firstLine="0"/>
              <w:jc w:val="center"/>
              <w:rPr>
                <w:del w:id="1599" w:author="HOANG VAN HA" w:date="2026-05-27T16:06:00Z" w16du:dateUtc="2026-05-27T07:06:00Z"/>
              </w:rPr>
            </w:pPr>
            <w:del w:id="1600" w:author="HOANG VAN HA" w:date="2026-05-27T16:06:00Z" w16du:dateUtc="2026-05-27T07:06:00Z">
              <w:r w:rsidDel="00B80A31">
                <w:rPr>
                  <w:b/>
                  <w:sz w:val="14"/>
                </w:rPr>
                <w:delText>0.737</w:delText>
              </w:r>
            </w:del>
          </w:p>
        </w:tc>
        <w:tc>
          <w:tcPr>
            <w:tcW w:w="1339" w:type="dxa"/>
            <w:tcBorders>
              <w:top w:val="single" w:sz="3" w:space="0" w:color="000000"/>
              <w:left w:val="single" w:sz="3" w:space="0" w:color="000000"/>
              <w:bottom w:val="single" w:sz="3" w:space="0" w:color="000000"/>
              <w:right w:val="single" w:sz="3" w:space="0" w:color="000000"/>
            </w:tcBorders>
          </w:tcPr>
          <w:p w14:paraId="0BA117D8" w14:textId="0CFAB9E3" w:rsidR="00357641" w:rsidDel="00B80A31" w:rsidRDefault="00000000">
            <w:pPr>
              <w:spacing w:after="0" w:line="259" w:lineRule="auto"/>
              <w:ind w:left="0" w:right="0" w:firstLine="0"/>
              <w:jc w:val="center"/>
              <w:rPr>
                <w:del w:id="1601" w:author="HOANG VAN HA" w:date="2026-05-27T16:06:00Z" w16du:dateUtc="2026-05-27T07:06:00Z"/>
              </w:rPr>
            </w:pPr>
            <w:del w:id="1602" w:author="HOANG VAN HA" w:date="2026-05-27T16:06:00Z" w16du:dateUtc="2026-05-27T07:06:00Z">
              <w:r w:rsidDel="00B80A31">
                <w:rPr>
                  <w:sz w:val="14"/>
                </w:rPr>
                <w:delText>42.54</w:delText>
              </w:r>
            </w:del>
          </w:p>
        </w:tc>
        <w:tc>
          <w:tcPr>
            <w:tcW w:w="909" w:type="dxa"/>
            <w:tcBorders>
              <w:top w:val="single" w:sz="3" w:space="0" w:color="000000"/>
              <w:left w:val="single" w:sz="3" w:space="0" w:color="000000"/>
              <w:bottom w:val="single" w:sz="3" w:space="0" w:color="000000"/>
              <w:right w:val="single" w:sz="3" w:space="0" w:color="000000"/>
            </w:tcBorders>
          </w:tcPr>
          <w:p w14:paraId="3E1C83A6" w14:textId="3CE9098B" w:rsidR="00357641" w:rsidDel="00B80A31" w:rsidRDefault="00000000">
            <w:pPr>
              <w:spacing w:after="0" w:line="259" w:lineRule="auto"/>
              <w:ind w:left="0" w:right="0" w:firstLine="0"/>
              <w:jc w:val="center"/>
              <w:rPr>
                <w:del w:id="1603" w:author="HOANG VAN HA" w:date="2026-05-27T16:06:00Z" w16du:dateUtc="2026-05-27T07:06:00Z"/>
              </w:rPr>
            </w:pPr>
            <w:del w:id="1604" w:author="HOANG VAN HA" w:date="2026-05-27T16:06:00Z" w16du:dateUtc="2026-05-27T07:06:00Z">
              <w:r w:rsidDel="00B80A31">
                <w:rPr>
                  <w:sz w:val="14"/>
                </w:rPr>
                <w:delText>35.9</w:delText>
              </w:r>
            </w:del>
          </w:p>
        </w:tc>
        <w:tc>
          <w:tcPr>
            <w:tcW w:w="1339" w:type="dxa"/>
            <w:tcBorders>
              <w:top w:val="single" w:sz="3" w:space="0" w:color="000000"/>
              <w:left w:val="single" w:sz="3" w:space="0" w:color="000000"/>
              <w:bottom w:val="single" w:sz="3" w:space="0" w:color="000000"/>
              <w:right w:val="single" w:sz="3" w:space="0" w:color="000000"/>
            </w:tcBorders>
          </w:tcPr>
          <w:p w14:paraId="66F34A66" w14:textId="096E36F2" w:rsidR="00357641" w:rsidDel="00B80A31" w:rsidRDefault="00000000">
            <w:pPr>
              <w:spacing w:after="0" w:line="259" w:lineRule="auto"/>
              <w:ind w:left="0" w:right="0" w:firstLine="0"/>
              <w:jc w:val="center"/>
              <w:rPr>
                <w:del w:id="1605" w:author="HOANG VAN HA" w:date="2026-05-27T16:06:00Z" w16du:dateUtc="2026-05-27T07:06:00Z"/>
              </w:rPr>
            </w:pPr>
            <w:del w:id="1606" w:author="HOANG VAN HA" w:date="2026-05-27T16:06:00Z" w16du:dateUtc="2026-05-27T07:06:00Z">
              <w:r w:rsidDel="00B80A31">
                <w:rPr>
                  <w:sz w:val="14"/>
                </w:rPr>
                <w:delText>0.8958</w:delText>
              </w:r>
            </w:del>
          </w:p>
        </w:tc>
      </w:tr>
      <w:tr w:rsidR="00357641" w:rsidDel="00B80A31" w14:paraId="219B914C" w14:textId="40765E95">
        <w:trPr>
          <w:trHeight w:val="327"/>
          <w:del w:id="1607"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4CA159C4" w14:textId="30DA8088" w:rsidR="00357641" w:rsidDel="00B80A31" w:rsidRDefault="00000000">
            <w:pPr>
              <w:spacing w:after="0" w:line="259" w:lineRule="auto"/>
              <w:ind w:left="104" w:right="0" w:firstLine="0"/>
              <w:jc w:val="left"/>
              <w:rPr>
                <w:del w:id="1608" w:author="HOANG VAN HA" w:date="2026-05-27T16:06:00Z" w16du:dateUtc="2026-05-27T07:06:00Z"/>
              </w:rPr>
            </w:pPr>
            <w:del w:id="1609"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64FD8712" w14:textId="11F3464F" w:rsidR="00357641" w:rsidDel="00B80A31" w:rsidRDefault="00000000">
            <w:pPr>
              <w:spacing w:after="0" w:line="259" w:lineRule="auto"/>
              <w:ind w:left="0" w:right="0" w:firstLine="0"/>
              <w:jc w:val="center"/>
              <w:rPr>
                <w:del w:id="1610" w:author="HOANG VAN HA" w:date="2026-05-27T16:06:00Z" w16du:dateUtc="2026-05-27T07:06:00Z"/>
              </w:rPr>
            </w:pPr>
            <w:del w:id="1611" w:author="HOANG VAN HA" w:date="2026-05-27T16:06:00Z" w16du:dateUtc="2026-05-27T07:06:00Z">
              <w:r w:rsidDel="00B80A31">
                <w:rPr>
                  <w:sz w:val="14"/>
                </w:rPr>
                <w:delText>2.0</w:delText>
              </w:r>
            </w:del>
          </w:p>
        </w:tc>
        <w:tc>
          <w:tcPr>
            <w:tcW w:w="909" w:type="dxa"/>
            <w:tcBorders>
              <w:top w:val="single" w:sz="3" w:space="0" w:color="000000"/>
              <w:left w:val="single" w:sz="3" w:space="0" w:color="000000"/>
              <w:bottom w:val="single" w:sz="3" w:space="0" w:color="000000"/>
              <w:right w:val="single" w:sz="3" w:space="0" w:color="000000"/>
            </w:tcBorders>
          </w:tcPr>
          <w:p w14:paraId="6D33B9B1" w14:textId="07DB5D7A" w:rsidR="00357641" w:rsidDel="00B80A31" w:rsidRDefault="00000000">
            <w:pPr>
              <w:spacing w:after="0" w:line="259" w:lineRule="auto"/>
              <w:ind w:left="0" w:right="0" w:firstLine="0"/>
              <w:jc w:val="center"/>
              <w:rPr>
                <w:del w:id="1612" w:author="HOANG VAN HA" w:date="2026-05-27T16:06:00Z" w16du:dateUtc="2026-05-27T07:06:00Z"/>
              </w:rPr>
            </w:pPr>
            <w:del w:id="1613"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7467BAAD" w14:textId="0E8B4F31" w:rsidR="00357641" w:rsidDel="00B80A31" w:rsidRDefault="00000000">
            <w:pPr>
              <w:spacing w:after="0" w:line="259" w:lineRule="auto"/>
              <w:ind w:left="0" w:right="0" w:firstLine="0"/>
              <w:jc w:val="center"/>
              <w:rPr>
                <w:del w:id="1614" w:author="HOANG VAN HA" w:date="2026-05-27T16:06:00Z" w16du:dateUtc="2026-05-27T07:06:00Z"/>
              </w:rPr>
            </w:pPr>
            <w:del w:id="1615" w:author="HOANG VAN HA" w:date="2026-05-27T16:06:00Z" w16du:dateUtc="2026-05-27T07:06:00Z">
              <w:r w:rsidDel="00B80A31">
                <w:rPr>
                  <w:sz w:val="14"/>
                </w:rPr>
                <w:delText>30.0</w:delText>
              </w:r>
            </w:del>
          </w:p>
        </w:tc>
        <w:tc>
          <w:tcPr>
            <w:tcW w:w="1339" w:type="dxa"/>
            <w:tcBorders>
              <w:top w:val="single" w:sz="3" w:space="0" w:color="000000"/>
              <w:left w:val="single" w:sz="3" w:space="0" w:color="000000"/>
              <w:bottom w:val="single" w:sz="3" w:space="0" w:color="000000"/>
              <w:right w:val="single" w:sz="3" w:space="0" w:color="000000"/>
            </w:tcBorders>
          </w:tcPr>
          <w:p w14:paraId="4A7176F5" w14:textId="30712436" w:rsidR="00357641" w:rsidDel="00B80A31" w:rsidRDefault="00000000">
            <w:pPr>
              <w:spacing w:after="0" w:line="259" w:lineRule="auto"/>
              <w:ind w:left="0" w:right="0" w:firstLine="0"/>
              <w:jc w:val="center"/>
              <w:rPr>
                <w:del w:id="1616" w:author="HOANG VAN HA" w:date="2026-05-27T16:06:00Z" w16du:dateUtc="2026-05-27T07:06:00Z"/>
              </w:rPr>
            </w:pPr>
            <w:del w:id="1617"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7DED756F" w14:textId="798D2F50" w:rsidR="00357641" w:rsidDel="00B80A31" w:rsidRDefault="00000000">
            <w:pPr>
              <w:spacing w:after="0" w:line="259" w:lineRule="auto"/>
              <w:ind w:left="0" w:right="0" w:firstLine="0"/>
              <w:jc w:val="center"/>
              <w:rPr>
                <w:del w:id="1618" w:author="HOANG VAN HA" w:date="2026-05-27T16:06:00Z" w16du:dateUtc="2026-05-27T07:06:00Z"/>
              </w:rPr>
            </w:pPr>
            <w:del w:id="1619"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19BF1AC3" w14:textId="61FE7836" w:rsidR="00357641" w:rsidDel="00B80A31" w:rsidRDefault="00000000">
            <w:pPr>
              <w:spacing w:after="0" w:line="259" w:lineRule="auto"/>
              <w:ind w:left="0" w:right="0" w:firstLine="0"/>
              <w:jc w:val="center"/>
              <w:rPr>
                <w:del w:id="1620" w:author="HOANG VAN HA" w:date="2026-05-27T16:06:00Z" w16du:dateUtc="2026-05-27T07:06:00Z"/>
              </w:rPr>
            </w:pPr>
            <w:del w:id="1621" w:author="HOANG VAN HA" w:date="2026-05-27T16:06:00Z" w16du:dateUtc="2026-05-27T07:06:00Z">
              <w:r w:rsidDel="00B80A31">
                <w:rPr>
                  <w:sz w:val="14"/>
                </w:rPr>
                <w:delText>42.47</w:delText>
              </w:r>
            </w:del>
          </w:p>
        </w:tc>
        <w:tc>
          <w:tcPr>
            <w:tcW w:w="909" w:type="dxa"/>
            <w:tcBorders>
              <w:top w:val="single" w:sz="3" w:space="0" w:color="000000"/>
              <w:left w:val="single" w:sz="3" w:space="0" w:color="000000"/>
              <w:bottom w:val="single" w:sz="3" w:space="0" w:color="000000"/>
              <w:right w:val="single" w:sz="3" w:space="0" w:color="000000"/>
            </w:tcBorders>
          </w:tcPr>
          <w:p w14:paraId="537272FF" w14:textId="67FA9B9C" w:rsidR="00357641" w:rsidDel="00B80A31" w:rsidRDefault="00000000">
            <w:pPr>
              <w:spacing w:after="0" w:line="259" w:lineRule="auto"/>
              <w:ind w:left="0" w:right="0" w:firstLine="0"/>
              <w:jc w:val="center"/>
              <w:rPr>
                <w:del w:id="1622" w:author="HOANG VAN HA" w:date="2026-05-27T16:06:00Z" w16du:dateUtc="2026-05-27T07:06:00Z"/>
              </w:rPr>
            </w:pPr>
            <w:del w:id="1623" w:author="HOANG VAN HA" w:date="2026-05-27T16:06:00Z" w16du:dateUtc="2026-05-27T07:06:00Z">
              <w:r w:rsidDel="00B80A31">
                <w:rPr>
                  <w:sz w:val="14"/>
                </w:rPr>
                <w:delText>35.9</w:delText>
              </w:r>
            </w:del>
          </w:p>
        </w:tc>
        <w:tc>
          <w:tcPr>
            <w:tcW w:w="1339" w:type="dxa"/>
            <w:tcBorders>
              <w:top w:val="single" w:sz="3" w:space="0" w:color="000000"/>
              <w:left w:val="single" w:sz="3" w:space="0" w:color="000000"/>
              <w:bottom w:val="single" w:sz="3" w:space="0" w:color="000000"/>
              <w:right w:val="single" w:sz="3" w:space="0" w:color="000000"/>
            </w:tcBorders>
          </w:tcPr>
          <w:p w14:paraId="68B27767" w14:textId="27AD5A85" w:rsidR="00357641" w:rsidDel="00B80A31" w:rsidRDefault="00000000">
            <w:pPr>
              <w:spacing w:after="0" w:line="259" w:lineRule="auto"/>
              <w:ind w:left="0" w:right="0" w:firstLine="0"/>
              <w:jc w:val="center"/>
              <w:rPr>
                <w:del w:id="1624" w:author="HOANG VAN HA" w:date="2026-05-27T16:06:00Z" w16du:dateUtc="2026-05-27T07:06:00Z"/>
              </w:rPr>
            </w:pPr>
            <w:del w:id="1625" w:author="HOANG VAN HA" w:date="2026-05-27T16:06:00Z" w16du:dateUtc="2026-05-27T07:06:00Z">
              <w:r w:rsidDel="00B80A31">
                <w:rPr>
                  <w:sz w:val="14"/>
                </w:rPr>
                <w:delText>0.8905</w:delText>
              </w:r>
            </w:del>
          </w:p>
        </w:tc>
      </w:tr>
      <w:tr w:rsidR="00357641" w:rsidDel="00B80A31" w14:paraId="2178DE06" w14:textId="41ECD80E">
        <w:trPr>
          <w:trHeight w:val="327"/>
          <w:del w:id="1626"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6821D325" w14:textId="28F03E8B" w:rsidR="00357641" w:rsidDel="00B80A31" w:rsidRDefault="00000000">
            <w:pPr>
              <w:spacing w:after="0" w:line="259" w:lineRule="auto"/>
              <w:ind w:left="104" w:right="0" w:firstLine="0"/>
              <w:jc w:val="left"/>
              <w:rPr>
                <w:del w:id="1627" w:author="HOANG VAN HA" w:date="2026-05-27T16:06:00Z" w16du:dateUtc="2026-05-27T07:06:00Z"/>
              </w:rPr>
            </w:pPr>
            <w:del w:id="1628"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74AE17AB" w14:textId="371B40BF" w:rsidR="00357641" w:rsidDel="00B80A31" w:rsidRDefault="00000000">
            <w:pPr>
              <w:spacing w:after="0" w:line="259" w:lineRule="auto"/>
              <w:ind w:left="0" w:right="0" w:firstLine="0"/>
              <w:jc w:val="center"/>
              <w:rPr>
                <w:del w:id="1629" w:author="HOANG VAN HA" w:date="2026-05-27T16:06:00Z" w16du:dateUtc="2026-05-27T07:06:00Z"/>
              </w:rPr>
            </w:pPr>
            <w:del w:id="1630"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55CEE42B" w14:textId="442EF2D4" w:rsidR="00357641" w:rsidDel="00B80A31" w:rsidRDefault="00000000">
            <w:pPr>
              <w:spacing w:after="0" w:line="259" w:lineRule="auto"/>
              <w:ind w:left="0" w:right="0" w:firstLine="0"/>
              <w:jc w:val="center"/>
              <w:rPr>
                <w:del w:id="1631" w:author="HOANG VAN HA" w:date="2026-05-27T16:06:00Z" w16du:dateUtc="2026-05-27T07:06:00Z"/>
              </w:rPr>
            </w:pPr>
            <w:del w:id="1632"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7D1438EF" w14:textId="58D31170" w:rsidR="00357641" w:rsidDel="00B80A31" w:rsidRDefault="00000000">
            <w:pPr>
              <w:spacing w:after="0" w:line="259" w:lineRule="auto"/>
              <w:ind w:left="0" w:right="0" w:firstLine="0"/>
              <w:jc w:val="center"/>
              <w:rPr>
                <w:del w:id="1633" w:author="HOANG VAN HA" w:date="2026-05-27T16:06:00Z" w16du:dateUtc="2026-05-27T07:06:00Z"/>
              </w:rPr>
            </w:pPr>
            <w:del w:id="1634" w:author="HOANG VAN HA" w:date="2026-05-27T16:06:00Z" w16du:dateUtc="2026-05-27T07:06:00Z">
              <w:r w:rsidDel="00B80A31">
                <w:rPr>
                  <w:sz w:val="14"/>
                </w:rPr>
                <w:delText>30.0</w:delText>
              </w:r>
            </w:del>
          </w:p>
        </w:tc>
        <w:tc>
          <w:tcPr>
            <w:tcW w:w="1339" w:type="dxa"/>
            <w:tcBorders>
              <w:top w:val="single" w:sz="3" w:space="0" w:color="000000"/>
              <w:left w:val="single" w:sz="3" w:space="0" w:color="000000"/>
              <w:bottom w:val="single" w:sz="3" w:space="0" w:color="000000"/>
              <w:right w:val="single" w:sz="3" w:space="0" w:color="000000"/>
            </w:tcBorders>
          </w:tcPr>
          <w:p w14:paraId="0BD91792" w14:textId="20AB4E5F" w:rsidR="00357641" w:rsidDel="00B80A31" w:rsidRDefault="00000000">
            <w:pPr>
              <w:spacing w:after="0" w:line="259" w:lineRule="auto"/>
              <w:ind w:left="0" w:right="0" w:firstLine="0"/>
              <w:jc w:val="center"/>
              <w:rPr>
                <w:del w:id="1635" w:author="HOANG VAN HA" w:date="2026-05-27T16:06:00Z" w16du:dateUtc="2026-05-27T07:06:00Z"/>
              </w:rPr>
            </w:pPr>
            <w:del w:id="1636"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226A0180" w14:textId="46045BA4" w:rsidR="00357641" w:rsidDel="00B80A31" w:rsidRDefault="00000000">
            <w:pPr>
              <w:spacing w:after="0" w:line="259" w:lineRule="auto"/>
              <w:ind w:left="0" w:right="0" w:firstLine="0"/>
              <w:jc w:val="center"/>
              <w:rPr>
                <w:del w:id="1637" w:author="HOANG VAN HA" w:date="2026-05-27T16:06:00Z" w16du:dateUtc="2026-05-27T07:06:00Z"/>
              </w:rPr>
            </w:pPr>
            <w:del w:id="1638" w:author="HOANG VAN HA" w:date="2026-05-27T16:06:00Z" w16du:dateUtc="2026-05-27T07:06:00Z">
              <w:r w:rsidDel="00B80A31">
                <w:rPr>
                  <w:b/>
                  <w:sz w:val="14"/>
                </w:rPr>
                <w:delText>0.737</w:delText>
              </w:r>
            </w:del>
          </w:p>
        </w:tc>
        <w:tc>
          <w:tcPr>
            <w:tcW w:w="1339" w:type="dxa"/>
            <w:tcBorders>
              <w:top w:val="single" w:sz="3" w:space="0" w:color="000000"/>
              <w:left w:val="single" w:sz="3" w:space="0" w:color="000000"/>
              <w:bottom w:val="single" w:sz="3" w:space="0" w:color="000000"/>
              <w:right w:val="single" w:sz="3" w:space="0" w:color="000000"/>
            </w:tcBorders>
          </w:tcPr>
          <w:p w14:paraId="57C84D96" w14:textId="1B024C1B" w:rsidR="00357641" w:rsidDel="00B80A31" w:rsidRDefault="00000000">
            <w:pPr>
              <w:spacing w:after="0" w:line="259" w:lineRule="auto"/>
              <w:ind w:left="0" w:right="0" w:firstLine="0"/>
              <w:jc w:val="center"/>
              <w:rPr>
                <w:del w:id="1639" w:author="HOANG VAN HA" w:date="2026-05-27T16:06:00Z" w16du:dateUtc="2026-05-27T07:06:00Z"/>
              </w:rPr>
            </w:pPr>
            <w:del w:id="1640" w:author="HOANG VAN HA" w:date="2026-05-27T16:06:00Z" w16du:dateUtc="2026-05-27T07:06:00Z">
              <w:r w:rsidDel="00B80A31">
                <w:rPr>
                  <w:sz w:val="14"/>
                </w:rPr>
                <w:delText>41.72</w:delText>
              </w:r>
            </w:del>
          </w:p>
        </w:tc>
        <w:tc>
          <w:tcPr>
            <w:tcW w:w="909" w:type="dxa"/>
            <w:tcBorders>
              <w:top w:val="single" w:sz="3" w:space="0" w:color="000000"/>
              <w:left w:val="single" w:sz="3" w:space="0" w:color="000000"/>
              <w:bottom w:val="single" w:sz="3" w:space="0" w:color="000000"/>
              <w:right w:val="single" w:sz="3" w:space="0" w:color="000000"/>
            </w:tcBorders>
          </w:tcPr>
          <w:p w14:paraId="3A555546" w14:textId="0AEEC8F9" w:rsidR="00357641" w:rsidDel="00B80A31" w:rsidRDefault="00000000">
            <w:pPr>
              <w:spacing w:after="0" w:line="259" w:lineRule="auto"/>
              <w:ind w:left="0" w:right="0" w:firstLine="0"/>
              <w:jc w:val="center"/>
              <w:rPr>
                <w:del w:id="1641" w:author="HOANG VAN HA" w:date="2026-05-27T16:06:00Z" w16du:dateUtc="2026-05-27T07:06:00Z"/>
              </w:rPr>
            </w:pPr>
            <w:del w:id="1642" w:author="HOANG VAN HA" w:date="2026-05-27T16:06:00Z" w16du:dateUtc="2026-05-27T07:06:00Z">
              <w:r w:rsidDel="00B80A31">
                <w:rPr>
                  <w:sz w:val="14"/>
                </w:rPr>
                <w:delText>35.6</w:delText>
              </w:r>
            </w:del>
          </w:p>
        </w:tc>
        <w:tc>
          <w:tcPr>
            <w:tcW w:w="1339" w:type="dxa"/>
            <w:tcBorders>
              <w:top w:val="single" w:sz="3" w:space="0" w:color="000000"/>
              <w:left w:val="single" w:sz="3" w:space="0" w:color="000000"/>
              <w:bottom w:val="single" w:sz="3" w:space="0" w:color="000000"/>
              <w:right w:val="single" w:sz="3" w:space="0" w:color="000000"/>
            </w:tcBorders>
          </w:tcPr>
          <w:p w14:paraId="76B539D7" w14:textId="03467B17" w:rsidR="00357641" w:rsidDel="00B80A31" w:rsidRDefault="00000000">
            <w:pPr>
              <w:spacing w:after="0" w:line="259" w:lineRule="auto"/>
              <w:ind w:left="0" w:right="0" w:firstLine="0"/>
              <w:jc w:val="center"/>
              <w:rPr>
                <w:del w:id="1643" w:author="HOANG VAN HA" w:date="2026-05-27T16:06:00Z" w16du:dateUtc="2026-05-27T07:06:00Z"/>
              </w:rPr>
            </w:pPr>
            <w:del w:id="1644" w:author="HOANG VAN HA" w:date="2026-05-27T16:06:00Z" w16du:dateUtc="2026-05-27T07:06:00Z">
              <w:r w:rsidDel="00B80A31">
                <w:rPr>
                  <w:sz w:val="14"/>
                </w:rPr>
                <w:delText>0.8275</w:delText>
              </w:r>
            </w:del>
          </w:p>
        </w:tc>
      </w:tr>
      <w:tr w:rsidR="00357641" w:rsidDel="00B80A31" w14:paraId="27577C8A" w14:textId="39A456B0">
        <w:trPr>
          <w:trHeight w:val="327"/>
          <w:del w:id="1645" w:author="HOANG VAN HA" w:date="2026-05-27T16:06:00Z"/>
        </w:trPr>
        <w:tc>
          <w:tcPr>
            <w:tcW w:w="2201" w:type="dxa"/>
            <w:tcBorders>
              <w:top w:val="single" w:sz="3" w:space="0" w:color="000000"/>
              <w:left w:val="single" w:sz="3" w:space="0" w:color="000000"/>
              <w:bottom w:val="single" w:sz="3" w:space="0" w:color="000000"/>
              <w:right w:val="single" w:sz="3" w:space="0" w:color="000000"/>
            </w:tcBorders>
          </w:tcPr>
          <w:p w14:paraId="34EA5BD4" w14:textId="2D66952A" w:rsidR="00357641" w:rsidDel="00B80A31" w:rsidRDefault="00000000">
            <w:pPr>
              <w:spacing w:after="0" w:line="259" w:lineRule="auto"/>
              <w:ind w:left="104" w:right="0" w:firstLine="0"/>
              <w:jc w:val="left"/>
              <w:rPr>
                <w:del w:id="1646" w:author="HOANG VAN HA" w:date="2026-05-27T16:06:00Z" w16du:dateUtc="2026-05-27T07:06:00Z"/>
              </w:rPr>
            </w:pPr>
            <w:del w:id="1647" w:author="HOANG VAN HA" w:date="2026-05-27T16:06:00Z" w16du:dateUtc="2026-05-27T07:06:00Z">
              <w:r w:rsidDel="00B80A31">
                <w:rPr>
                  <w:sz w:val="14"/>
                </w:rPr>
                <w:delText xml:space="preserve">AccMotionDet </w:delText>
              </w:r>
              <w:r w:rsidDel="00B80A31">
                <w:rPr>
                  <w:sz w:val="12"/>
                </w:rPr>
                <w:delText>(</w:delText>
              </w:r>
              <w:r w:rsidDel="00B80A31">
                <w:rPr>
                  <w:sz w:val="14"/>
                </w:rPr>
                <w:delText>Eager Mode</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1DD1B114" w14:textId="54684641" w:rsidR="00357641" w:rsidDel="00B80A31" w:rsidRDefault="00000000">
            <w:pPr>
              <w:spacing w:after="0" w:line="259" w:lineRule="auto"/>
              <w:ind w:left="0" w:right="0" w:firstLine="0"/>
              <w:jc w:val="center"/>
              <w:rPr>
                <w:del w:id="1648" w:author="HOANG VAN HA" w:date="2026-05-27T16:06:00Z" w16du:dateUtc="2026-05-27T07:06:00Z"/>
              </w:rPr>
            </w:pPr>
            <w:del w:id="1649" w:author="HOANG VAN HA" w:date="2026-05-27T16:06:00Z" w16du:dateUtc="2026-05-27T07:06:00Z">
              <w:r w:rsidDel="00B80A31">
                <w:rPr>
                  <w:sz w:val="14"/>
                </w:rPr>
                <w:delText>3.0</w:delText>
              </w:r>
            </w:del>
          </w:p>
        </w:tc>
        <w:tc>
          <w:tcPr>
            <w:tcW w:w="909" w:type="dxa"/>
            <w:tcBorders>
              <w:top w:val="single" w:sz="3" w:space="0" w:color="000000"/>
              <w:left w:val="single" w:sz="3" w:space="0" w:color="000000"/>
              <w:bottom w:val="single" w:sz="3" w:space="0" w:color="000000"/>
              <w:right w:val="single" w:sz="3" w:space="0" w:color="000000"/>
            </w:tcBorders>
          </w:tcPr>
          <w:p w14:paraId="108316AC" w14:textId="498BF654" w:rsidR="00357641" w:rsidDel="00B80A31" w:rsidRDefault="00000000">
            <w:pPr>
              <w:spacing w:after="0" w:line="259" w:lineRule="auto"/>
              <w:ind w:left="0" w:right="0" w:firstLine="0"/>
              <w:jc w:val="center"/>
              <w:rPr>
                <w:del w:id="1650" w:author="HOANG VAN HA" w:date="2026-05-27T16:06:00Z" w16du:dateUtc="2026-05-27T07:06:00Z"/>
              </w:rPr>
            </w:pPr>
            <w:del w:id="1651" w:author="HOANG VAN HA" w:date="2026-05-27T16:06:00Z" w16du:dateUtc="2026-05-27T07:06:00Z">
              <w:r w:rsidDel="00B80A31">
                <w:rPr>
                  <w:sz w:val="14"/>
                </w:rPr>
                <w:delText>7.0</w:delText>
              </w:r>
            </w:del>
          </w:p>
        </w:tc>
        <w:tc>
          <w:tcPr>
            <w:tcW w:w="909" w:type="dxa"/>
            <w:tcBorders>
              <w:top w:val="single" w:sz="3" w:space="0" w:color="000000"/>
              <w:left w:val="single" w:sz="3" w:space="0" w:color="000000"/>
              <w:bottom w:val="single" w:sz="3" w:space="0" w:color="000000"/>
              <w:right w:val="single" w:sz="3" w:space="0" w:color="000000"/>
            </w:tcBorders>
          </w:tcPr>
          <w:p w14:paraId="10098620" w14:textId="573B0D93" w:rsidR="00357641" w:rsidDel="00B80A31" w:rsidRDefault="00000000">
            <w:pPr>
              <w:spacing w:after="0" w:line="259" w:lineRule="auto"/>
              <w:ind w:left="0" w:right="0" w:firstLine="0"/>
              <w:jc w:val="center"/>
              <w:rPr>
                <w:del w:id="1652" w:author="HOANG VAN HA" w:date="2026-05-27T16:06:00Z" w16du:dateUtc="2026-05-27T07:06:00Z"/>
              </w:rPr>
            </w:pPr>
            <w:del w:id="1653" w:author="HOANG VAN HA" w:date="2026-05-27T16:06:00Z" w16du:dateUtc="2026-05-27T07:06:00Z">
              <w:r w:rsidDel="00B80A31">
                <w:rPr>
                  <w:sz w:val="14"/>
                </w:rPr>
                <w:delText>30.0</w:delText>
              </w:r>
            </w:del>
          </w:p>
        </w:tc>
        <w:tc>
          <w:tcPr>
            <w:tcW w:w="1339" w:type="dxa"/>
            <w:tcBorders>
              <w:top w:val="single" w:sz="3" w:space="0" w:color="000000"/>
              <w:left w:val="single" w:sz="3" w:space="0" w:color="000000"/>
              <w:bottom w:val="single" w:sz="3" w:space="0" w:color="000000"/>
              <w:right w:val="single" w:sz="3" w:space="0" w:color="000000"/>
            </w:tcBorders>
          </w:tcPr>
          <w:p w14:paraId="586B3198" w14:textId="057F7B9C" w:rsidR="00357641" w:rsidDel="00B80A31" w:rsidRDefault="00000000">
            <w:pPr>
              <w:spacing w:after="0" w:line="259" w:lineRule="auto"/>
              <w:ind w:left="0" w:right="0" w:firstLine="0"/>
              <w:jc w:val="center"/>
              <w:rPr>
                <w:del w:id="1654" w:author="HOANG VAN HA" w:date="2026-05-27T16:06:00Z" w16du:dateUtc="2026-05-27T07:06:00Z"/>
              </w:rPr>
            </w:pPr>
            <w:del w:id="1655" w:author="HOANG VAN HA" w:date="2026-05-27T16:06:00Z" w16du:dateUtc="2026-05-27T07:06:00Z">
              <w:r w:rsidDel="00B80A31">
                <w:rPr>
                  <w:b/>
                  <w:sz w:val="14"/>
                </w:rPr>
                <w:delText xml:space="preserve">94.35 </w:delText>
              </w:r>
              <w:r w:rsidDel="00B80A31">
                <w:rPr>
                  <w:sz w:val="12"/>
                </w:rPr>
                <w:delText>(</w:delText>
              </w:r>
              <w:r w:rsidDel="00B80A31">
                <w:rPr>
                  <w:sz w:val="14"/>
                </w:rPr>
                <w:delText>-0.00</w:delText>
              </w:r>
              <w:r w:rsidDel="00B80A31">
                <w:rPr>
                  <w:sz w:val="12"/>
                </w:rPr>
                <w:delText>)</w:delText>
              </w:r>
            </w:del>
          </w:p>
        </w:tc>
        <w:tc>
          <w:tcPr>
            <w:tcW w:w="909" w:type="dxa"/>
            <w:tcBorders>
              <w:top w:val="single" w:sz="3" w:space="0" w:color="000000"/>
              <w:left w:val="single" w:sz="3" w:space="0" w:color="000000"/>
              <w:bottom w:val="single" w:sz="3" w:space="0" w:color="000000"/>
              <w:right w:val="single" w:sz="3" w:space="0" w:color="000000"/>
            </w:tcBorders>
          </w:tcPr>
          <w:p w14:paraId="235A885C" w14:textId="0531E44F" w:rsidR="00357641" w:rsidDel="00B80A31" w:rsidRDefault="00000000">
            <w:pPr>
              <w:spacing w:after="0" w:line="259" w:lineRule="auto"/>
              <w:ind w:left="0" w:right="0" w:firstLine="0"/>
              <w:jc w:val="center"/>
              <w:rPr>
                <w:del w:id="1656" w:author="HOANG VAN HA" w:date="2026-05-27T16:06:00Z" w16du:dateUtc="2026-05-27T07:06:00Z"/>
              </w:rPr>
            </w:pPr>
            <w:del w:id="1657" w:author="HOANG VAN HA" w:date="2026-05-27T16:06:00Z" w16du:dateUtc="2026-05-27T07:06:00Z">
              <w:r w:rsidDel="00B80A31">
                <w:rPr>
                  <w:sz w:val="14"/>
                  <w:u w:val="single" w:color="000000"/>
                </w:rPr>
                <w:delText>0.74</w:delText>
              </w:r>
            </w:del>
          </w:p>
        </w:tc>
        <w:tc>
          <w:tcPr>
            <w:tcW w:w="1339" w:type="dxa"/>
            <w:tcBorders>
              <w:top w:val="single" w:sz="3" w:space="0" w:color="000000"/>
              <w:left w:val="single" w:sz="3" w:space="0" w:color="000000"/>
              <w:bottom w:val="single" w:sz="3" w:space="0" w:color="000000"/>
              <w:right w:val="single" w:sz="3" w:space="0" w:color="000000"/>
            </w:tcBorders>
          </w:tcPr>
          <w:p w14:paraId="632DF9BA" w14:textId="1DD9EBEF" w:rsidR="00357641" w:rsidDel="00B80A31" w:rsidRDefault="00000000">
            <w:pPr>
              <w:spacing w:after="0" w:line="259" w:lineRule="auto"/>
              <w:ind w:left="0" w:right="0" w:firstLine="0"/>
              <w:jc w:val="center"/>
              <w:rPr>
                <w:del w:id="1658" w:author="HOANG VAN HA" w:date="2026-05-27T16:06:00Z" w16du:dateUtc="2026-05-27T07:06:00Z"/>
              </w:rPr>
            </w:pPr>
            <w:del w:id="1659" w:author="HOANG VAN HA" w:date="2026-05-27T16:06:00Z" w16du:dateUtc="2026-05-27T07:06:00Z">
              <w:r w:rsidDel="00B80A31">
                <w:rPr>
                  <w:sz w:val="14"/>
                </w:rPr>
                <w:delText>41.65</w:delText>
              </w:r>
            </w:del>
          </w:p>
        </w:tc>
        <w:tc>
          <w:tcPr>
            <w:tcW w:w="909" w:type="dxa"/>
            <w:tcBorders>
              <w:top w:val="single" w:sz="3" w:space="0" w:color="000000"/>
              <w:left w:val="single" w:sz="3" w:space="0" w:color="000000"/>
              <w:bottom w:val="single" w:sz="3" w:space="0" w:color="000000"/>
              <w:right w:val="single" w:sz="3" w:space="0" w:color="000000"/>
            </w:tcBorders>
          </w:tcPr>
          <w:p w14:paraId="75D23945" w14:textId="5A69AA4B" w:rsidR="00357641" w:rsidDel="00B80A31" w:rsidRDefault="00000000">
            <w:pPr>
              <w:spacing w:after="0" w:line="259" w:lineRule="auto"/>
              <w:ind w:left="0" w:right="0" w:firstLine="0"/>
              <w:jc w:val="center"/>
              <w:rPr>
                <w:del w:id="1660" w:author="HOANG VAN HA" w:date="2026-05-27T16:06:00Z" w16du:dateUtc="2026-05-27T07:06:00Z"/>
              </w:rPr>
            </w:pPr>
            <w:del w:id="1661" w:author="HOANG VAN HA" w:date="2026-05-27T16:06:00Z" w16du:dateUtc="2026-05-27T07:06:00Z">
              <w:r w:rsidDel="00B80A31">
                <w:rPr>
                  <w:sz w:val="14"/>
                </w:rPr>
                <w:delText>35.5</w:delText>
              </w:r>
            </w:del>
          </w:p>
        </w:tc>
        <w:tc>
          <w:tcPr>
            <w:tcW w:w="1339" w:type="dxa"/>
            <w:tcBorders>
              <w:top w:val="single" w:sz="3" w:space="0" w:color="000000"/>
              <w:left w:val="single" w:sz="3" w:space="0" w:color="000000"/>
              <w:bottom w:val="single" w:sz="3" w:space="0" w:color="000000"/>
              <w:right w:val="single" w:sz="3" w:space="0" w:color="000000"/>
            </w:tcBorders>
          </w:tcPr>
          <w:p w14:paraId="1CEC1111" w14:textId="5E6A935E" w:rsidR="00357641" w:rsidDel="00B80A31" w:rsidRDefault="00000000">
            <w:pPr>
              <w:spacing w:after="0" w:line="259" w:lineRule="auto"/>
              <w:ind w:left="0" w:right="0" w:firstLine="0"/>
              <w:jc w:val="center"/>
              <w:rPr>
                <w:del w:id="1662" w:author="HOANG VAN HA" w:date="2026-05-27T16:06:00Z" w16du:dateUtc="2026-05-27T07:06:00Z"/>
              </w:rPr>
            </w:pPr>
            <w:del w:id="1663" w:author="HOANG VAN HA" w:date="2026-05-27T16:06:00Z" w16du:dateUtc="2026-05-27T07:06:00Z">
              <w:r w:rsidDel="00B80A31">
                <w:rPr>
                  <w:sz w:val="14"/>
                </w:rPr>
                <w:delText>0.8221</w:delText>
              </w:r>
            </w:del>
          </w:p>
        </w:tc>
      </w:tr>
    </w:tbl>
    <w:p w14:paraId="625178EC" w14:textId="37F7668A" w:rsidR="00357641" w:rsidDel="00B80A31" w:rsidRDefault="00000000">
      <w:pPr>
        <w:spacing w:after="0"/>
        <w:ind w:left="47" w:right="20"/>
        <w:rPr>
          <w:del w:id="1664" w:author="HOANG VAN HA" w:date="2026-05-27T16:06:00Z" w16du:dateUtc="2026-05-27T07:06:00Z"/>
        </w:rPr>
      </w:pPr>
      <w:del w:id="1665" w:author="HOANG VAN HA" w:date="2026-05-27T16:06:00Z" w16du:dateUtc="2026-05-27T07:06:00Z">
        <w:r w:rsidDel="00B80A31">
          <w:delText xml:space="preserve">Table 8: Comparison of Video-level performance metrics, measuring the delay and initial detection speed. The best and second-best results for each metric are highlighted in </w:delText>
        </w:r>
        <w:r w:rsidDel="00B80A31">
          <w:rPr>
            <w:b/>
          </w:rPr>
          <w:delText xml:space="preserve">bold </w:delText>
        </w:r>
        <w:r w:rsidDel="00B80A31">
          <w:delText xml:space="preserve">and </w:delText>
        </w:r>
        <w:r w:rsidDel="00B80A31">
          <w:rPr>
            <w:i/>
            <w:u w:val="single" w:color="000000"/>
          </w:rPr>
          <w:delText>italic underline</w:delText>
        </w:r>
        <w:r w:rsidDel="00B80A31">
          <w:delText>, respectively.</w:delText>
        </w:r>
      </w:del>
    </w:p>
    <w:tbl>
      <w:tblPr>
        <w:tblStyle w:val="TableGrid"/>
        <w:tblW w:w="10764" w:type="dxa"/>
        <w:tblInd w:w="64" w:type="dxa"/>
        <w:tblCellMar>
          <w:top w:w="67" w:type="dxa"/>
          <w:left w:w="77" w:type="dxa"/>
          <w:right w:w="77" w:type="dxa"/>
        </w:tblCellMar>
        <w:tblLook w:val="04A0" w:firstRow="1" w:lastRow="0" w:firstColumn="1" w:lastColumn="0" w:noHBand="0" w:noVBand="1"/>
      </w:tblPr>
      <w:tblGrid>
        <w:gridCol w:w="2294"/>
        <w:gridCol w:w="1210"/>
        <w:gridCol w:w="1210"/>
        <w:gridCol w:w="1210"/>
        <w:gridCol w:w="1210"/>
        <w:gridCol w:w="1210"/>
        <w:gridCol w:w="1210"/>
        <w:gridCol w:w="1210"/>
      </w:tblGrid>
      <w:tr w:rsidR="00357641" w:rsidDel="00B80A31" w14:paraId="401D984E" w14:textId="6E45A1DF">
        <w:trPr>
          <w:trHeight w:val="546"/>
          <w:del w:id="1666" w:author="HOANG VAN HA" w:date="2026-05-27T16:06:00Z"/>
        </w:trPr>
        <w:tc>
          <w:tcPr>
            <w:tcW w:w="2293" w:type="dxa"/>
            <w:tcBorders>
              <w:top w:val="single" w:sz="3" w:space="0" w:color="000000"/>
              <w:left w:val="single" w:sz="3" w:space="0" w:color="000000"/>
              <w:bottom w:val="single" w:sz="3" w:space="0" w:color="000000"/>
              <w:right w:val="single" w:sz="3" w:space="0" w:color="000000"/>
            </w:tcBorders>
            <w:vAlign w:val="center"/>
          </w:tcPr>
          <w:p w14:paraId="6A98D7D0" w14:textId="1FB29D41" w:rsidR="00357641" w:rsidDel="00B80A31" w:rsidRDefault="00000000">
            <w:pPr>
              <w:spacing w:after="0" w:line="259" w:lineRule="auto"/>
              <w:ind w:left="0" w:right="0" w:firstLine="0"/>
              <w:jc w:val="center"/>
              <w:rPr>
                <w:del w:id="1667" w:author="HOANG VAN HA" w:date="2026-05-27T16:06:00Z" w16du:dateUtc="2026-05-27T07:06:00Z"/>
              </w:rPr>
            </w:pPr>
            <w:del w:id="1668" w:author="HOANG VAN HA" w:date="2026-05-27T16:06:00Z" w16du:dateUtc="2026-05-27T07:06:00Z">
              <w:r w:rsidDel="00B80A31">
                <w:rPr>
                  <w:b/>
                  <w:sz w:val="18"/>
                </w:rPr>
                <w:delText>Method</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049C3DDA" w14:textId="766EDF5D" w:rsidR="00357641" w:rsidDel="00B80A31" w:rsidRDefault="00000000">
            <w:pPr>
              <w:spacing w:after="0" w:line="259" w:lineRule="auto"/>
              <w:ind w:left="0" w:right="0" w:firstLine="0"/>
              <w:rPr>
                <w:del w:id="1669" w:author="HOANG VAN HA" w:date="2026-05-27T16:06:00Z" w16du:dateUtc="2026-05-27T07:06:00Z"/>
              </w:rPr>
            </w:pPr>
            <w:del w:id="1670" w:author="HOANG VAN HA" w:date="2026-05-27T16:06:00Z" w16du:dateUtc="2026-05-27T07:06:00Z">
              <w:r w:rsidDel="00B80A31">
                <w:rPr>
                  <w:b/>
                  <w:sz w:val="18"/>
                </w:rPr>
                <w:delText xml:space="preserve">Recall </w:delText>
              </w:r>
              <w:r w:rsidDel="00B80A31">
                <w:rPr>
                  <w:b/>
                  <w:sz w:val="16"/>
                </w:rPr>
                <w:delText>(</w:delText>
              </w:r>
              <w:r w:rsidDel="00B80A31">
                <w:rPr>
                  <w:b/>
                  <w:sz w:val="18"/>
                </w:rPr>
                <w:delText>%</w:delText>
              </w:r>
              <w:r w:rsidDel="00B80A31">
                <w:rPr>
                  <w:b/>
                  <w:sz w:val="16"/>
                </w:rPr>
                <w:delText>)</w:delText>
              </w:r>
              <w:r w:rsidDel="00B80A31">
                <w:rPr>
                  <w:sz w:val="18"/>
                </w:rPr>
                <w:delText>↑</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8FD8E43" w14:textId="2050EA8A" w:rsidR="00357641" w:rsidDel="00B80A31" w:rsidRDefault="00000000">
            <w:pPr>
              <w:spacing w:after="0" w:line="259" w:lineRule="auto"/>
              <w:ind w:left="71" w:right="0" w:firstLine="0"/>
              <w:jc w:val="left"/>
              <w:rPr>
                <w:del w:id="1671" w:author="HOANG VAN HA" w:date="2026-05-27T16:06:00Z" w16du:dateUtc="2026-05-27T07:06:00Z"/>
              </w:rPr>
            </w:pPr>
            <w:del w:id="1672" w:author="HOANG VAN HA" w:date="2026-05-27T16:06:00Z" w16du:dateUtc="2026-05-27T07:06:00Z">
              <w:r w:rsidDel="00B80A31">
                <w:rPr>
                  <w:b/>
                  <w:sz w:val="18"/>
                </w:rPr>
                <w:delText xml:space="preserve">FAR </w:delText>
              </w:r>
              <w:r w:rsidDel="00B80A31">
                <w:rPr>
                  <w:b/>
                  <w:sz w:val="16"/>
                </w:rPr>
                <w:delText>(</w:delText>
              </w:r>
              <w:r w:rsidDel="00B80A31">
                <w:rPr>
                  <w:b/>
                  <w:sz w:val="18"/>
                </w:rPr>
                <w:delText>%</w:delText>
              </w:r>
              <w:r w:rsidDel="00B80A31">
                <w:rPr>
                  <w:b/>
                  <w:sz w:val="16"/>
                </w:rPr>
                <w:delText>)</w:delText>
              </w:r>
              <w:r w:rsidDel="00B80A31">
                <w:rPr>
                  <w:sz w:val="18"/>
                </w:rPr>
                <w:delText>↓</w:delText>
              </w:r>
            </w:del>
          </w:p>
        </w:tc>
        <w:tc>
          <w:tcPr>
            <w:tcW w:w="1210" w:type="dxa"/>
            <w:tcBorders>
              <w:top w:val="single" w:sz="3" w:space="0" w:color="000000"/>
              <w:left w:val="single" w:sz="3" w:space="0" w:color="000000"/>
              <w:bottom w:val="single" w:sz="3" w:space="0" w:color="000000"/>
              <w:right w:val="single" w:sz="3" w:space="0" w:color="000000"/>
            </w:tcBorders>
          </w:tcPr>
          <w:p w14:paraId="324797C7" w14:textId="07659C67" w:rsidR="00357641" w:rsidDel="00B80A31" w:rsidRDefault="00000000">
            <w:pPr>
              <w:spacing w:after="0" w:line="259" w:lineRule="auto"/>
              <w:ind w:left="0" w:right="0" w:firstLine="0"/>
              <w:jc w:val="center"/>
              <w:rPr>
                <w:del w:id="1673" w:author="HOANG VAN HA" w:date="2026-05-27T16:06:00Z" w16du:dateUtc="2026-05-27T07:06:00Z"/>
              </w:rPr>
            </w:pPr>
            <w:del w:id="1674" w:author="HOANG VAN HA" w:date="2026-05-27T16:06:00Z" w16du:dateUtc="2026-05-27T07:06:00Z">
              <w:r w:rsidDel="00B80A31">
                <w:rPr>
                  <w:b/>
                  <w:sz w:val="18"/>
                </w:rPr>
                <w:delText xml:space="preserve">Accuracy </w:delText>
              </w:r>
              <w:r w:rsidDel="00B80A31">
                <w:rPr>
                  <w:b/>
                  <w:sz w:val="16"/>
                </w:rPr>
                <w:delText>(</w:delText>
              </w:r>
              <w:r w:rsidDel="00B80A31">
                <w:rPr>
                  <w:b/>
                  <w:sz w:val="18"/>
                </w:rPr>
                <w:delText>%</w:delText>
              </w:r>
              <w:r w:rsidDel="00B80A31">
                <w:rPr>
                  <w:b/>
                  <w:sz w:val="16"/>
                </w:rPr>
                <w:delText>)</w:delText>
              </w:r>
              <w:r w:rsidDel="00B80A31">
                <w:rPr>
                  <w:sz w:val="18"/>
                </w:rPr>
                <w:delText>↑</w:delText>
              </w:r>
            </w:del>
          </w:p>
        </w:tc>
        <w:tc>
          <w:tcPr>
            <w:tcW w:w="1210" w:type="dxa"/>
            <w:tcBorders>
              <w:top w:val="single" w:sz="3" w:space="0" w:color="000000"/>
              <w:left w:val="single" w:sz="3" w:space="0" w:color="000000"/>
              <w:bottom w:val="single" w:sz="3" w:space="0" w:color="000000"/>
              <w:right w:val="single" w:sz="3" w:space="0" w:color="000000"/>
            </w:tcBorders>
          </w:tcPr>
          <w:p w14:paraId="7F967572" w14:textId="000CD8AD" w:rsidR="00357641" w:rsidDel="00B80A31" w:rsidRDefault="00000000">
            <w:pPr>
              <w:spacing w:after="0" w:line="259" w:lineRule="auto"/>
              <w:ind w:left="0" w:right="0" w:firstLine="0"/>
              <w:jc w:val="center"/>
              <w:rPr>
                <w:del w:id="1675" w:author="HOANG VAN HA" w:date="2026-05-27T16:06:00Z" w16du:dateUtc="2026-05-27T07:06:00Z"/>
              </w:rPr>
            </w:pPr>
            <w:del w:id="1676" w:author="HOANG VAN HA" w:date="2026-05-27T16:06:00Z" w16du:dateUtc="2026-05-27T07:06:00Z">
              <w:r w:rsidDel="00B80A31">
                <w:rPr>
                  <w:b/>
                  <w:sz w:val="18"/>
                </w:rPr>
                <w:delText xml:space="preserve">Precision </w:delText>
              </w:r>
              <w:r w:rsidDel="00B80A31">
                <w:rPr>
                  <w:b/>
                  <w:sz w:val="16"/>
                </w:rPr>
                <w:delText>(</w:delText>
              </w:r>
              <w:r w:rsidDel="00B80A31">
                <w:rPr>
                  <w:b/>
                  <w:sz w:val="18"/>
                </w:rPr>
                <w:delText>%</w:delText>
              </w:r>
              <w:r w:rsidDel="00B80A31">
                <w:rPr>
                  <w:b/>
                  <w:sz w:val="16"/>
                </w:rPr>
                <w:delText>)</w:delText>
              </w:r>
              <w:r w:rsidDel="00B80A31">
                <w:rPr>
                  <w:sz w:val="18"/>
                </w:rPr>
                <w:delText>↑</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4A24938B" w14:textId="3A666CBB" w:rsidR="00357641" w:rsidDel="00B80A31" w:rsidRDefault="00000000">
            <w:pPr>
              <w:spacing w:after="0" w:line="259" w:lineRule="auto"/>
              <w:ind w:left="41" w:right="0" w:firstLine="0"/>
              <w:jc w:val="left"/>
              <w:rPr>
                <w:del w:id="1677" w:author="HOANG VAN HA" w:date="2026-05-27T16:06:00Z" w16du:dateUtc="2026-05-27T07:06:00Z"/>
              </w:rPr>
            </w:pPr>
            <w:del w:id="1678" w:author="HOANG VAN HA" w:date="2026-05-27T16:06:00Z" w16du:dateUtc="2026-05-27T07:06:00Z">
              <w:r w:rsidDel="00B80A31">
                <w:rPr>
                  <w:b/>
                  <w:sz w:val="18"/>
                </w:rPr>
                <w:delText xml:space="preserve">F1 Score </w:delText>
              </w:r>
              <w:r w:rsidDel="00B80A31">
                <w:rPr>
                  <w:sz w:val="18"/>
                </w:rPr>
                <w:delText>↑</w:delText>
              </w:r>
            </w:del>
          </w:p>
        </w:tc>
        <w:tc>
          <w:tcPr>
            <w:tcW w:w="1210" w:type="dxa"/>
            <w:tcBorders>
              <w:top w:val="single" w:sz="3" w:space="0" w:color="000000"/>
              <w:left w:val="single" w:sz="3" w:space="0" w:color="000000"/>
              <w:bottom w:val="single" w:sz="3" w:space="0" w:color="000000"/>
              <w:right w:val="single" w:sz="3" w:space="0" w:color="000000"/>
            </w:tcBorders>
          </w:tcPr>
          <w:p w14:paraId="783D2285" w14:textId="54F07C68" w:rsidR="00357641" w:rsidDel="00B80A31" w:rsidRDefault="00000000">
            <w:pPr>
              <w:spacing w:after="0" w:line="259" w:lineRule="auto"/>
              <w:ind w:left="0" w:right="0" w:firstLine="0"/>
              <w:jc w:val="center"/>
              <w:rPr>
                <w:del w:id="1679" w:author="HOANG VAN HA" w:date="2026-05-27T16:06:00Z" w16du:dateUtc="2026-05-27T07:06:00Z"/>
              </w:rPr>
            </w:pPr>
            <w:del w:id="1680" w:author="HOANG VAN HA" w:date="2026-05-27T16:06:00Z" w16du:dateUtc="2026-05-27T07:06:00Z">
              <w:r w:rsidDel="00B80A31">
                <w:rPr>
                  <w:b/>
                  <w:sz w:val="18"/>
                </w:rPr>
                <w:delText xml:space="preserve">Skip Rate </w:delText>
              </w:r>
              <w:r w:rsidDel="00B80A31">
                <w:rPr>
                  <w:b/>
                  <w:sz w:val="16"/>
                </w:rPr>
                <w:delText>(</w:delText>
              </w:r>
              <w:r w:rsidDel="00B80A31">
                <w:rPr>
                  <w:b/>
                  <w:sz w:val="18"/>
                </w:rPr>
                <w:delText>%</w:delText>
              </w:r>
              <w:r w:rsidDel="00B80A31">
                <w:rPr>
                  <w:b/>
                  <w:sz w:val="16"/>
                </w:rPr>
                <w:delText>)</w:delText>
              </w:r>
              <w:r w:rsidDel="00B80A31">
                <w:rPr>
                  <w:sz w:val="18"/>
                </w:rPr>
                <w:delText>↑</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5C623F27" w14:textId="6AB9A040" w:rsidR="00357641" w:rsidDel="00B80A31" w:rsidRDefault="00000000">
            <w:pPr>
              <w:spacing w:after="0" w:line="259" w:lineRule="auto"/>
              <w:ind w:left="0" w:right="0" w:firstLine="0"/>
              <w:jc w:val="center"/>
              <w:rPr>
                <w:del w:id="1681" w:author="HOANG VAN HA" w:date="2026-05-27T16:06:00Z" w16du:dateUtc="2026-05-27T07:06:00Z"/>
              </w:rPr>
            </w:pPr>
            <w:del w:id="1682" w:author="HOANG VAN HA" w:date="2026-05-27T16:06:00Z" w16du:dateUtc="2026-05-27T07:06:00Z">
              <w:r w:rsidDel="00B80A31">
                <w:rPr>
                  <w:b/>
                  <w:sz w:val="18"/>
                </w:rPr>
                <w:delText xml:space="preserve">FPS </w:delText>
              </w:r>
              <w:r w:rsidDel="00B80A31">
                <w:rPr>
                  <w:sz w:val="18"/>
                </w:rPr>
                <w:delText>↑</w:delText>
              </w:r>
            </w:del>
          </w:p>
        </w:tc>
      </w:tr>
      <w:tr w:rsidR="00357641" w:rsidDel="00B80A31" w14:paraId="51666BA5" w14:textId="0CC1652A">
        <w:trPr>
          <w:trHeight w:val="327"/>
          <w:del w:id="1683"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4A68B9B5" w14:textId="612D3DEA" w:rsidR="00357641" w:rsidDel="00B80A31" w:rsidRDefault="00000000">
            <w:pPr>
              <w:spacing w:after="0" w:line="259" w:lineRule="auto"/>
              <w:ind w:left="0" w:right="0" w:firstLine="0"/>
              <w:jc w:val="center"/>
              <w:rPr>
                <w:del w:id="1684" w:author="HOANG VAN HA" w:date="2026-05-27T16:06:00Z" w16du:dateUtc="2026-05-27T07:06:00Z"/>
              </w:rPr>
            </w:pPr>
            <w:del w:id="1685" w:author="HOANG VAN HA" w:date="2026-05-27T16:06:00Z" w16du:dateUtc="2026-05-27T07:06:00Z">
              <w:r w:rsidDel="00B80A31">
                <w:rPr>
                  <w:sz w:val="18"/>
                </w:rPr>
                <w:delText xml:space="preserve">Baseline </w:delText>
              </w:r>
              <w:r w:rsidDel="00B80A31">
                <w:rPr>
                  <w:sz w:val="16"/>
                </w:rPr>
                <w:delText>(</w:delText>
              </w:r>
              <w:r w:rsidDel="00B80A31">
                <w:rPr>
                  <w:sz w:val="18"/>
                </w:rPr>
                <w:delText>notemp</w:delText>
              </w:r>
              <w:r w:rsidDel="00B80A31">
                <w:rPr>
                  <w:sz w:val="16"/>
                </w:rPr>
                <w:delText>)</w:delText>
              </w:r>
            </w:del>
          </w:p>
        </w:tc>
        <w:tc>
          <w:tcPr>
            <w:tcW w:w="1210" w:type="dxa"/>
            <w:tcBorders>
              <w:top w:val="single" w:sz="3" w:space="0" w:color="000000"/>
              <w:left w:val="single" w:sz="3" w:space="0" w:color="000000"/>
              <w:bottom w:val="single" w:sz="3" w:space="0" w:color="000000"/>
              <w:right w:val="single" w:sz="3" w:space="0" w:color="000000"/>
            </w:tcBorders>
          </w:tcPr>
          <w:p w14:paraId="2EA938A2" w14:textId="4FAB28D0" w:rsidR="00357641" w:rsidDel="00B80A31" w:rsidRDefault="00000000">
            <w:pPr>
              <w:spacing w:after="0" w:line="259" w:lineRule="auto"/>
              <w:ind w:left="0" w:right="0" w:firstLine="0"/>
              <w:jc w:val="center"/>
              <w:rPr>
                <w:del w:id="1686" w:author="HOANG VAN HA" w:date="2026-05-27T16:06:00Z" w16du:dateUtc="2026-05-27T07:06:00Z"/>
              </w:rPr>
            </w:pPr>
            <w:del w:id="1687" w:author="HOANG VAN HA" w:date="2026-05-27T16:06:00Z" w16du:dateUtc="2026-05-27T07:06:00Z">
              <w:r w:rsidDel="00B80A31">
                <w:rPr>
                  <w:b/>
                  <w:sz w:val="18"/>
                </w:rPr>
                <w:delText>95.616</w:delText>
              </w:r>
            </w:del>
          </w:p>
        </w:tc>
        <w:tc>
          <w:tcPr>
            <w:tcW w:w="1210" w:type="dxa"/>
            <w:tcBorders>
              <w:top w:val="single" w:sz="3" w:space="0" w:color="000000"/>
              <w:left w:val="single" w:sz="3" w:space="0" w:color="000000"/>
              <w:bottom w:val="single" w:sz="3" w:space="0" w:color="000000"/>
              <w:right w:val="single" w:sz="3" w:space="0" w:color="000000"/>
            </w:tcBorders>
          </w:tcPr>
          <w:p w14:paraId="2CEE7D90" w14:textId="439D4748" w:rsidR="00357641" w:rsidDel="00B80A31" w:rsidRDefault="00000000">
            <w:pPr>
              <w:spacing w:after="0" w:line="259" w:lineRule="auto"/>
              <w:ind w:left="0" w:right="0" w:firstLine="0"/>
              <w:jc w:val="center"/>
              <w:rPr>
                <w:del w:id="1688" w:author="HOANG VAN HA" w:date="2026-05-27T16:06:00Z" w16du:dateUtc="2026-05-27T07:06:00Z"/>
              </w:rPr>
            </w:pPr>
            <w:del w:id="1689" w:author="HOANG VAN HA" w:date="2026-05-27T16:06:00Z" w16du:dateUtc="2026-05-27T07:06:00Z">
              <w:r w:rsidDel="00B80A31">
                <w:rPr>
                  <w:sz w:val="18"/>
                </w:rPr>
                <w:delText>0.251</w:delText>
              </w:r>
            </w:del>
          </w:p>
        </w:tc>
        <w:tc>
          <w:tcPr>
            <w:tcW w:w="1210" w:type="dxa"/>
            <w:tcBorders>
              <w:top w:val="single" w:sz="3" w:space="0" w:color="000000"/>
              <w:left w:val="single" w:sz="3" w:space="0" w:color="000000"/>
              <w:bottom w:val="single" w:sz="3" w:space="0" w:color="000000"/>
              <w:right w:val="single" w:sz="3" w:space="0" w:color="000000"/>
            </w:tcBorders>
          </w:tcPr>
          <w:p w14:paraId="5453C791" w14:textId="219281EF" w:rsidR="00357641" w:rsidDel="00B80A31" w:rsidRDefault="00000000">
            <w:pPr>
              <w:spacing w:after="0" w:line="259" w:lineRule="auto"/>
              <w:ind w:left="0" w:right="0" w:firstLine="0"/>
              <w:jc w:val="center"/>
              <w:rPr>
                <w:del w:id="1690" w:author="HOANG VAN HA" w:date="2026-05-27T16:06:00Z" w16du:dateUtc="2026-05-27T07:06:00Z"/>
              </w:rPr>
            </w:pPr>
            <w:del w:id="1691" w:author="HOANG VAN HA" w:date="2026-05-27T16:06:00Z" w16du:dateUtc="2026-05-27T07:06:00Z">
              <w:r w:rsidDel="00B80A31">
                <w:rPr>
                  <w:b/>
                  <w:sz w:val="18"/>
                </w:rPr>
                <w:delText>98.767</w:delText>
              </w:r>
            </w:del>
          </w:p>
        </w:tc>
        <w:tc>
          <w:tcPr>
            <w:tcW w:w="1210" w:type="dxa"/>
            <w:tcBorders>
              <w:top w:val="single" w:sz="3" w:space="0" w:color="000000"/>
              <w:left w:val="single" w:sz="3" w:space="0" w:color="000000"/>
              <w:bottom w:val="single" w:sz="3" w:space="0" w:color="000000"/>
              <w:right w:val="single" w:sz="3" w:space="0" w:color="000000"/>
            </w:tcBorders>
          </w:tcPr>
          <w:p w14:paraId="2D1BDFBE" w14:textId="738ED8E6" w:rsidR="00357641" w:rsidDel="00B80A31" w:rsidRDefault="00000000">
            <w:pPr>
              <w:spacing w:after="0" w:line="259" w:lineRule="auto"/>
              <w:ind w:left="0" w:right="0" w:firstLine="0"/>
              <w:jc w:val="center"/>
              <w:rPr>
                <w:del w:id="1692" w:author="HOANG VAN HA" w:date="2026-05-27T16:06:00Z" w16du:dateUtc="2026-05-27T07:06:00Z"/>
              </w:rPr>
            </w:pPr>
            <w:del w:id="1693" w:author="HOANG VAN HA" w:date="2026-05-27T16:06:00Z" w16du:dateUtc="2026-05-27T07:06:00Z">
              <w:r w:rsidDel="00B80A31">
                <w:rPr>
                  <w:sz w:val="18"/>
                </w:rPr>
                <w:delText>99.166</w:delText>
              </w:r>
            </w:del>
          </w:p>
        </w:tc>
        <w:tc>
          <w:tcPr>
            <w:tcW w:w="1210" w:type="dxa"/>
            <w:tcBorders>
              <w:top w:val="single" w:sz="3" w:space="0" w:color="000000"/>
              <w:left w:val="single" w:sz="3" w:space="0" w:color="000000"/>
              <w:bottom w:val="single" w:sz="3" w:space="0" w:color="000000"/>
              <w:right w:val="single" w:sz="3" w:space="0" w:color="000000"/>
            </w:tcBorders>
          </w:tcPr>
          <w:p w14:paraId="21633C3D" w14:textId="60DCA9C6" w:rsidR="00357641" w:rsidDel="00B80A31" w:rsidRDefault="00000000">
            <w:pPr>
              <w:spacing w:after="0" w:line="259" w:lineRule="auto"/>
              <w:ind w:left="0" w:right="0" w:firstLine="0"/>
              <w:jc w:val="center"/>
              <w:rPr>
                <w:del w:id="1694" w:author="HOANG VAN HA" w:date="2026-05-27T16:06:00Z" w16du:dateUtc="2026-05-27T07:06:00Z"/>
              </w:rPr>
            </w:pPr>
            <w:del w:id="1695" w:author="HOANG VAN HA" w:date="2026-05-27T16:06:00Z" w16du:dateUtc="2026-05-27T07:06:00Z">
              <w:r w:rsidDel="00B80A31">
                <w:rPr>
                  <w:b/>
                  <w:sz w:val="18"/>
                </w:rPr>
                <w:delText>0.9736</w:delText>
              </w:r>
            </w:del>
          </w:p>
        </w:tc>
        <w:tc>
          <w:tcPr>
            <w:tcW w:w="1210" w:type="dxa"/>
            <w:tcBorders>
              <w:top w:val="single" w:sz="3" w:space="0" w:color="000000"/>
              <w:left w:val="single" w:sz="3" w:space="0" w:color="000000"/>
              <w:bottom w:val="single" w:sz="3" w:space="0" w:color="000000"/>
              <w:right w:val="single" w:sz="3" w:space="0" w:color="000000"/>
            </w:tcBorders>
          </w:tcPr>
          <w:p w14:paraId="770ABD2F" w14:textId="565D795E" w:rsidR="00357641" w:rsidDel="00B80A31" w:rsidRDefault="00000000">
            <w:pPr>
              <w:spacing w:after="0" w:line="259" w:lineRule="auto"/>
              <w:ind w:left="0" w:right="0" w:firstLine="0"/>
              <w:jc w:val="center"/>
              <w:rPr>
                <w:del w:id="1696" w:author="HOANG VAN HA" w:date="2026-05-27T16:06:00Z" w16du:dateUtc="2026-05-27T07:06:00Z"/>
              </w:rPr>
            </w:pPr>
            <w:del w:id="1697" w:author="HOANG VAN HA" w:date="2026-05-27T16:06:00Z" w16du:dateUtc="2026-05-27T07:06:00Z">
              <w:r w:rsidDel="00B80A31">
                <w:rPr>
                  <w:sz w:val="18"/>
                </w:rPr>
                <w:delText>0.0</w:delText>
              </w:r>
            </w:del>
          </w:p>
        </w:tc>
        <w:tc>
          <w:tcPr>
            <w:tcW w:w="1210" w:type="dxa"/>
            <w:tcBorders>
              <w:top w:val="single" w:sz="3" w:space="0" w:color="000000"/>
              <w:left w:val="single" w:sz="3" w:space="0" w:color="000000"/>
              <w:bottom w:val="single" w:sz="3" w:space="0" w:color="000000"/>
              <w:right w:val="single" w:sz="3" w:space="0" w:color="000000"/>
            </w:tcBorders>
          </w:tcPr>
          <w:p w14:paraId="7208A9C9" w14:textId="0CBB6940" w:rsidR="00357641" w:rsidDel="00B80A31" w:rsidRDefault="00000000">
            <w:pPr>
              <w:spacing w:after="0" w:line="259" w:lineRule="auto"/>
              <w:ind w:left="0" w:right="5" w:firstLine="0"/>
              <w:jc w:val="center"/>
              <w:rPr>
                <w:del w:id="1698" w:author="HOANG VAN HA" w:date="2026-05-27T16:06:00Z" w16du:dateUtc="2026-05-27T07:06:00Z"/>
              </w:rPr>
            </w:pPr>
            <w:del w:id="1699" w:author="HOANG VAN HA" w:date="2026-05-27T16:06:00Z" w16du:dateUtc="2026-05-27T07:06:00Z">
              <w:r w:rsidDel="00B80A31">
                <w:rPr>
                  <w:sz w:val="18"/>
                </w:rPr>
                <w:delText>24.97</w:delText>
              </w:r>
            </w:del>
          </w:p>
        </w:tc>
      </w:tr>
      <w:tr w:rsidR="00357641" w:rsidDel="00B80A31" w14:paraId="3A1B63AD" w14:textId="520E9320">
        <w:trPr>
          <w:trHeight w:val="546"/>
          <w:del w:id="1700"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613C7ADF" w14:textId="32838DA5" w:rsidR="00357641" w:rsidDel="00B80A31" w:rsidRDefault="00000000">
            <w:pPr>
              <w:spacing w:after="31" w:line="259" w:lineRule="auto"/>
              <w:ind w:left="458" w:right="0" w:firstLine="0"/>
              <w:jc w:val="left"/>
              <w:rPr>
                <w:del w:id="1701" w:author="HOANG VAN HA" w:date="2026-05-27T16:06:00Z" w16du:dateUtc="2026-05-27T07:06:00Z"/>
              </w:rPr>
            </w:pPr>
            <w:del w:id="1702" w:author="HOANG VAN HA" w:date="2026-05-27T16:06:00Z" w16du:dateUtc="2026-05-27T07:06:00Z">
              <w:r w:rsidDel="00B80A31">
                <w:rPr>
                  <w:sz w:val="18"/>
                </w:rPr>
                <w:delText>TPT</w:delText>
              </w:r>
              <w:r w:rsidDel="00B80A31">
                <w:rPr>
                  <w:sz w:val="18"/>
                  <w:vertAlign w:val="subscript"/>
                </w:rPr>
                <w:delText>strict</w:delText>
              </w:r>
            </w:del>
          </w:p>
          <w:p w14:paraId="6842A65C" w14:textId="70D07DA0" w:rsidR="00357641" w:rsidDel="00B80A31" w:rsidRDefault="00000000">
            <w:pPr>
              <w:spacing w:after="0" w:line="259" w:lineRule="auto"/>
              <w:ind w:left="0" w:right="0" w:firstLine="0"/>
              <w:jc w:val="center"/>
              <w:rPr>
                <w:del w:id="1703" w:author="HOANG VAN HA" w:date="2026-05-27T16:06:00Z" w16du:dateUtc="2026-05-27T07:06:00Z"/>
              </w:rPr>
            </w:pPr>
            <w:del w:id="1704" w:author="HOANG VAN HA" w:date="2026-05-27T16:06:00Z" w16du:dateUtc="2026-05-27T07:06:00Z">
              <w:r w:rsidDel="00B80A31">
                <w:rPr>
                  <w:sz w:val="18"/>
                </w:rPr>
                <w:delText>(𝑊 = 5, 𝜏</w:delText>
              </w:r>
              <w:r w:rsidDel="00B80A31">
                <w:rPr>
                  <w:sz w:val="18"/>
                  <w:vertAlign w:val="subscript"/>
                </w:rPr>
                <w:delText xml:space="preserve">persist </w:delText>
              </w:r>
              <w:r w:rsidDel="00B80A31">
                <w:rPr>
                  <w:sz w:val="18"/>
                </w:rPr>
                <w:delText>= 0.2)</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5FF50018" w14:textId="372F443B" w:rsidR="00357641" w:rsidDel="00B80A31" w:rsidRDefault="00000000">
            <w:pPr>
              <w:spacing w:after="0" w:line="259" w:lineRule="auto"/>
              <w:ind w:left="0" w:right="0" w:firstLine="0"/>
              <w:jc w:val="center"/>
              <w:rPr>
                <w:del w:id="1705" w:author="HOANG VAN HA" w:date="2026-05-27T16:06:00Z" w16du:dateUtc="2026-05-27T07:06:00Z"/>
              </w:rPr>
            </w:pPr>
            <w:del w:id="1706" w:author="HOANG VAN HA" w:date="2026-05-27T16:06:00Z" w16du:dateUtc="2026-05-27T07:06:00Z">
              <w:r w:rsidDel="00B80A31">
                <w:rPr>
                  <w:sz w:val="18"/>
                </w:rPr>
                <w:delText>95.519</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55118F67" w14:textId="20949456" w:rsidR="00357641" w:rsidDel="00B80A31" w:rsidRDefault="00000000">
            <w:pPr>
              <w:spacing w:after="0" w:line="259" w:lineRule="auto"/>
              <w:ind w:left="0" w:right="0" w:firstLine="0"/>
              <w:jc w:val="center"/>
              <w:rPr>
                <w:del w:id="1707" w:author="HOANG VAN HA" w:date="2026-05-27T16:06:00Z" w16du:dateUtc="2026-05-27T07:06:00Z"/>
              </w:rPr>
            </w:pPr>
            <w:del w:id="1708" w:author="HOANG VAN HA" w:date="2026-05-27T16:06:00Z" w16du:dateUtc="2026-05-27T07:06:00Z">
              <w:r w:rsidDel="00B80A31">
                <w:rPr>
                  <w:sz w:val="18"/>
                </w:rPr>
                <w:delText>0.25</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1DB757D5" w14:textId="72DD686B" w:rsidR="00357641" w:rsidDel="00B80A31" w:rsidRDefault="00000000">
            <w:pPr>
              <w:spacing w:after="0" w:line="259" w:lineRule="auto"/>
              <w:ind w:left="0" w:right="0" w:firstLine="0"/>
              <w:jc w:val="center"/>
              <w:rPr>
                <w:del w:id="1709" w:author="HOANG VAN HA" w:date="2026-05-27T16:06:00Z" w16du:dateUtc="2026-05-27T07:06:00Z"/>
              </w:rPr>
            </w:pPr>
            <w:del w:id="1710" w:author="HOANG VAN HA" w:date="2026-05-27T16:06:00Z" w16du:dateUtc="2026-05-27T07:06:00Z">
              <w:r w:rsidDel="00B80A31">
                <w:rPr>
                  <w:sz w:val="18"/>
                </w:rPr>
                <w:delText>98.745</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1DB1520F" w14:textId="7D6EC73D" w:rsidR="00357641" w:rsidDel="00B80A31" w:rsidRDefault="00000000">
            <w:pPr>
              <w:spacing w:after="0" w:line="259" w:lineRule="auto"/>
              <w:ind w:left="0" w:right="0" w:firstLine="0"/>
              <w:jc w:val="center"/>
              <w:rPr>
                <w:del w:id="1711" w:author="HOANG VAN HA" w:date="2026-05-27T16:06:00Z" w16du:dateUtc="2026-05-27T07:06:00Z"/>
              </w:rPr>
            </w:pPr>
            <w:del w:id="1712" w:author="HOANG VAN HA" w:date="2026-05-27T16:06:00Z" w16du:dateUtc="2026-05-27T07:06:00Z">
              <w:r w:rsidDel="00B80A31">
                <w:rPr>
                  <w:sz w:val="18"/>
                </w:rPr>
                <w:delText>99.168</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36A5CE76" w14:textId="77AB4864" w:rsidR="00357641" w:rsidDel="00B80A31" w:rsidRDefault="00000000">
            <w:pPr>
              <w:spacing w:after="0" w:line="259" w:lineRule="auto"/>
              <w:ind w:left="0" w:right="0" w:firstLine="0"/>
              <w:jc w:val="center"/>
              <w:rPr>
                <w:del w:id="1713" w:author="HOANG VAN HA" w:date="2026-05-27T16:06:00Z" w16du:dateUtc="2026-05-27T07:06:00Z"/>
              </w:rPr>
            </w:pPr>
            <w:del w:id="1714" w:author="HOANG VAN HA" w:date="2026-05-27T16:06:00Z" w16du:dateUtc="2026-05-27T07:06:00Z">
              <w:r w:rsidDel="00B80A31">
                <w:rPr>
                  <w:sz w:val="18"/>
                </w:rPr>
                <w:delText>0.9731</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11EE4383" w14:textId="3C1DF553" w:rsidR="00357641" w:rsidDel="00B80A31" w:rsidRDefault="00000000">
            <w:pPr>
              <w:spacing w:after="0" w:line="259" w:lineRule="auto"/>
              <w:ind w:left="0" w:right="0" w:firstLine="0"/>
              <w:jc w:val="center"/>
              <w:rPr>
                <w:del w:id="1715" w:author="HOANG VAN HA" w:date="2026-05-27T16:06:00Z" w16du:dateUtc="2026-05-27T07:06:00Z"/>
              </w:rPr>
            </w:pPr>
            <w:del w:id="1716" w:author="HOANG VAN HA" w:date="2026-05-27T16:06:00Z" w16du:dateUtc="2026-05-27T07:06:00Z">
              <w:r w:rsidDel="00B80A31">
                <w:rPr>
                  <w:sz w:val="18"/>
                </w:rPr>
                <w:delText>0.0</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CA0A65E" w14:textId="50F7EB66" w:rsidR="00357641" w:rsidDel="00B80A31" w:rsidRDefault="00000000">
            <w:pPr>
              <w:spacing w:after="0" w:line="259" w:lineRule="auto"/>
              <w:ind w:left="0" w:right="5" w:firstLine="0"/>
              <w:jc w:val="center"/>
              <w:rPr>
                <w:del w:id="1717" w:author="HOANG VAN HA" w:date="2026-05-27T16:06:00Z" w16du:dateUtc="2026-05-27T07:06:00Z"/>
              </w:rPr>
            </w:pPr>
            <w:del w:id="1718" w:author="HOANG VAN HA" w:date="2026-05-27T16:06:00Z" w16du:dateUtc="2026-05-27T07:06:00Z">
              <w:r w:rsidDel="00B80A31">
                <w:rPr>
                  <w:sz w:val="18"/>
                </w:rPr>
                <w:delText>24.96</w:delText>
              </w:r>
            </w:del>
          </w:p>
        </w:tc>
      </w:tr>
      <w:tr w:rsidR="00357641" w:rsidDel="00B80A31" w14:paraId="7F91F9AB" w14:textId="1715B49D">
        <w:trPr>
          <w:trHeight w:val="546"/>
          <w:del w:id="1719"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47CBC3AE" w14:textId="083FBBB6" w:rsidR="00357641" w:rsidDel="00B80A31" w:rsidRDefault="00000000">
            <w:pPr>
              <w:spacing w:after="25" w:line="259" w:lineRule="auto"/>
              <w:ind w:left="383" w:right="0" w:firstLine="0"/>
              <w:jc w:val="left"/>
              <w:rPr>
                <w:del w:id="1720" w:author="HOANG VAN HA" w:date="2026-05-27T16:06:00Z" w16du:dateUtc="2026-05-27T07:06:00Z"/>
              </w:rPr>
            </w:pPr>
            <w:del w:id="1721" w:author="HOANG VAN HA" w:date="2026-05-27T16:06:00Z" w16du:dateUtc="2026-05-27T07:06:00Z">
              <w:r w:rsidDel="00B80A31">
                <w:rPr>
                  <w:sz w:val="18"/>
                </w:rPr>
                <w:delText>TPT</w:delText>
              </w:r>
              <w:r w:rsidDel="00B80A31">
                <w:rPr>
                  <w:sz w:val="18"/>
                  <w:vertAlign w:val="subscript"/>
                </w:rPr>
                <w:delText>balanced</w:delText>
              </w:r>
            </w:del>
          </w:p>
          <w:p w14:paraId="6F1ED043" w14:textId="4E72B8B0" w:rsidR="00357641" w:rsidDel="00B80A31" w:rsidRDefault="00000000">
            <w:pPr>
              <w:spacing w:after="0" w:line="259" w:lineRule="auto"/>
              <w:ind w:left="0" w:right="0" w:firstLine="0"/>
              <w:jc w:val="center"/>
              <w:rPr>
                <w:del w:id="1722" w:author="HOANG VAN HA" w:date="2026-05-27T16:06:00Z" w16du:dateUtc="2026-05-27T07:06:00Z"/>
              </w:rPr>
            </w:pPr>
            <w:del w:id="1723" w:author="HOANG VAN HA" w:date="2026-05-27T16:06:00Z" w16du:dateUtc="2026-05-27T07:06:00Z">
              <w:r w:rsidDel="00B80A31">
                <w:rPr>
                  <w:sz w:val="18"/>
                </w:rPr>
                <w:delText>(𝑊 = 10, 𝜏</w:delText>
              </w:r>
              <w:r w:rsidDel="00B80A31">
                <w:rPr>
                  <w:sz w:val="18"/>
                  <w:vertAlign w:val="subscript"/>
                </w:rPr>
                <w:delText xml:space="preserve">persist </w:delText>
              </w:r>
              <w:r w:rsidDel="00B80A31">
                <w:rPr>
                  <w:sz w:val="18"/>
                </w:rPr>
                <w:delText>= 0.5)</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0C288351" w14:textId="5B6C20BE" w:rsidR="00357641" w:rsidDel="00B80A31" w:rsidRDefault="00000000">
            <w:pPr>
              <w:spacing w:after="0" w:line="259" w:lineRule="auto"/>
              <w:ind w:left="0" w:right="0" w:firstLine="0"/>
              <w:jc w:val="center"/>
              <w:rPr>
                <w:del w:id="1724" w:author="HOANG VAN HA" w:date="2026-05-27T16:06:00Z" w16du:dateUtc="2026-05-27T07:06:00Z"/>
              </w:rPr>
            </w:pPr>
            <w:del w:id="1725" w:author="HOANG VAN HA" w:date="2026-05-27T16:06:00Z" w16du:dateUtc="2026-05-27T07:06:00Z">
              <w:r w:rsidDel="00B80A31">
                <w:rPr>
                  <w:sz w:val="18"/>
                </w:rPr>
                <w:delText>95.123</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09428056" w14:textId="176BD3C1" w:rsidR="00357641" w:rsidDel="00B80A31" w:rsidRDefault="00000000">
            <w:pPr>
              <w:spacing w:after="0" w:line="259" w:lineRule="auto"/>
              <w:ind w:left="0" w:right="0" w:firstLine="0"/>
              <w:jc w:val="center"/>
              <w:rPr>
                <w:del w:id="1726" w:author="HOANG VAN HA" w:date="2026-05-27T16:06:00Z" w16du:dateUtc="2026-05-27T07:06:00Z"/>
              </w:rPr>
            </w:pPr>
            <w:del w:id="1727" w:author="HOANG VAN HA" w:date="2026-05-27T16:06:00Z" w16du:dateUtc="2026-05-27T07:06:00Z">
              <w:r w:rsidDel="00B80A31">
                <w:rPr>
                  <w:sz w:val="18"/>
                  <w:u w:val="single" w:color="000000"/>
                </w:rPr>
                <w:delText>0.247</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574228C6" w14:textId="1154ABA7" w:rsidR="00357641" w:rsidDel="00B80A31" w:rsidRDefault="00000000">
            <w:pPr>
              <w:spacing w:after="0" w:line="259" w:lineRule="auto"/>
              <w:ind w:left="0" w:right="0" w:firstLine="0"/>
              <w:jc w:val="center"/>
              <w:rPr>
                <w:del w:id="1728" w:author="HOANG VAN HA" w:date="2026-05-27T16:06:00Z" w16du:dateUtc="2026-05-27T07:06:00Z"/>
              </w:rPr>
            </w:pPr>
            <w:del w:id="1729" w:author="HOANG VAN HA" w:date="2026-05-27T16:06:00Z" w16du:dateUtc="2026-05-27T07:06:00Z">
              <w:r w:rsidDel="00B80A31">
                <w:rPr>
                  <w:sz w:val="18"/>
                </w:rPr>
                <w:delText>98.653</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2023235A" w14:textId="4569A31D" w:rsidR="00357641" w:rsidDel="00B80A31" w:rsidRDefault="00000000">
            <w:pPr>
              <w:spacing w:after="0" w:line="259" w:lineRule="auto"/>
              <w:ind w:left="0" w:right="0" w:firstLine="0"/>
              <w:jc w:val="center"/>
              <w:rPr>
                <w:del w:id="1730" w:author="HOANG VAN HA" w:date="2026-05-27T16:06:00Z" w16du:dateUtc="2026-05-27T07:06:00Z"/>
              </w:rPr>
            </w:pPr>
            <w:del w:id="1731" w:author="HOANG VAN HA" w:date="2026-05-27T16:06:00Z" w16du:dateUtc="2026-05-27T07:06:00Z">
              <w:r w:rsidDel="00B80A31">
                <w:rPr>
                  <w:sz w:val="18"/>
                  <w:u w:val="single" w:color="000000"/>
                </w:rPr>
                <w:delText>99.174</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F0FEAFD" w14:textId="155C7897" w:rsidR="00357641" w:rsidDel="00B80A31" w:rsidRDefault="00000000">
            <w:pPr>
              <w:spacing w:after="0" w:line="259" w:lineRule="auto"/>
              <w:ind w:left="0" w:right="0" w:firstLine="0"/>
              <w:jc w:val="center"/>
              <w:rPr>
                <w:del w:id="1732" w:author="HOANG VAN HA" w:date="2026-05-27T16:06:00Z" w16du:dateUtc="2026-05-27T07:06:00Z"/>
              </w:rPr>
            </w:pPr>
            <w:del w:id="1733" w:author="HOANG VAN HA" w:date="2026-05-27T16:06:00Z" w16du:dateUtc="2026-05-27T07:06:00Z">
              <w:r w:rsidDel="00B80A31">
                <w:rPr>
                  <w:sz w:val="18"/>
                </w:rPr>
                <w:delText>0.9711</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20B6EE10" w14:textId="46462550" w:rsidR="00357641" w:rsidDel="00B80A31" w:rsidRDefault="00000000">
            <w:pPr>
              <w:spacing w:after="0" w:line="259" w:lineRule="auto"/>
              <w:ind w:left="0" w:right="0" w:firstLine="0"/>
              <w:jc w:val="center"/>
              <w:rPr>
                <w:del w:id="1734" w:author="HOANG VAN HA" w:date="2026-05-27T16:06:00Z" w16du:dateUtc="2026-05-27T07:06:00Z"/>
              </w:rPr>
            </w:pPr>
            <w:del w:id="1735" w:author="HOANG VAN HA" w:date="2026-05-27T16:06:00Z" w16du:dateUtc="2026-05-27T07:06:00Z">
              <w:r w:rsidDel="00B80A31">
                <w:rPr>
                  <w:sz w:val="18"/>
                </w:rPr>
                <w:delText>0.0</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24D7A2EC" w14:textId="34A0C797" w:rsidR="00357641" w:rsidDel="00B80A31" w:rsidRDefault="00000000">
            <w:pPr>
              <w:spacing w:after="0" w:line="259" w:lineRule="auto"/>
              <w:ind w:left="0" w:right="5" w:firstLine="0"/>
              <w:jc w:val="center"/>
              <w:rPr>
                <w:del w:id="1736" w:author="HOANG VAN HA" w:date="2026-05-27T16:06:00Z" w16du:dateUtc="2026-05-27T07:06:00Z"/>
              </w:rPr>
            </w:pPr>
            <w:del w:id="1737" w:author="HOANG VAN HA" w:date="2026-05-27T16:06:00Z" w16du:dateUtc="2026-05-27T07:06:00Z">
              <w:r w:rsidDel="00B80A31">
                <w:rPr>
                  <w:sz w:val="18"/>
                </w:rPr>
                <w:delText>24.96</w:delText>
              </w:r>
            </w:del>
          </w:p>
        </w:tc>
      </w:tr>
      <w:tr w:rsidR="00357641" w:rsidDel="00B80A31" w14:paraId="799D12CB" w14:textId="7DD8E656">
        <w:trPr>
          <w:trHeight w:val="546"/>
          <w:del w:id="1738"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1E240F55" w14:textId="4F9B1C20" w:rsidR="00357641" w:rsidDel="00B80A31" w:rsidRDefault="00000000">
            <w:pPr>
              <w:spacing w:after="0" w:line="259" w:lineRule="auto"/>
              <w:ind w:left="0" w:right="0" w:firstLine="0"/>
              <w:jc w:val="center"/>
              <w:rPr>
                <w:del w:id="1739" w:author="HOANG VAN HA" w:date="2026-05-27T16:06:00Z" w16du:dateUtc="2026-05-27T07:06:00Z"/>
              </w:rPr>
            </w:pPr>
            <w:del w:id="1740" w:author="HOANG VAN HA" w:date="2026-05-27T16:06:00Z" w16du:dateUtc="2026-05-27T07:06:00Z">
              <w:r w:rsidDel="00B80A31">
                <w:rPr>
                  <w:sz w:val="18"/>
                </w:rPr>
                <w:delText xml:space="preserve">Big Model with Skip module </w:delText>
              </w:r>
              <w:r w:rsidDel="00B80A31">
                <w:rPr>
                  <w:sz w:val="16"/>
                </w:rPr>
                <w:delText>(</w:delText>
              </w:r>
              <w:r w:rsidDel="00B80A31">
                <w:rPr>
                  <w:sz w:val="18"/>
                </w:rPr>
                <w:delText>AccMotionDet</w:delText>
              </w:r>
              <w:r w:rsidDel="00B80A31">
                <w:rPr>
                  <w:sz w:val="16"/>
                </w:rPr>
                <w:delText>)</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686CED3E" w14:textId="77C55089" w:rsidR="00357641" w:rsidDel="00B80A31" w:rsidRDefault="00000000">
            <w:pPr>
              <w:spacing w:after="0" w:line="259" w:lineRule="auto"/>
              <w:ind w:left="0" w:right="0" w:firstLine="0"/>
              <w:jc w:val="center"/>
              <w:rPr>
                <w:del w:id="1741" w:author="HOANG VAN HA" w:date="2026-05-27T16:06:00Z" w16du:dateUtc="2026-05-27T07:06:00Z"/>
              </w:rPr>
            </w:pPr>
            <w:del w:id="1742" w:author="HOANG VAN HA" w:date="2026-05-27T16:06:00Z" w16du:dateUtc="2026-05-27T07:06:00Z">
              <w:r w:rsidDel="00B80A31">
                <w:rPr>
                  <w:sz w:val="18"/>
                </w:rPr>
                <w:delText>94.384</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35D65AA9" w14:textId="57857045" w:rsidR="00357641" w:rsidDel="00B80A31" w:rsidRDefault="00000000">
            <w:pPr>
              <w:spacing w:after="0" w:line="259" w:lineRule="auto"/>
              <w:ind w:left="0" w:right="0" w:firstLine="0"/>
              <w:jc w:val="center"/>
              <w:rPr>
                <w:del w:id="1743" w:author="HOANG VAN HA" w:date="2026-05-27T16:06:00Z" w16du:dateUtc="2026-05-27T07:06:00Z"/>
              </w:rPr>
            </w:pPr>
            <w:del w:id="1744" w:author="HOANG VAN HA" w:date="2026-05-27T16:06:00Z" w16du:dateUtc="2026-05-27T07:06:00Z">
              <w:r w:rsidDel="00B80A31">
                <w:rPr>
                  <w:b/>
                  <w:sz w:val="18"/>
                </w:rPr>
                <w:delText>0.136</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B60D7E3" w14:textId="31A679A2" w:rsidR="00357641" w:rsidDel="00B80A31" w:rsidRDefault="00000000">
            <w:pPr>
              <w:spacing w:after="0" w:line="259" w:lineRule="auto"/>
              <w:ind w:left="0" w:right="0" w:firstLine="0"/>
              <w:jc w:val="center"/>
              <w:rPr>
                <w:del w:id="1745" w:author="HOANG VAN HA" w:date="2026-05-27T16:06:00Z" w16du:dateUtc="2026-05-27T07:06:00Z"/>
              </w:rPr>
            </w:pPr>
            <w:del w:id="1746" w:author="HOANG VAN HA" w:date="2026-05-27T16:06:00Z" w16du:dateUtc="2026-05-27T07:06:00Z">
              <w:r w:rsidDel="00B80A31">
                <w:rPr>
                  <w:sz w:val="18"/>
                </w:rPr>
                <w:delText>98.562</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4D471F24" w14:textId="21577C8A" w:rsidR="00357641" w:rsidDel="00B80A31" w:rsidRDefault="00000000">
            <w:pPr>
              <w:spacing w:after="0" w:line="259" w:lineRule="auto"/>
              <w:ind w:left="0" w:right="0" w:firstLine="0"/>
              <w:jc w:val="center"/>
              <w:rPr>
                <w:del w:id="1747" w:author="HOANG VAN HA" w:date="2026-05-27T16:06:00Z" w16du:dateUtc="2026-05-27T07:06:00Z"/>
              </w:rPr>
            </w:pPr>
            <w:del w:id="1748" w:author="HOANG VAN HA" w:date="2026-05-27T16:06:00Z" w16du:dateUtc="2026-05-27T07:06:00Z">
              <w:r w:rsidDel="00B80A31">
                <w:rPr>
                  <w:b/>
                  <w:sz w:val="18"/>
                </w:rPr>
                <w:delText>99.541</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3C8295B3" w14:textId="35F1C84C" w:rsidR="00357641" w:rsidDel="00B80A31" w:rsidRDefault="00000000">
            <w:pPr>
              <w:spacing w:after="0" w:line="259" w:lineRule="auto"/>
              <w:ind w:left="0" w:right="0" w:firstLine="0"/>
              <w:jc w:val="center"/>
              <w:rPr>
                <w:del w:id="1749" w:author="HOANG VAN HA" w:date="2026-05-27T16:06:00Z" w16du:dateUtc="2026-05-27T07:06:00Z"/>
              </w:rPr>
            </w:pPr>
            <w:del w:id="1750" w:author="HOANG VAN HA" w:date="2026-05-27T16:06:00Z" w16du:dateUtc="2026-05-27T07:06:00Z">
              <w:r w:rsidDel="00B80A31">
                <w:rPr>
                  <w:sz w:val="18"/>
                </w:rPr>
                <w:delText>0.9689</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8B5C3E6" w14:textId="1EC32699" w:rsidR="00357641" w:rsidDel="00B80A31" w:rsidRDefault="00000000">
            <w:pPr>
              <w:spacing w:after="0" w:line="259" w:lineRule="auto"/>
              <w:ind w:left="0" w:right="0" w:firstLine="0"/>
              <w:jc w:val="center"/>
              <w:rPr>
                <w:del w:id="1751" w:author="HOANG VAN HA" w:date="2026-05-27T16:06:00Z" w16du:dateUtc="2026-05-27T07:06:00Z"/>
              </w:rPr>
            </w:pPr>
            <w:del w:id="1752" w:author="HOANG VAN HA" w:date="2026-05-27T16:06:00Z" w16du:dateUtc="2026-05-27T07:06:00Z">
              <w:r w:rsidDel="00B80A31">
                <w:rPr>
                  <w:b/>
                  <w:sz w:val="18"/>
                </w:rPr>
                <w:delText>34.93</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0294085" w14:textId="5985D212" w:rsidR="00357641" w:rsidDel="00B80A31" w:rsidRDefault="00000000">
            <w:pPr>
              <w:spacing w:after="0" w:line="259" w:lineRule="auto"/>
              <w:ind w:left="0" w:right="0" w:firstLine="0"/>
              <w:jc w:val="center"/>
              <w:rPr>
                <w:del w:id="1753" w:author="HOANG VAN HA" w:date="2026-05-27T16:06:00Z" w16du:dateUtc="2026-05-27T07:06:00Z"/>
              </w:rPr>
            </w:pPr>
            <w:del w:id="1754" w:author="HOANG VAN HA" w:date="2026-05-27T16:06:00Z" w16du:dateUtc="2026-05-27T07:06:00Z">
              <w:r w:rsidDel="00B80A31">
                <w:rPr>
                  <w:sz w:val="18"/>
                  <w:u w:val="single" w:color="000000"/>
                </w:rPr>
                <w:delText>32.32</w:delText>
              </w:r>
            </w:del>
          </w:p>
        </w:tc>
      </w:tr>
      <w:tr w:rsidR="00357641" w:rsidDel="00B80A31" w14:paraId="4DB2F774" w14:textId="7E9057A0">
        <w:trPr>
          <w:trHeight w:val="1203"/>
          <w:del w:id="1755" w:author="HOANG VAN HA" w:date="2026-05-27T16:06:00Z"/>
        </w:trPr>
        <w:tc>
          <w:tcPr>
            <w:tcW w:w="2293" w:type="dxa"/>
            <w:tcBorders>
              <w:top w:val="single" w:sz="3" w:space="0" w:color="000000"/>
              <w:left w:val="single" w:sz="3" w:space="0" w:color="000000"/>
              <w:bottom w:val="single" w:sz="3" w:space="0" w:color="000000"/>
              <w:right w:val="single" w:sz="3" w:space="0" w:color="000000"/>
            </w:tcBorders>
          </w:tcPr>
          <w:p w14:paraId="19E6E5EB" w14:textId="534F96D2" w:rsidR="00357641" w:rsidDel="00B80A31" w:rsidRDefault="00000000">
            <w:pPr>
              <w:spacing w:after="1" w:line="253" w:lineRule="auto"/>
              <w:ind w:left="512" w:right="0" w:hanging="279"/>
              <w:jc w:val="left"/>
              <w:rPr>
                <w:del w:id="1756" w:author="HOANG VAN HA" w:date="2026-05-27T16:06:00Z" w16du:dateUtc="2026-05-27T07:06:00Z"/>
              </w:rPr>
            </w:pPr>
            <w:del w:id="1757" w:author="HOANG VAN HA" w:date="2026-05-27T16:06:00Z" w16du:dateUtc="2026-05-27T07:06:00Z">
              <w:r w:rsidDel="00B80A31">
                <w:rPr>
                  <w:sz w:val="18"/>
                </w:rPr>
                <w:delText>Big Model with Skip module</w:delText>
              </w:r>
            </w:del>
          </w:p>
          <w:p w14:paraId="4A0F18B3" w14:textId="33D9A415" w:rsidR="00357641" w:rsidDel="00B80A31" w:rsidRDefault="00000000">
            <w:pPr>
              <w:spacing w:after="49" w:line="259" w:lineRule="auto"/>
              <w:ind w:left="94" w:right="0" w:firstLine="0"/>
              <w:jc w:val="left"/>
              <w:rPr>
                <w:del w:id="1758" w:author="HOANG VAN HA" w:date="2026-05-27T16:06:00Z" w16du:dateUtc="2026-05-27T07:06:00Z"/>
              </w:rPr>
            </w:pPr>
            <w:del w:id="1759" w:author="HOANG VAN HA" w:date="2026-05-27T16:06:00Z" w16du:dateUtc="2026-05-27T07:06:00Z">
              <w:r w:rsidDel="00B80A31">
                <w:rPr>
                  <w:sz w:val="16"/>
                </w:rPr>
                <w:delText>(</w:delText>
              </w:r>
              <w:r w:rsidDel="00B80A31">
                <w:rPr>
                  <w:sz w:val="18"/>
                </w:rPr>
                <w:delText>AccMotionDet + Eager</w:delText>
              </w:r>
            </w:del>
          </w:p>
          <w:p w14:paraId="40336AF0" w14:textId="12AFC6CF" w:rsidR="00357641" w:rsidDel="00B80A31" w:rsidRDefault="00000000">
            <w:pPr>
              <w:spacing w:after="39" w:line="259" w:lineRule="auto"/>
              <w:ind w:left="0" w:right="0" w:firstLine="0"/>
              <w:jc w:val="center"/>
              <w:rPr>
                <w:del w:id="1760" w:author="HOANG VAN HA" w:date="2026-05-27T16:06:00Z" w16du:dateUtc="2026-05-27T07:06:00Z"/>
              </w:rPr>
            </w:pPr>
            <w:del w:id="1761" w:author="HOANG VAN HA" w:date="2026-05-27T16:06:00Z" w16du:dateUtc="2026-05-27T07:06:00Z">
              <w:r w:rsidDel="00B80A31">
                <w:rPr>
                  <w:sz w:val="18"/>
                </w:rPr>
                <w:delText>𝑁</w:delText>
              </w:r>
              <w:r w:rsidDel="00B80A31">
                <w:rPr>
                  <w:sz w:val="12"/>
                </w:rPr>
                <w:delText xml:space="preserve">chk </w:delText>
              </w:r>
              <w:r w:rsidDel="00B80A31">
                <w:rPr>
                  <w:sz w:val="18"/>
                </w:rPr>
                <w:delText>= 50,𝑊</w:delText>
              </w:r>
              <w:r w:rsidDel="00B80A31">
                <w:rPr>
                  <w:sz w:val="12"/>
                </w:rPr>
                <w:delText xml:space="preserve">clr </w:delText>
              </w:r>
              <w:r w:rsidDel="00B80A31">
                <w:rPr>
                  <w:sz w:val="18"/>
                </w:rPr>
                <w:delText>=</w:delText>
              </w:r>
            </w:del>
          </w:p>
          <w:p w14:paraId="0F9A3FD9" w14:textId="28BA1062" w:rsidR="00357641" w:rsidDel="00B80A31" w:rsidRDefault="00000000">
            <w:pPr>
              <w:spacing w:after="0" w:line="259" w:lineRule="auto"/>
              <w:ind w:left="0" w:right="0" w:firstLine="0"/>
              <w:jc w:val="center"/>
              <w:rPr>
                <w:del w:id="1762" w:author="HOANG VAN HA" w:date="2026-05-27T16:06:00Z" w16du:dateUtc="2026-05-27T07:06:00Z"/>
              </w:rPr>
            </w:pPr>
            <w:del w:id="1763" w:author="HOANG VAN HA" w:date="2026-05-27T16:06:00Z" w16du:dateUtc="2026-05-27T07:06:00Z">
              <w:r w:rsidDel="00B80A31">
                <w:rPr>
                  <w:sz w:val="18"/>
                </w:rPr>
                <w:delText>7,𝑊</w:delText>
              </w:r>
              <w:r w:rsidDel="00B80A31">
                <w:rPr>
                  <w:sz w:val="12"/>
                </w:rPr>
                <w:delText xml:space="preserve">fire </w:delText>
              </w:r>
              <w:r w:rsidDel="00B80A31">
                <w:rPr>
                  <w:sz w:val="18"/>
                </w:rPr>
                <w:delText>= 1</w:delText>
              </w:r>
              <w:r w:rsidDel="00B80A31">
                <w:rPr>
                  <w:sz w:val="16"/>
                </w:rPr>
                <w:delText>)</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2B902653" w14:textId="514A0202" w:rsidR="00357641" w:rsidDel="00B80A31" w:rsidRDefault="00000000">
            <w:pPr>
              <w:spacing w:after="0" w:line="259" w:lineRule="auto"/>
              <w:ind w:left="0" w:right="0" w:firstLine="0"/>
              <w:jc w:val="center"/>
              <w:rPr>
                <w:del w:id="1764" w:author="HOANG VAN HA" w:date="2026-05-27T16:06:00Z" w16du:dateUtc="2026-05-27T07:06:00Z"/>
              </w:rPr>
            </w:pPr>
            <w:del w:id="1765" w:author="HOANG VAN HA" w:date="2026-05-27T16:06:00Z" w16du:dateUtc="2026-05-27T07:06:00Z">
              <w:r w:rsidDel="00B80A31">
                <w:rPr>
                  <w:sz w:val="18"/>
                  <w:u w:val="single" w:color="000000"/>
                </w:rPr>
                <w:delText>95.565</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541B045C" w14:textId="583F7F8B" w:rsidR="00357641" w:rsidDel="00B80A31" w:rsidRDefault="00000000">
            <w:pPr>
              <w:spacing w:after="0" w:line="259" w:lineRule="auto"/>
              <w:ind w:left="0" w:right="0" w:firstLine="0"/>
              <w:jc w:val="center"/>
              <w:rPr>
                <w:del w:id="1766" w:author="HOANG VAN HA" w:date="2026-05-27T16:06:00Z" w16du:dateUtc="2026-05-27T07:06:00Z"/>
              </w:rPr>
            </w:pPr>
            <w:del w:id="1767" w:author="HOANG VAN HA" w:date="2026-05-27T16:06:00Z" w16du:dateUtc="2026-05-27T07:06:00Z">
              <w:r w:rsidDel="00B80A31">
                <w:rPr>
                  <w:sz w:val="18"/>
                </w:rPr>
                <w:delText>0.251</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2B831ED5" w14:textId="63CFEA81" w:rsidR="00357641" w:rsidDel="00B80A31" w:rsidRDefault="00000000">
            <w:pPr>
              <w:spacing w:after="0" w:line="259" w:lineRule="auto"/>
              <w:ind w:left="0" w:right="0" w:firstLine="0"/>
              <w:jc w:val="center"/>
              <w:rPr>
                <w:del w:id="1768" w:author="HOANG VAN HA" w:date="2026-05-27T16:06:00Z" w16du:dateUtc="2026-05-27T07:06:00Z"/>
              </w:rPr>
            </w:pPr>
            <w:del w:id="1769" w:author="HOANG VAN HA" w:date="2026-05-27T16:06:00Z" w16du:dateUtc="2026-05-27T07:06:00Z">
              <w:r w:rsidDel="00B80A31">
                <w:rPr>
                  <w:sz w:val="18"/>
                  <w:u w:val="single" w:color="000000"/>
                </w:rPr>
                <w:delText>98.755</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604289F3" w14:textId="33CF36FB" w:rsidR="00357641" w:rsidDel="00B80A31" w:rsidRDefault="00000000">
            <w:pPr>
              <w:spacing w:after="0" w:line="259" w:lineRule="auto"/>
              <w:ind w:left="0" w:right="0" w:firstLine="0"/>
              <w:jc w:val="center"/>
              <w:rPr>
                <w:del w:id="1770" w:author="HOANG VAN HA" w:date="2026-05-27T16:06:00Z" w16du:dateUtc="2026-05-27T07:06:00Z"/>
              </w:rPr>
            </w:pPr>
            <w:del w:id="1771" w:author="HOANG VAN HA" w:date="2026-05-27T16:06:00Z" w16du:dateUtc="2026-05-27T07:06:00Z">
              <w:r w:rsidDel="00B80A31">
                <w:rPr>
                  <w:sz w:val="18"/>
                </w:rPr>
                <w:delText>99.166</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73B30E6F" w14:textId="6CB637AF" w:rsidR="00357641" w:rsidDel="00B80A31" w:rsidRDefault="00000000">
            <w:pPr>
              <w:spacing w:after="0" w:line="259" w:lineRule="auto"/>
              <w:ind w:left="0" w:right="0" w:firstLine="0"/>
              <w:jc w:val="center"/>
              <w:rPr>
                <w:del w:id="1772" w:author="HOANG VAN HA" w:date="2026-05-27T16:06:00Z" w16du:dateUtc="2026-05-27T07:06:00Z"/>
              </w:rPr>
            </w:pPr>
            <w:del w:id="1773" w:author="HOANG VAN HA" w:date="2026-05-27T16:06:00Z" w16du:dateUtc="2026-05-27T07:06:00Z">
              <w:r w:rsidDel="00B80A31">
                <w:rPr>
                  <w:sz w:val="18"/>
                  <w:u w:val="single" w:color="000000"/>
                </w:rPr>
                <w:delText>0.9733</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373DAC64" w14:textId="35AC26B1" w:rsidR="00357641" w:rsidDel="00B80A31" w:rsidRDefault="00000000">
            <w:pPr>
              <w:spacing w:after="0" w:line="259" w:lineRule="auto"/>
              <w:ind w:left="0" w:right="0" w:firstLine="0"/>
              <w:jc w:val="center"/>
              <w:rPr>
                <w:del w:id="1774" w:author="HOANG VAN HA" w:date="2026-05-27T16:06:00Z" w16du:dateUtc="2026-05-27T07:06:00Z"/>
              </w:rPr>
            </w:pPr>
            <w:del w:id="1775" w:author="HOANG VAN HA" w:date="2026-05-27T16:06:00Z" w16du:dateUtc="2026-05-27T07:06:00Z">
              <w:r w:rsidDel="00B80A31">
                <w:rPr>
                  <w:sz w:val="18"/>
                  <w:u w:val="single" w:color="000000"/>
                </w:rPr>
                <w:delText>34.31</w:delText>
              </w:r>
            </w:del>
          </w:p>
        </w:tc>
        <w:tc>
          <w:tcPr>
            <w:tcW w:w="1210" w:type="dxa"/>
            <w:tcBorders>
              <w:top w:val="single" w:sz="3" w:space="0" w:color="000000"/>
              <w:left w:val="single" w:sz="3" w:space="0" w:color="000000"/>
              <w:bottom w:val="single" w:sz="3" w:space="0" w:color="000000"/>
              <w:right w:val="single" w:sz="3" w:space="0" w:color="000000"/>
            </w:tcBorders>
            <w:vAlign w:val="center"/>
          </w:tcPr>
          <w:p w14:paraId="540B39BD" w14:textId="67D2017F" w:rsidR="00357641" w:rsidDel="00B80A31" w:rsidRDefault="00000000">
            <w:pPr>
              <w:spacing w:after="0" w:line="259" w:lineRule="auto"/>
              <w:ind w:left="0" w:right="0" w:firstLine="0"/>
              <w:jc w:val="center"/>
              <w:rPr>
                <w:del w:id="1776" w:author="HOANG VAN HA" w:date="2026-05-27T16:06:00Z" w16du:dateUtc="2026-05-27T07:06:00Z"/>
              </w:rPr>
            </w:pPr>
            <w:del w:id="1777" w:author="HOANG VAN HA" w:date="2026-05-27T16:06:00Z" w16du:dateUtc="2026-05-27T07:06:00Z">
              <w:r w:rsidDel="00B80A31">
                <w:rPr>
                  <w:b/>
                  <w:sz w:val="18"/>
                </w:rPr>
                <w:delText>32.54</w:delText>
              </w:r>
            </w:del>
          </w:p>
        </w:tc>
      </w:tr>
    </w:tbl>
    <w:p w14:paraId="65CBF747" w14:textId="3E2F9A2A" w:rsidR="00357641" w:rsidDel="00B80A31" w:rsidRDefault="00000000">
      <w:pPr>
        <w:spacing w:after="417"/>
        <w:ind w:left="60" w:right="20" w:firstLine="0"/>
        <w:rPr>
          <w:moveFrom w:id="1778" w:author="HOANG VAN HA" w:date="2026-05-27T16:08:00Z" w16du:dateUtc="2026-05-27T07:08:00Z"/>
        </w:rPr>
        <w:pPrChange w:id="1779" w:author="HOANG VAN HA" w:date="2026-05-27T16:06:00Z" w16du:dateUtc="2026-05-27T07:06:00Z">
          <w:pPr>
            <w:spacing w:after="417"/>
            <w:ind w:left="47" w:right="20"/>
          </w:pPr>
        </w:pPrChange>
      </w:pPr>
      <w:moveFromRangeStart w:id="1780" w:author="HOANG VAN HA" w:date="2026-05-27T16:08:00Z" w:name="move230790511"/>
      <w:moveFrom w:id="1781" w:author="HOANG VAN HA" w:date="2026-05-27T16:08:00Z" w16du:dateUtc="2026-05-27T07:08:00Z">
        <w:r w:rsidDel="00B80A31">
          <w:t xml:space="preserve">causing the system to enter and remain in Eager mode with prolonged forced inference and elevated FAR. This highlights a fundamental limitation of heuristic, motion-based skip logic: it is insufficient to robustly handle all scenarios. We leave this as an open research question, with potential directions including skip modules that incorporate richer cues </w:t>
        </w:r>
        <w:r w:rsidDel="00B80A31">
          <w:rPr>
            <w:sz w:val="18"/>
          </w:rPr>
          <w:t>(</w:t>
        </w:r>
        <w:r w:rsidDel="00B80A31">
          <w:t>such as color, texture, or learned features</w:t>
        </w:r>
        <w:r w:rsidDel="00B80A31">
          <w:rPr>
            <w:sz w:val="18"/>
          </w:rPr>
          <w:t xml:space="preserve">) </w:t>
        </w:r>
        <w:r w:rsidDel="00B80A31">
          <w:t>to discriminate between these scene types.</w:t>
        </w:r>
      </w:moveFrom>
    </w:p>
    <w:moveFromRangeEnd w:id="1780"/>
    <w:p w14:paraId="5CDA4C56" w14:textId="77777777" w:rsidR="00357641" w:rsidRDefault="00000000">
      <w:pPr>
        <w:pStyle w:val="Heading1"/>
        <w:tabs>
          <w:tab w:val="center" w:pos="1281"/>
        </w:tabs>
        <w:ind w:left="0" w:firstLine="0"/>
      </w:pPr>
      <w:r>
        <w:t>5</w:t>
      </w:r>
      <w:r>
        <w:tab/>
        <w:t>Conclusion</w:t>
      </w:r>
    </w:p>
    <w:p w14:paraId="3DAF6E83" w14:textId="77777777" w:rsidR="00357641" w:rsidRDefault="00000000">
      <w:pPr>
        <w:spacing w:after="0"/>
        <w:ind w:left="47" w:right="20"/>
      </w:pPr>
      <w:r>
        <w:t xml:space="preserve">We propose a lightweight, plug-and-play skip module S designed to accelerate real-time fire and smoke detection in indoor surveillance scenarios. Operating at a negligible fraction </w:t>
      </w:r>
      <w:r>
        <w:rPr>
          <w:sz w:val="18"/>
        </w:rPr>
        <w:t>(</w:t>
      </w:r>
      <w:r>
        <w:t>≈4.5%</w:t>
      </w:r>
      <w:r>
        <w:rPr>
          <w:sz w:val="18"/>
        </w:rPr>
        <w:t xml:space="preserve">) </w:t>
      </w:r>
      <w:r>
        <w:t>of the computational cost of the DL classifier M, the skip module S efficiently filters out static background frames before they reach M, reducing unnecessary inference overhead. Experiments on a real-world video dataset demonstrate that the proposed approach achieves approximately 30% throughput improvement while sustaining high detection recall, with a recall drop of only 1.23% relative to the baseline. When augmented</w:t>
      </w:r>
    </w:p>
    <w:p w14:paraId="0E2F6751" w14:textId="77777777" w:rsidR="00357641" w:rsidRDefault="00000000">
      <w:pPr>
        <w:ind w:left="47" w:right="20"/>
      </w:pPr>
      <w:proofErr w:type="gramStart"/>
      <w:r>
        <w:t>with</w:t>
      </w:r>
      <w:proofErr w:type="gramEnd"/>
      <w:r>
        <w:t xml:space="preserve"> Eager mode, the recall drop is further reduced to 0.05%, nearly fully recovering baseline performance.</w:t>
      </w:r>
    </w:p>
    <w:p w14:paraId="4B9B4C17" w14:textId="77777777" w:rsidR="00357641" w:rsidRDefault="00000000">
      <w:pPr>
        <w:ind w:left="47" w:right="20"/>
      </w:pPr>
      <w:r>
        <w:t xml:space="preserve">Nevertheless, the proposed approach has certain limitations. First, the skip module S relies solely on inter-frame motion cues, which may be unsuitable for outdoor surveillance scenarios where persistent motion sources — such as swaying vegetation, moving vehicles, etc. — are continuously present, potentially causing S to pass </w:t>
      </w:r>
      <w:proofErr w:type="gramStart"/>
      <w:r>
        <w:t>the majority of</w:t>
      </w:r>
      <w:proofErr w:type="gramEnd"/>
      <w:r>
        <w:t xml:space="preserve"> frames to M and negating the efficiency gain. Second, the hyperparameters of S require dataset-specific tuning prior to deployment, incurring additional optimization overhead. Third, the overall detection accuracy of the system remains bounded by the capacity of M, which is treated as a fixed component and not optimized in this work.</w:t>
      </w:r>
    </w:p>
    <w:p w14:paraId="1FC2FB01" w14:textId="77777777" w:rsidR="00357641" w:rsidRDefault="00000000">
      <w:pPr>
        <w:spacing w:after="0"/>
        <w:ind w:left="47" w:right="20"/>
      </w:pPr>
      <w:r>
        <w:t>Future work may explore alternative skip strategies — such as leveraging color, texture, or learned features as gating cues</w:t>
      </w:r>
    </w:p>
    <w:p w14:paraId="16241761" w14:textId="77777777" w:rsidR="00357641" w:rsidRDefault="00000000">
      <w:pPr>
        <w:spacing w:after="410"/>
        <w:ind w:left="105" w:right="20" w:hanging="60"/>
      </w:pPr>
      <w:r>
        <w:t>— and extend the framework to outdoor surveillance scenarios where motion-based filtering is less effective. Additionally, designing a hyperparameter-free or self-adaptive skip module, as well as jointly optimizing the skip module and the classifier in an end-to-end training framework, represent promising directions for further improving system efficiency and detection accuracy.</w:t>
      </w:r>
    </w:p>
    <w:p w14:paraId="01A198B1" w14:textId="77777777" w:rsidR="00357641" w:rsidRDefault="00000000">
      <w:pPr>
        <w:pStyle w:val="Heading1"/>
        <w:ind w:left="55"/>
      </w:pPr>
      <w:r>
        <w:t>References</w:t>
      </w:r>
    </w:p>
    <w:p w14:paraId="2F6B7779" w14:textId="77777777" w:rsidR="00357641" w:rsidRDefault="00000000">
      <w:pPr>
        <w:numPr>
          <w:ilvl w:val="0"/>
          <w:numId w:val="8"/>
        </w:numPr>
        <w:spacing w:after="0"/>
        <w:ind w:left="653" w:right="20" w:hanging="608"/>
      </w:pPr>
      <w:r>
        <w:t>N.</w:t>
      </w:r>
      <w:r>
        <w:tab/>
        <w:t>F.</w:t>
      </w:r>
      <w:r>
        <w:tab/>
        <w:t>P.</w:t>
      </w:r>
      <w:r>
        <w:tab/>
        <w:t>A.</w:t>
      </w:r>
      <w:r>
        <w:tab/>
      </w:r>
      <w:r>
        <w:rPr>
          <w:sz w:val="18"/>
        </w:rPr>
        <w:t>(</w:t>
      </w:r>
      <w:r>
        <w:t>NFPA</w:t>
      </w:r>
      <w:r>
        <w:rPr>
          <w:sz w:val="18"/>
        </w:rPr>
        <w:t>), “</w:t>
      </w:r>
      <w:r>
        <w:t xml:space="preserve">NFPA report - largest fire losses in the </w:t>
      </w:r>
      <w:proofErr w:type="gramStart"/>
      <w:r>
        <w:t>united states</w:t>
      </w:r>
      <w:proofErr w:type="gramEnd"/>
      <w:r>
        <w:t>.</w:t>
      </w:r>
      <w:r>
        <w:rPr>
          <w:sz w:val="18"/>
        </w:rPr>
        <w:t xml:space="preserve">” </w:t>
      </w:r>
      <w:r>
        <w:t>Jan.</w:t>
      </w:r>
      <w:r>
        <w:tab/>
        <w:t>1AD.</w:t>
      </w:r>
      <w:r>
        <w:tab/>
        <w:t xml:space="preserve">Available: </w:t>
      </w:r>
      <w:hyperlink r:id="rId40">
        <w:r w:rsidR="00357641">
          <w:rPr>
            <w:color w:val="0000FF"/>
          </w:rPr>
          <w:t>https:</w:t>
        </w:r>
      </w:hyperlink>
    </w:p>
    <w:p w14:paraId="48D32723" w14:textId="77777777" w:rsidR="00357641" w:rsidRDefault="00357641">
      <w:pPr>
        <w:spacing w:after="21" w:line="255" w:lineRule="auto"/>
        <w:ind w:left="648" w:right="0" w:hanging="10"/>
      </w:pPr>
      <w:hyperlink r:id="rId41">
        <w:r>
          <w:rPr>
            <w:color w:val="0000FF"/>
          </w:rPr>
          <w:t>//www.nfpa.org/education-and-research/research/nfpa-research/fire-statistical-reports/large-loss-fires-in-the</w:t>
        </w:r>
      </w:hyperlink>
      <w:hyperlink r:id="rId42">
        <w:r>
          <w:rPr>
            <w:color w:val="0000FF"/>
          </w:rPr>
          <w:t>united-states/largest-fire-losses-in-the-united-states</w:t>
        </w:r>
      </w:hyperlink>
    </w:p>
    <w:p w14:paraId="6791484F" w14:textId="77777777" w:rsidR="00357641" w:rsidRDefault="00000000">
      <w:pPr>
        <w:numPr>
          <w:ilvl w:val="0"/>
          <w:numId w:val="8"/>
        </w:numPr>
        <w:spacing w:after="7" w:line="265" w:lineRule="auto"/>
        <w:ind w:left="653" w:right="20" w:hanging="608"/>
      </w:pPr>
      <w:r>
        <w:rPr>
          <w:sz w:val="18"/>
        </w:rPr>
        <w:t>“</w:t>
      </w:r>
      <w:r>
        <w:t xml:space="preserve">South korea wildfires become biggest on record as disaster chief points to </w:t>
      </w:r>
      <w:r>
        <w:rPr>
          <w:sz w:val="18"/>
        </w:rPr>
        <w:t>‘</w:t>
      </w:r>
      <w:r>
        <w:t>harsh reality</w:t>
      </w:r>
      <w:r>
        <w:rPr>
          <w:sz w:val="18"/>
        </w:rPr>
        <w:t xml:space="preserve">’ </w:t>
      </w:r>
      <w:r>
        <w:t>of climate crisis | south korea | the guardian.</w:t>
      </w:r>
      <w:r>
        <w:rPr>
          <w:sz w:val="18"/>
        </w:rPr>
        <w:t xml:space="preserve">” </w:t>
      </w:r>
      <w:r>
        <w:t xml:space="preserve">Jul. 2025. Available: </w:t>
      </w:r>
      <w:hyperlink r:id="rId43">
        <w:r w:rsidR="00357641">
          <w:rPr>
            <w:color w:val="0000FF"/>
          </w:rPr>
          <w:t>https://www.theguardian.com/world/2025/mar/27/south-korea-fires</w:t>
        </w:r>
      </w:hyperlink>
      <w:hyperlink r:id="rId44">
        <w:r w:rsidR="00357641">
          <w:rPr>
            <w:color w:val="0000FF"/>
          </w:rPr>
          <w:t>death-toll-rises-worst-in-history</w:t>
        </w:r>
      </w:hyperlink>
    </w:p>
    <w:p w14:paraId="4B8FF815" w14:textId="77777777" w:rsidR="00357641" w:rsidRDefault="00000000">
      <w:pPr>
        <w:numPr>
          <w:ilvl w:val="0"/>
          <w:numId w:val="8"/>
        </w:numPr>
        <w:spacing w:after="11"/>
        <w:ind w:left="653" w:right="20" w:hanging="608"/>
      </w:pPr>
      <w:r>
        <w:lastRenderedPageBreak/>
        <w:t xml:space="preserve">G. Cheng, X. Chen, C. Wang, X. Li, B. Xian, and H. Yu, </w:t>
      </w:r>
      <w:r>
        <w:rPr>
          <w:sz w:val="18"/>
        </w:rPr>
        <w:t>“</w:t>
      </w:r>
      <w:r>
        <w:t>Visual fire detection using deep learning: A survey,</w:t>
      </w:r>
      <w:r>
        <w:rPr>
          <w:sz w:val="18"/>
        </w:rPr>
        <w:t xml:space="preserve">” </w:t>
      </w:r>
      <w:r>
        <w:rPr>
          <w:i/>
        </w:rPr>
        <w:t>Neurocomputing</w:t>
      </w:r>
      <w:r>
        <w:t>, vol. 596, p. 127975, 2024.</w:t>
      </w:r>
    </w:p>
    <w:p w14:paraId="6D2D215B" w14:textId="77777777" w:rsidR="00357641" w:rsidRDefault="00000000">
      <w:pPr>
        <w:numPr>
          <w:ilvl w:val="0"/>
          <w:numId w:val="8"/>
        </w:numPr>
        <w:spacing w:after="16"/>
        <w:ind w:left="653" w:right="20" w:hanging="608"/>
      </w:pPr>
      <w:r>
        <w:t xml:space="preserve">D. Gragnaniello, A. Greco, C. Sansone, and B. Vento, </w:t>
      </w:r>
      <w:r>
        <w:rPr>
          <w:sz w:val="18"/>
        </w:rPr>
        <w:t>“</w:t>
      </w:r>
      <w:r>
        <w:t>Fire and smoke detection from videos: A literature review under a novel taxonomy,</w:t>
      </w:r>
      <w:r>
        <w:rPr>
          <w:sz w:val="18"/>
        </w:rPr>
        <w:t xml:space="preserve">” </w:t>
      </w:r>
      <w:r>
        <w:rPr>
          <w:i/>
        </w:rPr>
        <w:t>Expert Systems with Applications</w:t>
      </w:r>
      <w:r>
        <w:t>, vol. 255, p. 124783, 2024.</w:t>
      </w:r>
    </w:p>
    <w:p w14:paraId="77659731" w14:textId="77777777" w:rsidR="00357641" w:rsidRDefault="00000000">
      <w:pPr>
        <w:numPr>
          <w:ilvl w:val="0"/>
          <w:numId w:val="8"/>
        </w:numPr>
        <w:spacing w:after="16"/>
        <w:ind w:left="653" w:right="20" w:hanging="608"/>
      </w:pPr>
      <w:r>
        <w:t xml:space="preserve">X. Geng, Y. Su, X. Cao, H. Li, and L. Liu, </w:t>
      </w:r>
      <w:r>
        <w:rPr>
          <w:sz w:val="18"/>
        </w:rPr>
        <w:t>“</w:t>
      </w:r>
      <w:r>
        <w:t>YOLOFM: An improved fire and smoke object detection algorithm based on YOLOv5n,</w:t>
      </w:r>
      <w:r>
        <w:rPr>
          <w:sz w:val="18"/>
        </w:rPr>
        <w:t xml:space="preserve">” </w:t>
      </w:r>
      <w:r>
        <w:rPr>
          <w:i/>
        </w:rPr>
        <w:t>Scientific Reports</w:t>
      </w:r>
      <w:r>
        <w:t>, vol. 14, no. 1, p. 4543, 2024.</w:t>
      </w:r>
    </w:p>
    <w:p w14:paraId="0F662BD0" w14:textId="77777777" w:rsidR="00357641" w:rsidRDefault="00000000">
      <w:pPr>
        <w:numPr>
          <w:ilvl w:val="0"/>
          <w:numId w:val="8"/>
        </w:numPr>
        <w:spacing w:after="11"/>
        <w:ind w:left="653" w:right="20" w:hanging="608"/>
      </w:pPr>
      <w:r>
        <w:t xml:space="preserve">Z. A. Khan </w:t>
      </w:r>
      <w:r>
        <w:rPr>
          <w:i/>
        </w:rPr>
        <w:t>et al.</w:t>
      </w:r>
      <w:r>
        <w:t xml:space="preserve">, </w:t>
      </w:r>
      <w:r>
        <w:rPr>
          <w:sz w:val="18"/>
        </w:rPr>
        <w:t>“</w:t>
      </w:r>
      <w:r>
        <w:t>Optimized cross-module attention network and medium-scale dataset for effective fire detection,</w:t>
      </w:r>
      <w:r>
        <w:rPr>
          <w:sz w:val="18"/>
        </w:rPr>
        <w:t xml:space="preserve">” </w:t>
      </w:r>
      <w:r>
        <w:rPr>
          <w:i/>
        </w:rPr>
        <w:t>Pattern Recognition</w:t>
      </w:r>
      <w:r>
        <w:t>, vol. 161, p. 111273, 2025.</w:t>
      </w:r>
    </w:p>
    <w:p w14:paraId="5DAB8B86" w14:textId="77777777" w:rsidR="00357641" w:rsidRDefault="00000000">
      <w:pPr>
        <w:numPr>
          <w:ilvl w:val="0"/>
          <w:numId w:val="8"/>
        </w:numPr>
        <w:spacing w:after="0"/>
        <w:ind w:left="653" w:right="20" w:hanging="608"/>
      </w:pPr>
      <w:r>
        <w:t xml:space="preserve">R. A. Khan, U. I. Bajwa, R. H. Raza, and M. W. Anwar, </w:t>
      </w:r>
      <w:r>
        <w:rPr>
          <w:sz w:val="18"/>
        </w:rPr>
        <w:t>“</w:t>
      </w:r>
      <w:r>
        <w:t>Beyond boundaries: Advancements in fire and smoke</w:t>
      </w:r>
    </w:p>
    <w:p w14:paraId="19148007" w14:textId="77777777" w:rsidR="00357641" w:rsidRDefault="00000000">
      <w:pPr>
        <w:spacing w:after="12"/>
        <w:ind w:left="650" w:right="20"/>
      </w:pPr>
      <w:r>
        <w:t>detection for indoor and outdoor surveillance feeds,</w:t>
      </w:r>
      <w:r>
        <w:rPr>
          <w:sz w:val="18"/>
        </w:rPr>
        <w:t xml:space="preserve">” </w:t>
      </w:r>
      <w:r>
        <w:rPr>
          <w:i/>
        </w:rPr>
        <w:t>Engineering Applications of Artificial Intelligence</w:t>
      </w:r>
      <w:r>
        <w:t>, vol. 142, p. 109855, 2025.</w:t>
      </w:r>
    </w:p>
    <w:p w14:paraId="4280590C" w14:textId="77777777" w:rsidR="00357641" w:rsidRDefault="00000000">
      <w:pPr>
        <w:numPr>
          <w:ilvl w:val="0"/>
          <w:numId w:val="8"/>
        </w:numPr>
        <w:spacing w:after="16"/>
        <w:ind w:left="653" w:right="20" w:hanging="608"/>
      </w:pPr>
      <w:r>
        <w:t xml:space="preserve">Y. Cao, F. Yang, Q. Tang, and X. Lu, </w:t>
      </w:r>
      <w:r>
        <w:rPr>
          <w:sz w:val="18"/>
        </w:rPr>
        <w:t>“</w:t>
      </w:r>
      <w:r>
        <w:t>An attention enhanced bidirectional LSTM for early forest fire smoke recognition,</w:t>
      </w:r>
      <w:r>
        <w:rPr>
          <w:sz w:val="18"/>
        </w:rPr>
        <w:t xml:space="preserve">” </w:t>
      </w:r>
      <w:r>
        <w:rPr>
          <w:i/>
        </w:rPr>
        <w:t>IEEE Access</w:t>
      </w:r>
      <w:r>
        <w:t>, vol. 7, pp. 154732–154742, 2019.</w:t>
      </w:r>
    </w:p>
    <w:p w14:paraId="50E4E64B" w14:textId="77777777" w:rsidR="00357641" w:rsidRDefault="00000000">
      <w:pPr>
        <w:numPr>
          <w:ilvl w:val="0"/>
          <w:numId w:val="8"/>
        </w:numPr>
        <w:spacing w:after="16"/>
        <w:ind w:left="653" w:right="20" w:hanging="608"/>
      </w:pPr>
      <w:r>
        <w:t xml:space="preserve">M. M. Ali and M. Ghodrat, </w:t>
      </w:r>
      <w:r>
        <w:rPr>
          <w:sz w:val="18"/>
        </w:rPr>
        <w:t>“</w:t>
      </w:r>
      <w:r>
        <w:t>Toward reliable fire detection in indoor CCTV footage: Reducing false alarms from benign flames using 3D attention CNNs,</w:t>
      </w:r>
      <w:r>
        <w:rPr>
          <w:sz w:val="18"/>
        </w:rPr>
        <w:t xml:space="preserve">” </w:t>
      </w:r>
      <w:r>
        <w:rPr>
          <w:i/>
        </w:rPr>
        <w:t>IEEE Access</w:t>
      </w:r>
      <w:r>
        <w:t>, 2025.</w:t>
      </w:r>
    </w:p>
    <w:p w14:paraId="7863A947" w14:textId="77777777" w:rsidR="00357641" w:rsidRDefault="00000000">
      <w:pPr>
        <w:numPr>
          <w:ilvl w:val="0"/>
          <w:numId w:val="8"/>
        </w:numPr>
        <w:spacing w:after="0"/>
        <w:ind w:left="653" w:right="20" w:hanging="608"/>
      </w:pPr>
      <w:r>
        <w:t xml:space="preserve">P. V. A. de Venancio, R. J. Campos, T. M. Rezende, A. C. Lisboa, and A. V. Barbosa, </w:t>
      </w:r>
      <w:r>
        <w:rPr>
          <w:sz w:val="18"/>
        </w:rPr>
        <w:t>“</w:t>
      </w:r>
      <w:r>
        <w:t>A hybrid method</w:t>
      </w:r>
    </w:p>
    <w:p w14:paraId="2262076D" w14:textId="77777777" w:rsidR="00357641" w:rsidRDefault="00000000">
      <w:pPr>
        <w:spacing w:after="12"/>
        <w:ind w:left="660" w:right="20"/>
      </w:pPr>
      <w:r>
        <w:t>for fire detection based on spatial and temporal patterns,</w:t>
      </w:r>
      <w:r>
        <w:rPr>
          <w:sz w:val="18"/>
        </w:rPr>
        <w:t xml:space="preserve">” </w:t>
      </w:r>
      <w:r>
        <w:rPr>
          <w:i/>
        </w:rPr>
        <w:t>Neural Computing and Applications</w:t>
      </w:r>
      <w:r>
        <w:t>, vol. 35, no. 13, pp. 9349–9361, 2023.</w:t>
      </w:r>
    </w:p>
    <w:p w14:paraId="25C3932D" w14:textId="77777777" w:rsidR="00357641" w:rsidRDefault="00000000">
      <w:pPr>
        <w:numPr>
          <w:ilvl w:val="0"/>
          <w:numId w:val="8"/>
        </w:numPr>
        <w:spacing w:after="11"/>
        <w:ind w:left="653" w:right="20" w:hanging="608"/>
      </w:pPr>
      <w:r>
        <w:t xml:space="preserve">D. Gragnaniello, A. Greco, C. Sansone, and B. Vento, </w:t>
      </w:r>
      <w:r>
        <w:rPr>
          <w:sz w:val="18"/>
        </w:rPr>
        <w:t>“</w:t>
      </w:r>
      <w:r>
        <w:t>FLAME: Fire detection in videos combining a deep neural network with a model-based motion analysis,</w:t>
      </w:r>
      <w:r>
        <w:rPr>
          <w:sz w:val="18"/>
        </w:rPr>
        <w:t xml:space="preserve">” </w:t>
      </w:r>
      <w:r>
        <w:rPr>
          <w:i/>
        </w:rPr>
        <w:t>Neural Computing and Applications</w:t>
      </w:r>
      <w:r>
        <w:t>, vol. 37, no. 8, pp. 6181–6197, 2025.</w:t>
      </w:r>
    </w:p>
    <w:p w14:paraId="5AF1F020" w14:textId="77777777" w:rsidR="00357641" w:rsidRDefault="00000000">
      <w:pPr>
        <w:numPr>
          <w:ilvl w:val="0"/>
          <w:numId w:val="8"/>
        </w:numPr>
        <w:spacing w:after="16"/>
        <w:ind w:left="653" w:right="20" w:hanging="608"/>
      </w:pPr>
      <w:r>
        <w:t xml:space="preserve">A. Sobral and A. Vacavant, </w:t>
      </w:r>
      <w:r>
        <w:rPr>
          <w:sz w:val="18"/>
        </w:rPr>
        <w:t>“</w:t>
      </w:r>
      <w:r>
        <w:t>A comprehensive review of background subtraction algorithms evaluated with synthetic and real videos,</w:t>
      </w:r>
      <w:r>
        <w:rPr>
          <w:sz w:val="18"/>
        </w:rPr>
        <w:t xml:space="preserve">” </w:t>
      </w:r>
      <w:r>
        <w:rPr>
          <w:i/>
        </w:rPr>
        <w:t>Computer Vision and Image Understanding</w:t>
      </w:r>
      <w:r>
        <w:t>, vol. 122, pp. 4–21, 2014.</w:t>
      </w:r>
    </w:p>
    <w:p w14:paraId="0E95E01B" w14:textId="77777777" w:rsidR="00357641" w:rsidRDefault="00000000">
      <w:pPr>
        <w:numPr>
          <w:ilvl w:val="0"/>
          <w:numId w:val="8"/>
        </w:numPr>
        <w:spacing w:after="16"/>
        <w:ind w:left="653" w:right="20" w:hanging="608"/>
      </w:pPr>
      <w:r>
        <w:t xml:space="preserve">B. Garcia-Garcia, T. Bouwmans, and A. J. R. Silva, </w:t>
      </w:r>
      <w:r>
        <w:rPr>
          <w:sz w:val="18"/>
        </w:rPr>
        <w:t>“</w:t>
      </w:r>
      <w:r>
        <w:t>Background subtraction in real applications: Challenges, current models and future directions,</w:t>
      </w:r>
      <w:r>
        <w:rPr>
          <w:sz w:val="18"/>
        </w:rPr>
        <w:t xml:space="preserve">” </w:t>
      </w:r>
      <w:r>
        <w:rPr>
          <w:i/>
        </w:rPr>
        <w:t>Computer Science Review</w:t>
      </w:r>
      <w:r>
        <w:t>, vol. 35, p. 100204, 2020.</w:t>
      </w:r>
    </w:p>
    <w:p w14:paraId="26C3358A" w14:textId="77777777" w:rsidR="00357641" w:rsidRDefault="00000000">
      <w:pPr>
        <w:numPr>
          <w:ilvl w:val="0"/>
          <w:numId w:val="8"/>
        </w:numPr>
        <w:spacing w:after="16"/>
        <w:ind w:left="653" w:right="20" w:hanging="608"/>
      </w:pPr>
      <w:r>
        <w:t xml:space="preserve">Z. Zivkovic and F. Van Der Heijden, </w:t>
      </w:r>
      <w:r>
        <w:rPr>
          <w:sz w:val="18"/>
        </w:rPr>
        <w:t>“</w:t>
      </w:r>
      <w:r>
        <w:t>Efficient adaptive density estimation per image pixel for the task of background subtraction,</w:t>
      </w:r>
      <w:r>
        <w:rPr>
          <w:sz w:val="18"/>
        </w:rPr>
        <w:t xml:space="preserve">” </w:t>
      </w:r>
      <w:r>
        <w:rPr>
          <w:i/>
        </w:rPr>
        <w:t>Pattern recognition letters</w:t>
      </w:r>
      <w:r>
        <w:t>, vol. 27, no. 7, pp. 773–780, 2006.</w:t>
      </w:r>
    </w:p>
    <w:p w14:paraId="29E9BEC9" w14:textId="77777777" w:rsidR="00357641" w:rsidRDefault="00000000">
      <w:pPr>
        <w:numPr>
          <w:ilvl w:val="0"/>
          <w:numId w:val="8"/>
        </w:numPr>
        <w:ind w:left="653" w:right="20" w:hanging="608"/>
      </w:pPr>
      <w:r>
        <w:t xml:space="preserve">A. Ghodrati, B. E. Bejnordi, and A. Habibian, </w:t>
      </w:r>
      <w:r>
        <w:rPr>
          <w:sz w:val="18"/>
        </w:rPr>
        <w:t>“</w:t>
      </w:r>
      <w:r>
        <w:t>Frameexit: Conditional early exiting for efficient video recognition,</w:t>
      </w:r>
      <w:r>
        <w:rPr>
          <w:sz w:val="18"/>
        </w:rPr>
        <w:t xml:space="preserve">” </w:t>
      </w:r>
      <w:r>
        <w:t xml:space="preserve">in </w:t>
      </w:r>
      <w:r>
        <w:rPr>
          <w:i/>
        </w:rPr>
        <w:t>Proceedings of the IEEE/CVF conference on computer vision and pattern recognition</w:t>
      </w:r>
      <w:r>
        <w:t>, 2021, pp. 15608–15618.</w:t>
      </w:r>
    </w:p>
    <w:p w14:paraId="0748DBB9" w14:textId="77777777" w:rsidR="00357641" w:rsidRDefault="00000000">
      <w:pPr>
        <w:numPr>
          <w:ilvl w:val="0"/>
          <w:numId w:val="8"/>
        </w:numPr>
        <w:spacing w:after="11"/>
        <w:ind w:left="653" w:right="20" w:hanging="608"/>
      </w:pPr>
      <w:r>
        <w:t xml:space="preserve">C. Yu, Z. Mei, and X. Zhang, </w:t>
      </w:r>
      <w:r>
        <w:rPr>
          <w:sz w:val="18"/>
        </w:rPr>
        <w:t>“</w:t>
      </w:r>
      <w:r>
        <w:t>A real-time video fire flame and smoke detection algorithm,</w:t>
      </w:r>
      <w:r>
        <w:rPr>
          <w:sz w:val="18"/>
        </w:rPr>
        <w:t xml:space="preserve">” </w:t>
      </w:r>
      <w:r>
        <w:rPr>
          <w:i/>
        </w:rPr>
        <w:t>Procedia Engineering</w:t>
      </w:r>
      <w:r>
        <w:t>, vol. 62, pp. 891–898, 2013.</w:t>
      </w:r>
    </w:p>
    <w:p w14:paraId="1121EC40" w14:textId="77777777" w:rsidR="00357641" w:rsidRDefault="00000000">
      <w:pPr>
        <w:numPr>
          <w:ilvl w:val="0"/>
          <w:numId w:val="8"/>
        </w:numPr>
        <w:spacing w:after="17"/>
        <w:ind w:left="653" w:right="20" w:hanging="608"/>
      </w:pPr>
      <w:r>
        <w:t xml:space="preserve">A. Jadon, M. Omama, A. Varshney, M. S. Ansari, and R. Sharma, </w:t>
      </w:r>
      <w:r>
        <w:rPr>
          <w:sz w:val="18"/>
        </w:rPr>
        <w:t>“</w:t>
      </w:r>
      <w:r>
        <w:t>FireNet: A specialized lightweight fire &amp; smoke detection model for real-time IoT applications,</w:t>
      </w:r>
      <w:r>
        <w:rPr>
          <w:sz w:val="18"/>
        </w:rPr>
        <w:t xml:space="preserve">” </w:t>
      </w:r>
      <w:r>
        <w:rPr>
          <w:i/>
        </w:rPr>
        <w:t>arXiv preprint arXiv:1905.11922</w:t>
      </w:r>
      <w:r>
        <w:t>, 2019.</w:t>
      </w:r>
    </w:p>
    <w:p w14:paraId="5D7114E3" w14:textId="77777777" w:rsidR="00357641" w:rsidRDefault="00000000">
      <w:pPr>
        <w:numPr>
          <w:ilvl w:val="0"/>
          <w:numId w:val="8"/>
        </w:numPr>
        <w:spacing w:after="21" w:line="255" w:lineRule="auto"/>
        <w:ind w:left="653" w:right="20" w:hanging="608"/>
      </w:pPr>
      <w:r>
        <w:rPr>
          <w:sz w:val="18"/>
        </w:rPr>
        <w:t>“</w:t>
      </w:r>
      <w:r>
        <w:t>Firesense.</w:t>
      </w:r>
      <w:r>
        <w:rPr>
          <w:sz w:val="18"/>
        </w:rPr>
        <w:t xml:space="preserve">” </w:t>
      </w:r>
      <w:r>
        <w:t xml:space="preserve">Available: </w:t>
      </w:r>
      <w:hyperlink r:id="rId45">
        <w:r w:rsidR="00357641">
          <w:rPr>
            <w:color w:val="0000FF"/>
          </w:rPr>
          <w:t>https://www.firesense.eu/</w:t>
        </w:r>
      </w:hyperlink>
    </w:p>
    <w:p w14:paraId="563B26CC" w14:textId="77777777" w:rsidR="00357641" w:rsidRDefault="00000000">
      <w:pPr>
        <w:numPr>
          <w:ilvl w:val="0"/>
          <w:numId w:val="8"/>
        </w:numPr>
        <w:spacing w:after="11"/>
        <w:ind w:left="653" w:right="20" w:hanging="608"/>
      </w:pPr>
      <w:r>
        <w:t xml:space="preserve">M. T. Cazzolato </w:t>
      </w:r>
      <w:r>
        <w:rPr>
          <w:i/>
        </w:rPr>
        <w:t>et al.</w:t>
      </w:r>
      <w:r>
        <w:t xml:space="preserve">, </w:t>
      </w:r>
      <w:r>
        <w:rPr>
          <w:sz w:val="18"/>
        </w:rPr>
        <w:t>“</w:t>
      </w:r>
      <w:r>
        <w:t>Fismo: A compilation of datasets from emergency situations for fire and smoke analysis,</w:t>
      </w:r>
      <w:r>
        <w:rPr>
          <w:sz w:val="18"/>
        </w:rPr>
        <w:t xml:space="preserve">” </w:t>
      </w:r>
      <w:r>
        <w:t xml:space="preserve">in </w:t>
      </w:r>
      <w:r>
        <w:rPr>
          <w:i/>
        </w:rPr>
        <w:t>Brazilian symposium on databases-SBBD</w:t>
      </w:r>
      <w:r>
        <w:t>, SBC Uberlândia, Brazil, 2017, pp. 213–223.</w:t>
      </w:r>
    </w:p>
    <w:p w14:paraId="364C5440" w14:textId="77777777" w:rsidR="00357641" w:rsidRDefault="00000000">
      <w:pPr>
        <w:numPr>
          <w:ilvl w:val="0"/>
          <w:numId w:val="8"/>
        </w:numPr>
        <w:spacing w:after="16"/>
        <w:ind w:left="653" w:right="20" w:hanging="608"/>
      </w:pPr>
      <w:r>
        <w:t xml:space="preserve">C. R. Steffens, R. N. Rodrigues, and S. S. da Costa Botelho, </w:t>
      </w:r>
      <w:r>
        <w:rPr>
          <w:sz w:val="18"/>
        </w:rPr>
        <w:t>“</w:t>
      </w:r>
      <w:r>
        <w:t xml:space="preserve">An unconstrained dataset for non-stationary </w:t>
      </w:r>
      <w:proofErr w:type="gramStart"/>
      <w:r>
        <w:t>video based</w:t>
      </w:r>
      <w:proofErr w:type="gramEnd"/>
      <w:r>
        <w:t xml:space="preserve"> fire detection,</w:t>
      </w:r>
      <w:r>
        <w:rPr>
          <w:sz w:val="18"/>
        </w:rPr>
        <w:t xml:space="preserve">” </w:t>
      </w:r>
      <w:r>
        <w:t xml:space="preserve">in </w:t>
      </w:r>
      <w:r>
        <w:rPr>
          <w:i/>
        </w:rPr>
        <w:t xml:space="preserve">2015 12th latin american robotics symposium and 2015 3rd brazilian symposium on robotics </w:t>
      </w:r>
      <w:r>
        <w:rPr>
          <w:sz w:val="18"/>
        </w:rPr>
        <w:t>(</w:t>
      </w:r>
      <w:r>
        <w:rPr>
          <w:i/>
        </w:rPr>
        <w:t>LARS-SBR</w:t>
      </w:r>
      <w:r>
        <w:rPr>
          <w:sz w:val="18"/>
        </w:rPr>
        <w:t>)</w:t>
      </w:r>
      <w:r>
        <w:t>, IEEE, 2015, pp. 25–30.</w:t>
      </w:r>
    </w:p>
    <w:p w14:paraId="2948E38F" w14:textId="77777777" w:rsidR="00357641" w:rsidRDefault="00000000">
      <w:pPr>
        <w:numPr>
          <w:ilvl w:val="0"/>
          <w:numId w:val="8"/>
        </w:numPr>
        <w:spacing w:after="0"/>
        <w:ind w:left="653" w:right="20" w:hanging="608"/>
      </w:pPr>
      <w:r>
        <w:t xml:space="preserve">P. V. A. de Venâncio, A. C. Lisboa, and A. V. Barbosa, </w:t>
      </w:r>
      <w:r>
        <w:rPr>
          <w:sz w:val="18"/>
        </w:rPr>
        <w:t>“</w:t>
      </w:r>
      <w:r>
        <w:t>An automatic fire detection system based on deep</w:t>
      </w:r>
    </w:p>
    <w:p w14:paraId="6C4EA34A" w14:textId="77777777" w:rsidR="00357641" w:rsidRDefault="00000000">
      <w:pPr>
        <w:spacing w:after="21"/>
        <w:ind w:left="655" w:right="20"/>
      </w:pPr>
      <w:r>
        <w:t>convolutional neural networks for low-power, resource-constrained devices,</w:t>
      </w:r>
      <w:r>
        <w:rPr>
          <w:sz w:val="18"/>
        </w:rPr>
        <w:t xml:space="preserve">” </w:t>
      </w:r>
      <w:r>
        <w:rPr>
          <w:i/>
        </w:rPr>
        <w:t>Neural Computing and Applications</w:t>
      </w:r>
      <w:r>
        <w:t>, vol. 34, no. 18, pp. 15349–15368, 2022.</w:t>
      </w:r>
    </w:p>
    <w:p w14:paraId="1FDB2C85" w14:textId="77777777" w:rsidR="00357641" w:rsidRDefault="00000000">
      <w:pPr>
        <w:numPr>
          <w:ilvl w:val="0"/>
          <w:numId w:val="8"/>
        </w:numPr>
        <w:spacing w:after="1"/>
        <w:ind w:left="653" w:right="20" w:hanging="608"/>
      </w:pPr>
      <w:r>
        <w:t xml:space="preserve">E. Cetin, </w:t>
      </w:r>
      <w:r>
        <w:rPr>
          <w:sz w:val="18"/>
        </w:rPr>
        <w:t>“</w:t>
      </w:r>
      <w:r>
        <w:t xml:space="preserve">Computer </w:t>
      </w:r>
      <w:proofErr w:type="gramStart"/>
      <w:r>
        <w:t>vision based</w:t>
      </w:r>
      <w:proofErr w:type="gramEnd"/>
      <w:r>
        <w:t xml:space="preserve"> fire detection software.</w:t>
      </w:r>
      <w:r>
        <w:rPr>
          <w:sz w:val="18"/>
        </w:rPr>
        <w:t xml:space="preserve">” </w:t>
      </w:r>
      <w:r>
        <w:t xml:space="preserve">2015. Available: </w:t>
      </w:r>
      <w:hyperlink r:id="rId46">
        <w:r w:rsidR="00357641">
          <w:rPr>
            <w:color w:val="0000FF"/>
          </w:rPr>
          <w:t>http://signal.ee.bilkent.edu.tr/VisiFire/</w:t>
        </w:r>
      </w:hyperlink>
    </w:p>
    <w:p w14:paraId="3647ADAE" w14:textId="77777777" w:rsidR="00357641" w:rsidRDefault="00000000">
      <w:pPr>
        <w:numPr>
          <w:ilvl w:val="0"/>
          <w:numId w:val="8"/>
        </w:numPr>
        <w:spacing w:after="16"/>
        <w:ind w:left="653" w:right="20" w:hanging="608"/>
      </w:pPr>
      <w:r>
        <w:t xml:space="preserve">B. C. Ko, S. J. Ham, and J. Y. Nam, </w:t>
      </w:r>
      <w:r>
        <w:rPr>
          <w:sz w:val="18"/>
        </w:rPr>
        <w:t>“</w:t>
      </w:r>
      <w:r>
        <w:t>Modeling and formalization of fuzzy finite automata for detection of irregular fire flames,</w:t>
      </w:r>
      <w:r>
        <w:rPr>
          <w:sz w:val="18"/>
        </w:rPr>
        <w:t xml:space="preserve">” </w:t>
      </w:r>
      <w:r>
        <w:rPr>
          <w:i/>
        </w:rPr>
        <w:t>IEEE Transactions on Circuits and Systems for Video Technology</w:t>
      </w:r>
      <w:r>
        <w:t>, vol. 21, no. 12, pp. 1903–1912, 2011.</w:t>
      </w:r>
    </w:p>
    <w:p w14:paraId="76DEAAFF" w14:textId="77777777" w:rsidR="00357641" w:rsidRDefault="00000000">
      <w:pPr>
        <w:numPr>
          <w:ilvl w:val="0"/>
          <w:numId w:val="8"/>
        </w:numPr>
        <w:spacing w:after="11"/>
        <w:ind w:left="653" w:right="20" w:hanging="608"/>
      </w:pPr>
      <w:r>
        <w:t xml:space="preserve">P. Foggia, A. Saggese, and M. Vento, </w:t>
      </w:r>
      <w:r>
        <w:rPr>
          <w:sz w:val="18"/>
        </w:rPr>
        <w:t>“</w:t>
      </w:r>
      <w:r>
        <w:t>Real-time fire detection for video-surveillance applications using a combination of experts based on color, shape, and motion,</w:t>
      </w:r>
      <w:r>
        <w:rPr>
          <w:sz w:val="18"/>
        </w:rPr>
        <w:t xml:space="preserve">” </w:t>
      </w:r>
      <w:r>
        <w:rPr>
          <w:i/>
        </w:rPr>
        <w:t>IEEE TRANSACTIONS on circuits and systems for video technology</w:t>
      </w:r>
      <w:r>
        <w:t>, vol. 25, no. 9, pp. 1545–1556, 2015.</w:t>
      </w:r>
    </w:p>
    <w:p w14:paraId="57530114" w14:textId="77777777" w:rsidR="00357641" w:rsidRDefault="00000000">
      <w:pPr>
        <w:numPr>
          <w:ilvl w:val="0"/>
          <w:numId w:val="8"/>
        </w:numPr>
        <w:spacing w:after="17"/>
        <w:ind w:left="653" w:right="20" w:hanging="608"/>
      </w:pPr>
      <w:r>
        <w:t xml:space="preserve">G. Lin, Y. Zhang, Q. Zhang, Y. Jia, G. Xu, and J. Wang, </w:t>
      </w:r>
      <w:r>
        <w:rPr>
          <w:sz w:val="18"/>
        </w:rPr>
        <w:t>“</w:t>
      </w:r>
      <w:r>
        <w:t>Smoke detection in video sequences based on dynamic texture using volume local binary patterns.</w:t>
      </w:r>
      <w:r>
        <w:rPr>
          <w:sz w:val="18"/>
        </w:rPr>
        <w:t xml:space="preserve">” </w:t>
      </w:r>
      <w:r>
        <w:rPr>
          <w:i/>
        </w:rPr>
        <w:t>KSII Trans. Internet Inf. Syst.</w:t>
      </w:r>
      <w:r>
        <w:t>, vol. 11, no. 11, pp. 5522–5536, 2017.</w:t>
      </w:r>
    </w:p>
    <w:p w14:paraId="265D53A1" w14:textId="77777777" w:rsidR="00357641" w:rsidRDefault="00000000">
      <w:pPr>
        <w:numPr>
          <w:ilvl w:val="0"/>
          <w:numId w:val="8"/>
        </w:numPr>
        <w:spacing w:after="21" w:line="255" w:lineRule="auto"/>
        <w:ind w:left="653" w:right="20" w:hanging="608"/>
      </w:pPr>
      <w:r>
        <w:rPr>
          <w:sz w:val="18"/>
        </w:rPr>
        <w:t>“</w:t>
      </w:r>
      <w:r>
        <w:t>AI-hub.</w:t>
      </w:r>
      <w:r>
        <w:rPr>
          <w:sz w:val="18"/>
        </w:rPr>
        <w:t xml:space="preserve">” </w:t>
      </w:r>
      <w:r>
        <w:t xml:space="preserve">Available: </w:t>
      </w:r>
      <w:hyperlink r:id="rId47">
        <w:r w:rsidR="00357641">
          <w:rPr>
            <w:color w:val="0000FF"/>
          </w:rPr>
          <w:t>https://aihub.or.kr/aihubdata/data/view.do?dataSetSn=71751</w:t>
        </w:r>
      </w:hyperlink>
    </w:p>
    <w:p w14:paraId="655E0886" w14:textId="77777777" w:rsidR="00357641" w:rsidRDefault="00000000">
      <w:pPr>
        <w:numPr>
          <w:ilvl w:val="0"/>
          <w:numId w:val="8"/>
        </w:numPr>
        <w:spacing w:after="16"/>
        <w:ind w:left="653" w:right="20" w:hanging="608"/>
      </w:pPr>
      <w:r>
        <w:t xml:space="preserve">L. Huang, G. Liu, Y. Wang, H. Yuan, and T. Chen, </w:t>
      </w:r>
      <w:r>
        <w:rPr>
          <w:sz w:val="18"/>
        </w:rPr>
        <w:t>“</w:t>
      </w:r>
      <w:r>
        <w:t>Fire detection in video surveillances using convolutional neural networks and wavelet transform,</w:t>
      </w:r>
      <w:r>
        <w:rPr>
          <w:sz w:val="18"/>
        </w:rPr>
        <w:t xml:space="preserve">” </w:t>
      </w:r>
      <w:r>
        <w:rPr>
          <w:i/>
        </w:rPr>
        <w:t>Engineering Applications of Artificial Intelligence</w:t>
      </w:r>
      <w:r>
        <w:t>, vol. 110, p. 104737, 2022.</w:t>
      </w:r>
    </w:p>
    <w:p w14:paraId="6379EFFE" w14:textId="77777777" w:rsidR="00357641" w:rsidRDefault="00000000">
      <w:pPr>
        <w:numPr>
          <w:ilvl w:val="0"/>
          <w:numId w:val="8"/>
        </w:numPr>
        <w:spacing w:after="11"/>
        <w:ind w:left="653" w:right="20" w:hanging="608"/>
      </w:pPr>
      <w:r>
        <w:t xml:space="preserve">O. Önal and E. Dandıl, </w:t>
      </w:r>
      <w:r>
        <w:rPr>
          <w:sz w:val="18"/>
        </w:rPr>
        <w:t>“</w:t>
      </w:r>
      <w:r>
        <w:t>Video dataset for the detection of safe and unsafe behaviours in workplaces,</w:t>
      </w:r>
      <w:r>
        <w:rPr>
          <w:sz w:val="18"/>
        </w:rPr>
        <w:t xml:space="preserve">” </w:t>
      </w:r>
      <w:r>
        <w:rPr>
          <w:i/>
        </w:rPr>
        <w:t>Data in Brief</w:t>
      </w:r>
      <w:r>
        <w:t>, vol. 56, p. 110791, 2024.</w:t>
      </w:r>
    </w:p>
    <w:p w14:paraId="57F8D204" w14:textId="77777777" w:rsidR="00357641" w:rsidRDefault="00000000">
      <w:pPr>
        <w:numPr>
          <w:ilvl w:val="0"/>
          <w:numId w:val="8"/>
        </w:numPr>
        <w:spacing w:after="16"/>
        <w:ind w:left="653" w:right="20" w:hanging="608"/>
      </w:pPr>
      <w:r>
        <w:t xml:space="preserve">D. Deniz, E. Ros, E. M. Ortigosa, and F. Barranco, </w:t>
      </w:r>
      <w:r>
        <w:rPr>
          <w:sz w:val="18"/>
        </w:rPr>
        <w:t>“</w:t>
      </w:r>
      <w:r>
        <w:t>Optimized edge-cloud system for activity monitoring using knowledge distillation,</w:t>
      </w:r>
      <w:r>
        <w:rPr>
          <w:sz w:val="18"/>
        </w:rPr>
        <w:t xml:space="preserve">” </w:t>
      </w:r>
      <w:r>
        <w:rPr>
          <w:i/>
        </w:rPr>
        <w:t>Electronics</w:t>
      </w:r>
      <w:r>
        <w:t>, vol. 13, no. 23, p. 4786, 2024.</w:t>
      </w:r>
    </w:p>
    <w:p w14:paraId="7F9DCF1F" w14:textId="77777777" w:rsidR="00357641" w:rsidRDefault="00000000">
      <w:pPr>
        <w:numPr>
          <w:ilvl w:val="0"/>
          <w:numId w:val="8"/>
        </w:numPr>
        <w:spacing w:after="11"/>
        <w:ind w:left="653" w:right="20" w:hanging="608"/>
      </w:pPr>
      <w:r>
        <w:t xml:space="preserve">M. Rohrbach </w:t>
      </w:r>
      <w:r>
        <w:rPr>
          <w:i/>
        </w:rPr>
        <w:t>et al.</w:t>
      </w:r>
      <w:r>
        <w:t xml:space="preserve">, </w:t>
      </w:r>
      <w:r>
        <w:rPr>
          <w:sz w:val="18"/>
        </w:rPr>
        <w:t>“</w:t>
      </w:r>
      <w:r>
        <w:t>Recognizing fine-grained and composite activities using hand-centric features and script data,</w:t>
      </w:r>
      <w:r>
        <w:rPr>
          <w:sz w:val="18"/>
        </w:rPr>
        <w:t xml:space="preserve">” </w:t>
      </w:r>
      <w:r>
        <w:rPr>
          <w:i/>
        </w:rPr>
        <w:t>International Journal of Computer Vision</w:t>
      </w:r>
      <w:r>
        <w:t>, vol. 119, no. 3, pp. 346–373, 2016.</w:t>
      </w:r>
    </w:p>
    <w:p w14:paraId="641FD923" w14:textId="77777777" w:rsidR="00357641" w:rsidRDefault="00000000">
      <w:pPr>
        <w:numPr>
          <w:ilvl w:val="0"/>
          <w:numId w:val="8"/>
        </w:numPr>
        <w:spacing w:after="16"/>
        <w:ind w:left="653" w:right="20" w:hanging="608"/>
      </w:pPr>
      <w:r>
        <w:t xml:space="preserve">R. Marroquin, J. Dubois, and C. Nicolle, </w:t>
      </w:r>
      <w:r>
        <w:rPr>
          <w:sz w:val="18"/>
        </w:rPr>
        <w:t>“</w:t>
      </w:r>
      <w:r>
        <w:t>WiseNET: An indoor multi-camera multi-space dataset with contextual information and annotations for people detection and tracking,</w:t>
      </w:r>
      <w:r>
        <w:rPr>
          <w:sz w:val="18"/>
        </w:rPr>
        <w:t xml:space="preserve">” </w:t>
      </w:r>
      <w:r>
        <w:rPr>
          <w:i/>
        </w:rPr>
        <w:t>Data in brief</w:t>
      </w:r>
      <w:r>
        <w:t>, vol. 27, p. 104654, 2019.</w:t>
      </w:r>
    </w:p>
    <w:p w14:paraId="34D9FDBD" w14:textId="77777777" w:rsidR="00357641" w:rsidRDefault="00000000">
      <w:pPr>
        <w:numPr>
          <w:ilvl w:val="0"/>
          <w:numId w:val="8"/>
        </w:numPr>
        <w:spacing w:after="11"/>
        <w:ind w:left="653" w:right="20" w:hanging="608"/>
      </w:pPr>
      <w:r>
        <w:lastRenderedPageBreak/>
        <w:t xml:space="preserve">C. R. Steffens, R. N. Rodrigues, and S. S. da Costa Botelho, </w:t>
      </w:r>
      <w:r>
        <w:rPr>
          <w:sz w:val="18"/>
        </w:rPr>
        <w:t>“</w:t>
      </w:r>
      <w:r>
        <w:t>Non-stationary VFD evaluation kit: Dataset and metrics to fuel video-based fire detection development,</w:t>
      </w:r>
      <w:r>
        <w:rPr>
          <w:sz w:val="18"/>
        </w:rPr>
        <w:t xml:space="preserve">” </w:t>
      </w:r>
      <w:r>
        <w:t xml:space="preserve">in </w:t>
      </w:r>
      <w:r>
        <w:rPr>
          <w:i/>
        </w:rPr>
        <w:t>Latin american robotics symposium</w:t>
      </w:r>
      <w:r>
        <w:t>, Springer, 2016, pp. 135–151.</w:t>
      </w:r>
    </w:p>
    <w:p w14:paraId="29E81653" w14:textId="77777777" w:rsidR="00357641" w:rsidRDefault="00000000">
      <w:pPr>
        <w:numPr>
          <w:ilvl w:val="0"/>
          <w:numId w:val="8"/>
        </w:numPr>
        <w:spacing w:after="16"/>
        <w:ind w:left="653" w:right="20" w:hanging="608"/>
      </w:pPr>
      <w:r>
        <w:t xml:space="preserve">D. Mukhopadhyay, R. Iyer, S. Kadam, and R. Koli, </w:t>
      </w:r>
      <w:r>
        <w:rPr>
          <w:sz w:val="18"/>
        </w:rPr>
        <w:t>“</w:t>
      </w:r>
      <w:r>
        <w:t>FPGA deployable fire detection model for real-time video surveillance systems using convolutional neural networks,</w:t>
      </w:r>
      <w:r>
        <w:rPr>
          <w:sz w:val="18"/>
        </w:rPr>
        <w:t xml:space="preserve">” </w:t>
      </w:r>
      <w:r>
        <w:t xml:space="preserve">in </w:t>
      </w:r>
      <w:r>
        <w:rPr>
          <w:i/>
        </w:rPr>
        <w:t xml:space="preserve">2019 global conference for advancement in technology </w:t>
      </w:r>
      <w:r>
        <w:rPr>
          <w:sz w:val="18"/>
        </w:rPr>
        <w:t>(</w:t>
      </w:r>
      <w:r>
        <w:rPr>
          <w:i/>
        </w:rPr>
        <w:t>GCAT</w:t>
      </w:r>
      <w:r>
        <w:rPr>
          <w:sz w:val="18"/>
        </w:rPr>
        <w:t>)</w:t>
      </w:r>
      <w:r>
        <w:t>, IEEE, 2019, pp. 1–7.</w:t>
      </w:r>
    </w:p>
    <w:p w14:paraId="47AD3FC0" w14:textId="77777777" w:rsidR="00357641" w:rsidRDefault="00000000">
      <w:pPr>
        <w:numPr>
          <w:ilvl w:val="0"/>
          <w:numId w:val="8"/>
        </w:numPr>
        <w:spacing w:after="11"/>
        <w:ind w:left="653" w:right="20" w:hanging="608"/>
      </w:pPr>
      <w:r>
        <w:t xml:space="preserve">G. Jocher, </w:t>
      </w:r>
      <w:r>
        <w:rPr>
          <w:sz w:val="18"/>
        </w:rPr>
        <w:t>“</w:t>
      </w:r>
      <w:r>
        <w:t>YOLOv5 by Ultralytics</w:t>
      </w:r>
      <w:r>
        <w:rPr>
          <w:sz w:val="18"/>
        </w:rPr>
        <w:t xml:space="preserve">.” </w:t>
      </w:r>
      <w:r>
        <w:t xml:space="preserve">May 2020. doi: </w:t>
      </w:r>
      <w:hyperlink r:id="rId48">
        <w:r w:rsidR="00357641">
          <w:rPr>
            <w:color w:val="0000FF"/>
          </w:rPr>
          <w:t>10.5281/zenodo.3908559</w:t>
        </w:r>
      </w:hyperlink>
      <w:r>
        <w:t xml:space="preserve">. Available: </w:t>
      </w:r>
      <w:hyperlink r:id="rId49">
        <w:r w:rsidR="00357641">
          <w:rPr>
            <w:color w:val="0000FF"/>
          </w:rPr>
          <w:t xml:space="preserve">https://github.com/ultra </w:t>
        </w:r>
      </w:hyperlink>
      <w:hyperlink r:id="rId50">
        <w:r w:rsidR="00357641">
          <w:rPr>
            <w:color w:val="0000FF"/>
          </w:rPr>
          <w:t>lytics/yolov5</w:t>
        </w:r>
      </w:hyperlink>
    </w:p>
    <w:p w14:paraId="5C737B2B" w14:textId="77777777" w:rsidR="00357641" w:rsidRDefault="00000000">
      <w:pPr>
        <w:numPr>
          <w:ilvl w:val="0"/>
          <w:numId w:val="8"/>
        </w:numPr>
        <w:spacing w:after="11"/>
        <w:ind w:left="653" w:right="20" w:hanging="608"/>
      </w:pPr>
      <w:r>
        <w:rPr>
          <w:sz w:val="18"/>
        </w:rPr>
        <w:t>“</w:t>
      </w:r>
      <w:r>
        <w:t xml:space="preserve">Timm/hgnetv2_b5.ssld_stage2_ft_in1k </w:t>
      </w:r>
      <w:r>
        <w:rPr>
          <w:sz w:val="18"/>
        </w:rPr>
        <w:t xml:space="preserve">· </w:t>
      </w:r>
      <w:r>
        <w:t>hugging face.</w:t>
      </w:r>
      <w:r>
        <w:rPr>
          <w:sz w:val="18"/>
        </w:rPr>
        <w:t xml:space="preserve">” </w:t>
      </w:r>
      <w:r>
        <w:t xml:space="preserve">Sep. 2025. Available: </w:t>
      </w:r>
      <w:hyperlink r:id="rId51">
        <w:r w:rsidR="00357641">
          <w:rPr>
            <w:color w:val="0000FF"/>
          </w:rPr>
          <w:t xml:space="preserve">https://huggingface.co/timm/hgne </w:t>
        </w:r>
      </w:hyperlink>
      <w:hyperlink r:id="rId52">
        <w:r w:rsidR="00357641">
          <w:rPr>
            <w:color w:val="0000FF"/>
          </w:rPr>
          <w:t>tv2_b5.ssld_stage2_ft_in1k</w:t>
        </w:r>
      </w:hyperlink>
    </w:p>
    <w:p w14:paraId="55491954" w14:textId="77777777" w:rsidR="00357641" w:rsidRDefault="00000000">
      <w:pPr>
        <w:numPr>
          <w:ilvl w:val="0"/>
          <w:numId w:val="8"/>
        </w:numPr>
        <w:spacing w:after="21" w:line="255" w:lineRule="auto"/>
        <w:ind w:left="653" w:right="20" w:hanging="608"/>
      </w:pPr>
      <w:r>
        <w:t xml:space="preserve">R. Wightman, </w:t>
      </w:r>
      <w:r>
        <w:rPr>
          <w:sz w:val="18"/>
        </w:rPr>
        <w:t>“</w:t>
      </w:r>
      <w:r>
        <w:t>PyTorch image models,</w:t>
      </w:r>
      <w:r>
        <w:rPr>
          <w:sz w:val="18"/>
        </w:rPr>
        <w:t xml:space="preserve">” </w:t>
      </w:r>
      <w:r>
        <w:rPr>
          <w:i/>
        </w:rPr>
        <w:t>GitHub repository</w:t>
      </w:r>
      <w:r>
        <w:t xml:space="preserve">. </w:t>
      </w:r>
      <w:hyperlink r:id="rId53">
        <w:r w:rsidR="00357641">
          <w:rPr>
            <w:color w:val="0000FF"/>
          </w:rPr>
          <w:t>https://github.com/rwightman/pytorch-image-models</w:t>
        </w:r>
      </w:hyperlink>
      <w:r>
        <w:t xml:space="preserve">; GitHub, 2019. doi: </w:t>
      </w:r>
      <w:hyperlink r:id="rId54">
        <w:r w:rsidR="00357641">
          <w:rPr>
            <w:color w:val="0000FF"/>
          </w:rPr>
          <w:t>10.5281/zenodo.4414861</w:t>
        </w:r>
      </w:hyperlink>
    </w:p>
    <w:p w14:paraId="705D9D41" w14:textId="77777777" w:rsidR="00357641" w:rsidRDefault="00000000">
      <w:pPr>
        <w:numPr>
          <w:ilvl w:val="0"/>
          <w:numId w:val="8"/>
        </w:numPr>
        <w:spacing w:after="11"/>
        <w:ind w:left="653" w:right="20" w:hanging="608"/>
      </w:pPr>
      <w:r>
        <w:t xml:space="preserve">C. Cui </w:t>
      </w:r>
      <w:r>
        <w:rPr>
          <w:i/>
        </w:rPr>
        <w:t>et al.</w:t>
      </w:r>
      <w:r>
        <w:t xml:space="preserve">, </w:t>
      </w:r>
      <w:r>
        <w:rPr>
          <w:sz w:val="18"/>
        </w:rPr>
        <w:t>“</w:t>
      </w:r>
      <w:r>
        <w:t>Beyond self-supervision: A simple yet effective network distillation alternative to improve backbones,</w:t>
      </w:r>
      <w:r>
        <w:rPr>
          <w:sz w:val="18"/>
        </w:rPr>
        <w:t xml:space="preserve">” </w:t>
      </w:r>
      <w:r>
        <w:rPr>
          <w:i/>
        </w:rPr>
        <w:t>arXiv preprint arXiv:2103.05959</w:t>
      </w:r>
      <w:r>
        <w:t>, 2021.</w:t>
      </w:r>
    </w:p>
    <w:p w14:paraId="5266BC7A" w14:textId="77777777" w:rsidR="00357641" w:rsidRDefault="00000000">
      <w:pPr>
        <w:numPr>
          <w:ilvl w:val="0"/>
          <w:numId w:val="8"/>
        </w:numPr>
        <w:spacing w:after="21" w:line="255" w:lineRule="auto"/>
        <w:ind w:left="653" w:right="20" w:hanging="608"/>
      </w:pPr>
      <w:r>
        <w:rPr>
          <w:sz w:val="18"/>
        </w:rPr>
        <w:t>“</w:t>
      </w:r>
      <w:r>
        <w:t xml:space="preserve">PaddleClas/docs/en/models/PP-HGNetV2_en.md at f1233c18455b8acde4fc42ab0bea575fa06daa8e </w:t>
      </w:r>
      <w:r>
        <w:rPr>
          <w:sz w:val="18"/>
        </w:rPr>
        <w:t xml:space="preserve">· </w:t>
      </w:r>
      <w:r>
        <w:t>PaddlePaddle/ PaddleClas.</w:t>
      </w:r>
      <w:r>
        <w:rPr>
          <w:sz w:val="18"/>
        </w:rPr>
        <w:t xml:space="preserve">” </w:t>
      </w:r>
      <w:r>
        <w:t xml:space="preserve">Available: </w:t>
      </w:r>
      <w:hyperlink r:id="rId55" w:anchor="L33">
        <w:r w:rsidR="00357641">
          <w:rPr>
            <w:color w:val="0000FF"/>
          </w:rPr>
          <w:t xml:space="preserve">https://github.com/PaddlePaddle/PaddleClas/blob/f1233c18455b8acde4fc42ab0bea575fa0 </w:t>
        </w:r>
      </w:hyperlink>
      <w:hyperlink r:id="rId56" w:anchor="L33">
        <w:r w:rsidR="00357641">
          <w:rPr>
            <w:color w:val="0000FF"/>
          </w:rPr>
          <w:t>6daa8e/docs/en/models/PP-HGNetV2_en.md?plain=1#L33</w:t>
        </w:r>
      </w:hyperlink>
    </w:p>
    <w:p w14:paraId="4A596385" w14:textId="77777777" w:rsidR="00357641" w:rsidRDefault="00000000">
      <w:pPr>
        <w:numPr>
          <w:ilvl w:val="0"/>
          <w:numId w:val="8"/>
        </w:numPr>
        <w:spacing w:after="1"/>
        <w:ind w:left="653" w:right="20" w:hanging="608"/>
      </w:pPr>
      <w:r>
        <w:t xml:space="preserve">D. P. Kingma and J. Ba, </w:t>
      </w:r>
      <w:r>
        <w:rPr>
          <w:sz w:val="18"/>
        </w:rPr>
        <w:t>“</w:t>
      </w:r>
      <w:r>
        <w:t>Adam: A method for stochastic optimization,</w:t>
      </w:r>
      <w:r>
        <w:rPr>
          <w:sz w:val="18"/>
        </w:rPr>
        <w:t xml:space="preserve">” </w:t>
      </w:r>
      <w:r>
        <w:rPr>
          <w:i/>
        </w:rPr>
        <w:t>arXiv preprint arXiv:1412.6980</w:t>
      </w:r>
      <w:r>
        <w:t>, 2014.</w:t>
      </w:r>
    </w:p>
    <w:p w14:paraId="624BBEEE" w14:textId="77777777" w:rsidR="00357641" w:rsidRDefault="00000000">
      <w:pPr>
        <w:numPr>
          <w:ilvl w:val="0"/>
          <w:numId w:val="8"/>
        </w:numPr>
        <w:spacing w:after="1"/>
        <w:ind w:left="653" w:right="20" w:hanging="608"/>
      </w:pPr>
      <w:r>
        <w:t xml:space="preserve">J. Hestness </w:t>
      </w:r>
      <w:r>
        <w:rPr>
          <w:i/>
        </w:rPr>
        <w:t>et al.</w:t>
      </w:r>
      <w:r>
        <w:t xml:space="preserve">, </w:t>
      </w:r>
      <w:r>
        <w:rPr>
          <w:sz w:val="18"/>
        </w:rPr>
        <w:t>“</w:t>
      </w:r>
      <w:r>
        <w:t>Deep learning scaling is predictable, empirically,</w:t>
      </w:r>
      <w:r>
        <w:rPr>
          <w:sz w:val="18"/>
        </w:rPr>
        <w:t xml:space="preserve">” </w:t>
      </w:r>
      <w:r>
        <w:rPr>
          <w:i/>
        </w:rPr>
        <w:t>arXiv preprint arXiv:1712.00409</w:t>
      </w:r>
      <w:r>
        <w:t>, 2017.</w:t>
      </w:r>
    </w:p>
    <w:p w14:paraId="0EE89398" w14:textId="77777777" w:rsidR="00357641" w:rsidRDefault="00000000">
      <w:pPr>
        <w:numPr>
          <w:ilvl w:val="0"/>
          <w:numId w:val="8"/>
        </w:numPr>
        <w:spacing w:after="11"/>
        <w:ind w:left="653" w:right="20" w:hanging="608"/>
      </w:pPr>
      <w:r>
        <w:t xml:space="preserve">I. M. Alabdulmohsin, B. Neyshabur, and X. Zhai, </w:t>
      </w:r>
      <w:r>
        <w:rPr>
          <w:sz w:val="18"/>
        </w:rPr>
        <w:t>“</w:t>
      </w:r>
      <w:r>
        <w:t>Revisiting neural scaling laws in language and vision,</w:t>
      </w:r>
      <w:r>
        <w:rPr>
          <w:sz w:val="18"/>
        </w:rPr>
        <w:t xml:space="preserve">” </w:t>
      </w:r>
      <w:r>
        <w:rPr>
          <w:i/>
        </w:rPr>
        <w:t>Advances in Neural Information Processing Systems</w:t>
      </w:r>
      <w:r>
        <w:t>, vol. 35, pp. 22300–22312, 2022.</w:t>
      </w:r>
    </w:p>
    <w:p w14:paraId="0B72ED9D" w14:textId="77777777" w:rsidR="00357641" w:rsidRDefault="00000000">
      <w:pPr>
        <w:numPr>
          <w:ilvl w:val="0"/>
          <w:numId w:val="8"/>
        </w:numPr>
        <w:spacing w:after="0"/>
        <w:ind w:left="653" w:right="20" w:hanging="608"/>
      </w:pPr>
      <w:r>
        <w:t xml:space="preserve">Y. Bahri, E. Dyer, J. Kaplan, J. Lee, and U. Sharma, </w:t>
      </w:r>
      <w:r>
        <w:rPr>
          <w:sz w:val="18"/>
        </w:rPr>
        <w:t>“</w:t>
      </w:r>
      <w:r>
        <w:t>Explaining neural scaling laws,</w:t>
      </w:r>
      <w:r>
        <w:rPr>
          <w:sz w:val="18"/>
        </w:rPr>
        <w:t xml:space="preserve">” </w:t>
      </w:r>
      <w:r>
        <w:rPr>
          <w:i/>
        </w:rPr>
        <w:t>Proceedings of the National Academy of Sciences</w:t>
      </w:r>
      <w:r>
        <w:t>, vol. 121, no. 27, p. e2311878121, 2024.</w:t>
      </w:r>
    </w:p>
    <w:sectPr w:rsidR="00357641">
      <w:footerReference w:type="even" r:id="rId57"/>
      <w:footerReference w:type="default" r:id="rId58"/>
      <w:footerReference w:type="first" r:id="rId59"/>
      <w:pgSz w:w="11906" w:h="16838"/>
      <w:pgMar w:top="567" w:right="528" w:bottom="329" w:left="507" w:header="720" w:footer="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7F4E5" w14:textId="77777777" w:rsidR="00FD3BD2" w:rsidRDefault="00FD3BD2">
      <w:pPr>
        <w:spacing w:after="0" w:line="240" w:lineRule="auto"/>
      </w:pPr>
      <w:r>
        <w:separator/>
      </w:r>
    </w:p>
  </w:endnote>
  <w:endnote w:type="continuationSeparator" w:id="0">
    <w:p w14:paraId="3B6E389D" w14:textId="77777777" w:rsidR="00FD3BD2" w:rsidRDefault="00FD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MU Serif">
    <w:altName w:val="Mongolian Baiti"/>
    <w:panose1 w:val="02000603000000000000"/>
    <w:charset w:val="00"/>
    <w:family w:val="auto"/>
    <w:pitch w:val="variable"/>
    <w:sig w:usb0="E10002FF" w:usb1="5201E9EB" w:usb2="02020004"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3BCA" w14:textId="77777777" w:rsidR="00357641" w:rsidRDefault="00000000">
    <w:pPr>
      <w:spacing w:after="0" w:line="259" w:lineRule="auto"/>
      <w:ind w:left="21"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6689" w14:textId="77777777" w:rsidR="00357641" w:rsidRDefault="00000000">
    <w:pPr>
      <w:spacing w:after="0" w:line="259" w:lineRule="auto"/>
      <w:ind w:left="21" w:righ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BF74" w14:textId="77777777" w:rsidR="00357641" w:rsidRDefault="00000000">
    <w:pPr>
      <w:spacing w:after="0" w:line="259" w:lineRule="auto"/>
      <w:ind w:left="21"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84724" w14:textId="77777777" w:rsidR="00FD3BD2" w:rsidRDefault="00FD3BD2">
      <w:pPr>
        <w:spacing w:after="0" w:line="240" w:lineRule="auto"/>
      </w:pPr>
      <w:r>
        <w:separator/>
      </w:r>
    </w:p>
  </w:footnote>
  <w:footnote w:type="continuationSeparator" w:id="0">
    <w:p w14:paraId="646D0141" w14:textId="77777777" w:rsidR="00FD3BD2" w:rsidRDefault="00FD3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254"/>
    <w:multiLevelType w:val="hybridMultilevel"/>
    <w:tmpl w:val="E3D60F16"/>
    <w:lvl w:ilvl="0" w:tplc="3B189B0A">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4E4ED2">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24ABCA">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3E52C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46BDBC">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BE2018">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B0890A">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90148C">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B26762">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B6676A"/>
    <w:multiLevelType w:val="hybridMultilevel"/>
    <w:tmpl w:val="11BEEAE8"/>
    <w:lvl w:ilvl="0" w:tplc="508A41D6">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70EDC9E">
      <w:start w:val="1"/>
      <w:numFmt w:val="bullet"/>
      <w:lvlText w:val="o"/>
      <w:lvlJc w:val="left"/>
      <w:pPr>
        <w:ind w:left="1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6272B0">
      <w:start w:val="1"/>
      <w:numFmt w:val="bullet"/>
      <w:lvlText w:val="▪"/>
      <w:lvlJc w:val="left"/>
      <w:pPr>
        <w:ind w:left="2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4EE704">
      <w:start w:val="1"/>
      <w:numFmt w:val="bullet"/>
      <w:lvlText w:val="•"/>
      <w:lvlJc w:val="left"/>
      <w:pPr>
        <w:ind w:left="2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AAEADE">
      <w:start w:val="1"/>
      <w:numFmt w:val="bullet"/>
      <w:lvlText w:val="o"/>
      <w:lvlJc w:val="left"/>
      <w:pPr>
        <w:ind w:left="3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58518E">
      <w:start w:val="1"/>
      <w:numFmt w:val="bullet"/>
      <w:lvlText w:val="▪"/>
      <w:lvlJc w:val="left"/>
      <w:pPr>
        <w:ind w:left="42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642FD6">
      <w:start w:val="1"/>
      <w:numFmt w:val="bullet"/>
      <w:lvlText w:val="•"/>
      <w:lvlJc w:val="left"/>
      <w:pPr>
        <w:ind w:left="49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B80B2A">
      <w:start w:val="1"/>
      <w:numFmt w:val="bullet"/>
      <w:lvlText w:val="o"/>
      <w:lvlJc w:val="left"/>
      <w:pPr>
        <w:ind w:left="56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366EDE">
      <w:start w:val="1"/>
      <w:numFmt w:val="bullet"/>
      <w:lvlText w:val="▪"/>
      <w:lvlJc w:val="left"/>
      <w:pPr>
        <w:ind w:left="63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F65F5C"/>
    <w:multiLevelType w:val="hybridMultilevel"/>
    <w:tmpl w:val="242296B0"/>
    <w:lvl w:ilvl="0" w:tplc="821CEF86">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945F12">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90BB6E">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D4C8A8">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523E06">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B28642">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6E562A">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82279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70E85C">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7A166DE"/>
    <w:multiLevelType w:val="hybridMultilevel"/>
    <w:tmpl w:val="26EC8082"/>
    <w:lvl w:ilvl="0" w:tplc="729EA4AE">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783D5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CAC80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6E2DCA">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D86CAA">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78E556">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F23BE8">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8A0838">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CA33FE">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DE44F6"/>
    <w:multiLevelType w:val="hybridMultilevel"/>
    <w:tmpl w:val="EC2E523A"/>
    <w:lvl w:ilvl="0" w:tplc="DAF4623C">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C0C14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6A25C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A67FE6">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B06C84">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CCCEB6">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525288">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E6EEC8">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D43598">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1240E3A"/>
    <w:multiLevelType w:val="hybridMultilevel"/>
    <w:tmpl w:val="F3746AAA"/>
    <w:lvl w:ilvl="0" w:tplc="816462C4">
      <w:start w:val="1"/>
      <w:numFmt w:val="decimal"/>
      <w:lvlText w:val="[%1]"/>
      <w:lvlJc w:val="left"/>
      <w:pPr>
        <w:ind w:left="6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DC81E22">
      <w:start w:val="1"/>
      <w:numFmt w:val="lowerLetter"/>
      <w:lvlText w:val="%2"/>
      <w:lvlJc w:val="left"/>
      <w:pPr>
        <w:ind w:left="1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544E45E">
      <w:start w:val="1"/>
      <w:numFmt w:val="lowerRoman"/>
      <w:lvlText w:val="%3"/>
      <w:lvlJc w:val="left"/>
      <w:pPr>
        <w:ind w:left="1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66EECB0">
      <w:start w:val="1"/>
      <w:numFmt w:val="decimal"/>
      <w:lvlText w:val="%4"/>
      <w:lvlJc w:val="left"/>
      <w:pPr>
        <w:ind w:left="2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7C64760">
      <w:start w:val="1"/>
      <w:numFmt w:val="lowerLetter"/>
      <w:lvlText w:val="%5"/>
      <w:lvlJc w:val="left"/>
      <w:pPr>
        <w:ind w:left="32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226A8BA">
      <w:start w:val="1"/>
      <w:numFmt w:val="lowerRoman"/>
      <w:lvlText w:val="%6"/>
      <w:lvlJc w:val="left"/>
      <w:pPr>
        <w:ind w:left="39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6EEEC56">
      <w:start w:val="1"/>
      <w:numFmt w:val="decimal"/>
      <w:lvlText w:val="%7"/>
      <w:lvlJc w:val="left"/>
      <w:pPr>
        <w:ind w:left="47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2287512">
      <w:start w:val="1"/>
      <w:numFmt w:val="lowerLetter"/>
      <w:lvlText w:val="%8"/>
      <w:lvlJc w:val="left"/>
      <w:pPr>
        <w:ind w:left="54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6ABD4A">
      <w:start w:val="1"/>
      <w:numFmt w:val="lowerRoman"/>
      <w:lvlText w:val="%9"/>
      <w:lvlJc w:val="left"/>
      <w:pPr>
        <w:ind w:left="61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44050F1"/>
    <w:multiLevelType w:val="hybridMultilevel"/>
    <w:tmpl w:val="7DD48E68"/>
    <w:lvl w:ilvl="0" w:tplc="E40A0216">
      <w:start w:val="3"/>
      <w:numFmt w:val="bullet"/>
      <w:lvlText w:val=""/>
      <w:lvlJc w:val="left"/>
      <w:pPr>
        <w:ind w:left="1497" w:hanging="360"/>
      </w:pPr>
      <w:rPr>
        <w:rFonts w:ascii="Wingdings" w:eastAsiaTheme="minorEastAsia" w:hAnsi="Wingdings" w:cs="Times New Roman" w:hint="default"/>
      </w:rPr>
    </w:lvl>
    <w:lvl w:ilvl="1" w:tplc="04090003" w:tentative="1">
      <w:start w:val="1"/>
      <w:numFmt w:val="bullet"/>
      <w:lvlText w:val=""/>
      <w:lvlJc w:val="left"/>
      <w:pPr>
        <w:ind w:left="2017" w:hanging="440"/>
      </w:pPr>
      <w:rPr>
        <w:rFonts w:ascii="Wingdings" w:hAnsi="Wingdings" w:hint="default"/>
      </w:rPr>
    </w:lvl>
    <w:lvl w:ilvl="2" w:tplc="04090005" w:tentative="1">
      <w:start w:val="1"/>
      <w:numFmt w:val="bullet"/>
      <w:lvlText w:val=""/>
      <w:lvlJc w:val="left"/>
      <w:pPr>
        <w:ind w:left="2457" w:hanging="440"/>
      </w:pPr>
      <w:rPr>
        <w:rFonts w:ascii="Wingdings" w:hAnsi="Wingdings" w:hint="default"/>
      </w:rPr>
    </w:lvl>
    <w:lvl w:ilvl="3" w:tplc="04090001" w:tentative="1">
      <w:start w:val="1"/>
      <w:numFmt w:val="bullet"/>
      <w:lvlText w:val=""/>
      <w:lvlJc w:val="left"/>
      <w:pPr>
        <w:ind w:left="2897" w:hanging="440"/>
      </w:pPr>
      <w:rPr>
        <w:rFonts w:ascii="Wingdings" w:hAnsi="Wingdings" w:hint="default"/>
      </w:rPr>
    </w:lvl>
    <w:lvl w:ilvl="4" w:tplc="04090003" w:tentative="1">
      <w:start w:val="1"/>
      <w:numFmt w:val="bullet"/>
      <w:lvlText w:val=""/>
      <w:lvlJc w:val="left"/>
      <w:pPr>
        <w:ind w:left="3337" w:hanging="440"/>
      </w:pPr>
      <w:rPr>
        <w:rFonts w:ascii="Wingdings" w:hAnsi="Wingdings" w:hint="default"/>
      </w:rPr>
    </w:lvl>
    <w:lvl w:ilvl="5" w:tplc="04090005" w:tentative="1">
      <w:start w:val="1"/>
      <w:numFmt w:val="bullet"/>
      <w:lvlText w:val=""/>
      <w:lvlJc w:val="left"/>
      <w:pPr>
        <w:ind w:left="3777" w:hanging="440"/>
      </w:pPr>
      <w:rPr>
        <w:rFonts w:ascii="Wingdings" w:hAnsi="Wingdings" w:hint="default"/>
      </w:rPr>
    </w:lvl>
    <w:lvl w:ilvl="6" w:tplc="04090001" w:tentative="1">
      <w:start w:val="1"/>
      <w:numFmt w:val="bullet"/>
      <w:lvlText w:val=""/>
      <w:lvlJc w:val="left"/>
      <w:pPr>
        <w:ind w:left="4217" w:hanging="440"/>
      </w:pPr>
      <w:rPr>
        <w:rFonts w:ascii="Wingdings" w:hAnsi="Wingdings" w:hint="default"/>
      </w:rPr>
    </w:lvl>
    <w:lvl w:ilvl="7" w:tplc="04090003" w:tentative="1">
      <w:start w:val="1"/>
      <w:numFmt w:val="bullet"/>
      <w:lvlText w:val=""/>
      <w:lvlJc w:val="left"/>
      <w:pPr>
        <w:ind w:left="4657" w:hanging="440"/>
      </w:pPr>
      <w:rPr>
        <w:rFonts w:ascii="Wingdings" w:hAnsi="Wingdings" w:hint="default"/>
      </w:rPr>
    </w:lvl>
    <w:lvl w:ilvl="8" w:tplc="04090005" w:tentative="1">
      <w:start w:val="1"/>
      <w:numFmt w:val="bullet"/>
      <w:lvlText w:val=""/>
      <w:lvlJc w:val="left"/>
      <w:pPr>
        <w:ind w:left="5097" w:hanging="440"/>
      </w:pPr>
      <w:rPr>
        <w:rFonts w:ascii="Wingdings" w:hAnsi="Wingdings" w:hint="default"/>
      </w:rPr>
    </w:lvl>
  </w:abstractNum>
  <w:abstractNum w:abstractNumId="7" w15:restartNumberingAfterBreak="0">
    <w:nsid w:val="679103B1"/>
    <w:multiLevelType w:val="hybridMultilevel"/>
    <w:tmpl w:val="8CDA2628"/>
    <w:lvl w:ilvl="0" w:tplc="3B9E974C">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FC93C2">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60100A">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DEFC04">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9E3C00">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CE10B0">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103EB4">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B83D54">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1E6410">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E1828E7"/>
    <w:multiLevelType w:val="hybridMultilevel"/>
    <w:tmpl w:val="E28E10E8"/>
    <w:lvl w:ilvl="0" w:tplc="173EFF60">
      <w:start w:val="1"/>
      <w:numFmt w:val="bullet"/>
      <w:lvlText w:val="•"/>
      <w:lvlJc w:val="left"/>
      <w:pPr>
        <w:ind w:left="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7CBE3A">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E6F422">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02C242">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C0424C">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D869A6">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280580">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74C6D8">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AF81BBC">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02936235">
    <w:abstractNumId w:val="4"/>
  </w:num>
  <w:num w:numId="2" w16cid:durableId="2049646119">
    <w:abstractNumId w:val="3"/>
  </w:num>
  <w:num w:numId="3" w16cid:durableId="1766608691">
    <w:abstractNumId w:val="7"/>
  </w:num>
  <w:num w:numId="4" w16cid:durableId="1442187294">
    <w:abstractNumId w:val="1"/>
  </w:num>
  <w:num w:numId="5" w16cid:durableId="2076582746">
    <w:abstractNumId w:val="0"/>
  </w:num>
  <w:num w:numId="6" w16cid:durableId="1978337264">
    <w:abstractNumId w:val="2"/>
  </w:num>
  <w:num w:numId="7" w16cid:durableId="1469742924">
    <w:abstractNumId w:val="8"/>
  </w:num>
  <w:num w:numId="8" w16cid:durableId="1107387284">
    <w:abstractNumId w:val="5"/>
  </w:num>
  <w:num w:numId="9" w16cid:durableId="153643040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ANG VAN HA">
    <w15:presenceInfo w15:providerId="AD" w15:userId="S::hahv@sju.ac.kr::751444bc-2f94-442e-9542-1cad6564780e"/>
  </w15:person>
  <w15:person w15:author="cs park">
    <w15:presenceInfo w15:providerId="Windows Live" w15:userId="2d85a57c5e1cef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641"/>
    <w:rsid w:val="00011B9A"/>
    <w:rsid w:val="000308F2"/>
    <w:rsid w:val="00044B3E"/>
    <w:rsid w:val="000604B4"/>
    <w:rsid w:val="00062120"/>
    <w:rsid w:val="00070D9D"/>
    <w:rsid w:val="00083005"/>
    <w:rsid w:val="000C08EF"/>
    <w:rsid w:val="000F222D"/>
    <w:rsid w:val="00104467"/>
    <w:rsid w:val="001A26E9"/>
    <w:rsid w:val="001A61D2"/>
    <w:rsid w:val="001B3EFF"/>
    <w:rsid w:val="001E4C5B"/>
    <w:rsid w:val="001F1422"/>
    <w:rsid w:val="001F4E66"/>
    <w:rsid w:val="00210A98"/>
    <w:rsid w:val="0021106D"/>
    <w:rsid w:val="00216026"/>
    <w:rsid w:val="002509AC"/>
    <w:rsid w:val="00273A21"/>
    <w:rsid w:val="00281331"/>
    <w:rsid w:val="002A2608"/>
    <w:rsid w:val="002E4CEB"/>
    <w:rsid w:val="002F4CA7"/>
    <w:rsid w:val="0033226C"/>
    <w:rsid w:val="00357641"/>
    <w:rsid w:val="00357ABF"/>
    <w:rsid w:val="003903BC"/>
    <w:rsid w:val="003E0742"/>
    <w:rsid w:val="00435A9A"/>
    <w:rsid w:val="00453D10"/>
    <w:rsid w:val="0047698C"/>
    <w:rsid w:val="00507FBE"/>
    <w:rsid w:val="00522194"/>
    <w:rsid w:val="005308B8"/>
    <w:rsid w:val="00546583"/>
    <w:rsid w:val="0056273B"/>
    <w:rsid w:val="005964EE"/>
    <w:rsid w:val="00596C06"/>
    <w:rsid w:val="005A6932"/>
    <w:rsid w:val="005A7DD3"/>
    <w:rsid w:val="005D4590"/>
    <w:rsid w:val="00616454"/>
    <w:rsid w:val="00630986"/>
    <w:rsid w:val="0064108D"/>
    <w:rsid w:val="0067147C"/>
    <w:rsid w:val="006B0A9E"/>
    <w:rsid w:val="006B437B"/>
    <w:rsid w:val="006B74E8"/>
    <w:rsid w:val="006C4317"/>
    <w:rsid w:val="006D6917"/>
    <w:rsid w:val="006E02BC"/>
    <w:rsid w:val="006F5573"/>
    <w:rsid w:val="007064E8"/>
    <w:rsid w:val="007662EC"/>
    <w:rsid w:val="00794FE5"/>
    <w:rsid w:val="007E5FE4"/>
    <w:rsid w:val="0081713E"/>
    <w:rsid w:val="0082620A"/>
    <w:rsid w:val="00855FA1"/>
    <w:rsid w:val="00871983"/>
    <w:rsid w:val="008A4D70"/>
    <w:rsid w:val="008B0855"/>
    <w:rsid w:val="008C1362"/>
    <w:rsid w:val="008E4665"/>
    <w:rsid w:val="008F0195"/>
    <w:rsid w:val="0090012E"/>
    <w:rsid w:val="00915EA9"/>
    <w:rsid w:val="009317BE"/>
    <w:rsid w:val="0095537F"/>
    <w:rsid w:val="009E0D89"/>
    <w:rsid w:val="00A01E0E"/>
    <w:rsid w:val="00A171C5"/>
    <w:rsid w:val="00A57420"/>
    <w:rsid w:val="00AA0A1C"/>
    <w:rsid w:val="00AE6C3A"/>
    <w:rsid w:val="00B47493"/>
    <w:rsid w:val="00B553EF"/>
    <w:rsid w:val="00B72E82"/>
    <w:rsid w:val="00B80A31"/>
    <w:rsid w:val="00B9646E"/>
    <w:rsid w:val="00BE48D6"/>
    <w:rsid w:val="00C17711"/>
    <w:rsid w:val="00C7529E"/>
    <w:rsid w:val="00CC671F"/>
    <w:rsid w:val="00D37794"/>
    <w:rsid w:val="00D46CAD"/>
    <w:rsid w:val="00D729A2"/>
    <w:rsid w:val="00D76485"/>
    <w:rsid w:val="00D83B65"/>
    <w:rsid w:val="00D8445F"/>
    <w:rsid w:val="00E36768"/>
    <w:rsid w:val="00E443B7"/>
    <w:rsid w:val="00EA4F55"/>
    <w:rsid w:val="00EE0F32"/>
    <w:rsid w:val="00F347E7"/>
    <w:rsid w:val="00F71A7B"/>
    <w:rsid w:val="00FD3B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4E10"/>
  <w15:docId w15:val="{56105554-C1D9-44D9-8165-95118913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B65"/>
    <w:pPr>
      <w:spacing w:after="113" w:line="261" w:lineRule="auto"/>
      <w:ind w:left="62" w:right="32" w:hanging="2"/>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93" w:line="259" w:lineRule="auto"/>
      <w:ind w:left="7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81" w:line="259" w:lineRule="auto"/>
      <w:ind w:left="7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31" w:line="259" w:lineRule="auto"/>
      <w:ind w:left="70"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A01E0E"/>
    <w:pPr>
      <w:spacing w:after="0" w:line="240" w:lineRule="auto"/>
    </w:pPr>
    <w:rPr>
      <w:rFonts w:ascii="Times New Roman" w:eastAsia="Times New Roman" w:hAnsi="Times New Roman" w:cs="Times New Roman"/>
      <w:color w:val="000000"/>
      <w:sz w:val="20"/>
    </w:rPr>
  </w:style>
  <w:style w:type="paragraph" w:styleId="ListParagraph">
    <w:name w:val="List Paragraph"/>
    <w:basedOn w:val="Normal"/>
    <w:uiPriority w:val="34"/>
    <w:qFormat/>
    <w:rsid w:val="00B553EF"/>
    <w:pPr>
      <w:ind w:left="720"/>
      <w:contextualSpacing/>
    </w:pPr>
  </w:style>
  <w:style w:type="paragraph" w:styleId="Header">
    <w:name w:val="header"/>
    <w:basedOn w:val="Normal"/>
    <w:link w:val="HeaderChar"/>
    <w:uiPriority w:val="99"/>
    <w:unhideWhenUsed/>
    <w:rsid w:val="006B7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4E8"/>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1.png"/><Relationship Id="rId21" Type="http://schemas.openxmlformats.org/officeDocument/2006/relationships/image" Target="media/image14.jpg"/><Relationship Id="rId34" Type="http://schemas.openxmlformats.org/officeDocument/2006/relationships/image" Target="media/image26.png"/><Relationship Id="rId42" Type="http://schemas.openxmlformats.org/officeDocument/2006/relationships/hyperlink" Target="https://www.nfpa.org/education-and-research/research/nfpa-research/fire-statistical-reports/large-loss-fires-in-the-united-states/largest-fire-losses-in-the-united-states" TargetMode="External"/><Relationship Id="rId47" Type="http://schemas.openxmlformats.org/officeDocument/2006/relationships/hyperlink" Target="https://aihub.or.kr/aihubdata/data/view.do?dataSetSn=71751" TargetMode="External"/><Relationship Id="rId50" Type="http://schemas.openxmlformats.org/officeDocument/2006/relationships/hyperlink" Target="https://github.com/ultralytics/yolov5" TargetMode="External"/><Relationship Id="rId55" Type="http://schemas.openxmlformats.org/officeDocument/2006/relationships/hyperlink" Target="https://github.com/PaddlePaddle/PaddleClas/blob/f1233c18455b8acde4fc42ab0bea575fa06daa8e/docs/en/models/PP-HGNetV2_en.md?plain=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hyperlink" Target="https://www.nfpa.org/education-and-research/research/nfpa-research/fire-statistical-reports/large-loss-fires-in-the-united-states/largest-fire-losses-in-the-united-states" TargetMode="External"/><Relationship Id="rId45" Type="http://schemas.openxmlformats.org/officeDocument/2006/relationships/hyperlink" Target="https://www.firesense.eu/" TargetMode="External"/><Relationship Id="rId53" Type="http://schemas.openxmlformats.org/officeDocument/2006/relationships/hyperlink" Target="https://github.com/rwightman/pytorch-image-models" TargetMode="External"/><Relationship Id="rId58" Type="http://schemas.openxmlformats.org/officeDocument/2006/relationships/footer" Target="footer2.xml"/><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hyperlink" Target="https://www.theguardian.com/world/2025/mar/27/south-korea-fires-death-toll-rises-worst-in-history" TargetMode="External"/><Relationship Id="rId48" Type="http://schemas.openxmlformats.org/officeDocument/2006/relationships/hyperlink" Target="https://doi.org/10.5281/zenodo.3908559" TargetMode="External"/><Relationship Id="rId56" Type="http://schemas.openxmlformats.org/officeDocument/2006/relationships/hyperlink" Target="https://github.com/PaddlePaddle/PaddleClas/blob/f1233c18455b8acde4fc42ab0bea575fa06daa8e/docs/en/models/PP-HGNetV2_en.md?plain=1" TargetMode="External"/><Relationship Id="rId8" Type="http://schemas.openxmlformats.org/officeDocument/2006/relationships/image" Target="media/image1.jpg"/><Relationship Id="rId51" Type="http://schemas.openxmlformats.org/officeDocument/2006/relationships/hyperlink" Target="https://huggingface.co/timm/hgnetv2_b5.ssld_stage2_ft_in1k"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hyperlink" Target="http://signal.ee.bilkent.edu.tr/VisiFire/" TargetMode="External"/><Relationship Id="rId59"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hyperlink" Target="https://www.nfpa.org/education-and-research/research/nfpa-research/fire-statistical-reports/large-loss-fires-in-the-united-states/largest-fire-losses-in-the-united-states" TargetMode="External"/><Relationship Id="rId54" Type="http://schemas.openxmlformats.org/officeDocument/2006/relationships/hyperlink" Target="https://doi.org/10.5281/zenodo.441486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00.jpg"/><Relationship Id="rId36" Type="http://schemas.openxmlformats.org/officeDocument/2006/relationships/image" Target="media/image28.jpg"/><Relationship Id="rId49" Type="http://schemas.openxmlformats.org/officeDocument/2006/relationships/hyperlink" Target="https://github.com/ultralytics/yolov5" TargetMode="External"/><Relationship Id="rId57" Type="http://schemas.openxmlformats.org/officeDocument/2006/relationships/footer" Target="footer1.xml"/><Relationship Id="rId10" Type="http://schemas.openxmlformats.org/officeDocument/2006/relationships/image" Target="media/image3.jpg"/><Relationship Id="rId31" Type="http://schemas.openxmlformats.org/officeDocument/2006/relationships/image" Target="media/image23.jpg"/><Relationship Id="rId44" Type="http://schemas.openxmlformats.org/officeDocument/2006/relationships/hyperlink" Target="https://www.theguardian.com/world/2025/mar/27/south-korea-fires-death-toll-rises-worst-in-history" TargetMode="External"/><Relationship Id="rId52" Type="http://schemas.openxmlformats.org/officeDocument/2006/relationships/hyperlink" Target="https://huggingface.co/timm/hgnetv2_b5.ssld_stage2_ft_in1k"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D3C41-8890-4D0B-B989-4FA658550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21</Pages>
  <Words>12954</Words>
  <Characters>73838</Characters>
  <Application>Microsoft Office Word</Application>
  <DocSecurity>0</DocSecurity>
  <Lines>615</Lines>
  <Paragraphs>173</Paragraphs>
  <ScaleCrop>false</ScaleCrop>
  <HeadingPairs>
    <vt:vector size="2" baseType="variant">
      <vt:variant>
        <vt:lpstr>제목</vt:lpstr>
      </vt:variant>
      <vt:variant>
        <vt:i4>1</vt:i4>
      </vt:variant>
    </vt:vector>
  </HeadingPairs>
  <TitlesOfParts>
    <vt:vector size="1" baseType="lpstr">
      <vt:lpstr>Efficient Real-Time Fire Surveillance: A Lightweight Motion-Heuristic Skip Module for Accelerated Inference in Indoor Environments</vt:lpstr>
    </vt:vector>
  </TitlesOfParts>
  <Company/>
  <LinksUpToDate>false</LinksUpToDate>
  <CharactersWithSpaces>86619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Real-Time Fire Surveillance: A Lightweight Motion-Heuristic Skip Module for Accelerated Inference in Indoor Environments</dc:title>
  <dc:subject/>
  <dc:creator>Hoang Van-Ha, Jong Weon Lee, Park Chun-Su</dc:creator>
  <cp:keywords/>
  <cp:lastModifiedBy>HOANG VAN HA</cp:lastModifiedBy>
  <cp:revision>5</cp:revision>
  <dcterms:created xsi:type="dcterms:W3CDTF">2026-05-27T08:14:00Z</dcterms:created>
  <dcterms:modified xsi:type="dcterms:W3CDTF">2026-06-01T06:04:00Z</dcterms:modified>
</cp:coreProperties>
</file>